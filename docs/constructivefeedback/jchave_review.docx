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11190" w14:textId="77777777" w:rsidR="00F52AD7" w:rsidRDefault="00000000">
      <w:pPr>
        <w:pStyle w:val="Titre"/>
        <w:spacing w:before="158"/>
      </w:pPr>
      <w:bookmarkStart w:id="0" w:name="Chapter_4:_Overlooked_model_uncertaintie"/>
      <w:bookmarkEnd w:id="0"/>
      <w:r>
        <w:rPr>
          <w:w w:val="130"/>
        </w:rPr>
        <w:t>Chapter</w:t>
      </w:r>
      <w:r>
        <w:rPr>
          <w:spacing w:val="-11"/>
          <w:w w:val="130"/>
        </w:rPr>
        <w:t xml:space="preserve">  </w:t>
      </w:r>
      <w:r>
        <w:rPr>
          <w:spacing w:val="-5"/>
          <w:w w:val="130"/>
        </w:rPr>
        <w:t>4:</w:t>
      </w:r>
    </w:p>
    <w:p w14:paraId="1FFB9576" w14:textId="77777777" w:rsidR="00F52AD7" w:rsidRDefault="00000000">
      <w:pPr>
        <w:pStyle w:val="Titre"/>
        <w:spacing w:line="278" w:lineRule="auto"/>
        <w:ind w:left="395" w:right="654" w:firstLine="2"/>
      </w:pPr>
      <w:r>
        <w:rPr>
          <w:w w:val="135"/>
        </w:rPr>
        <w:t>Overlooked</w:t>
      </w:r>
      <w:r>
        <w:rPr>
          <w:spacing w:val="-35"/>
          <w:w w:val="135"/>
        </w:rPr>
        <w:t xml:space="preserve"> </w:t>
      </w:r>
      <w:r>
        <w:rPr>
          <w:w w:val="135"/>
        </w:rPr>
        <w:t>model</w:t>
      </w:r>
      <w:r>
        <w:rPr>
          <w:spacing w:val="-35"/>
          <w:w w:val="135"/>
        </w:rPr>
        <w:t xml:space="preserve"> </w:t>
      </w:r>
      <w:r>
        <w:rPr>
          <w:w w:val="135"/>
        </w:rPr>
        <w:t>uncertainties</w:t>
      </w:r>
      <w:r>
        <w:rPr>
          <w:spacing w:val="-34"/>
          <w:w w:val="135"/>
        </w:rPr>
        <w:t xml:space="preserve"> </w:t>
      </w:r>
      <w:r>
        <w:rPr>
          <w:w w:val="135"/>
        </w:rPr>
        <w:t xml:space="preserve">may </w:t>
      </w:r>
      <w:r>
        <w:rPr>
          <w:w w:val="130"/>
        </w:rPr>
        <w:t>misinform forest management strategies</w:t>
      </w:r>
    </w:p>
    <w:p w14:paraId="11A182AC" w14:textId="77777777" w:rsidR="00F52AD7" w:rsidRDefault="00000000">
      <w:pPr>
        <w:pStyle w:val="Corpsdetexte"/>
        <w:spacing w:before="5"/>
        <w:rPr>
          <w:sz w:val="6"/>
        </w:rPr>
      </w:pPr>
      <w:r>
        <w:rPr>
          <w:noProof/>
        </w:rPr>
        <mc:AlternateContent>
          <mc:Choice Requires="wps">
            <w:drawing>
              <wp:anchor distT="0" distB="0" distL="0" distR="0" simplePos="0" relativeHeight="487587840" behindDoc="1" locked="0" layoutInCell="1" allowOverlap="1" wp14:anchorId="1F2756CD" wp14:editId="4339A71A">
                <wp:simplePos x="0" y="0"/>
                <wp:positionH relativeFrom="page">
                  <wp:posOffset>899998</wp:posOffset>
                </wp:positionH>
                <wp:positionV relativeFrom="paragraph">
                  <wp:posOffset>62314</wp:posOffset>
                </wp:positionV>
                <wp:extent cx="576008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0.865997pt;margin-top:4.906646pt;width:453.55pt;height:.1pt;mso-position-horizontal-relative:page;mso-position-vertical-relative:paragraph;z-index:-15728640;mso-wrap-distance-left:0;mso-wrap-distance-right:0" id="docshape2" coordorigin="1417,98" coordsize="9071,0" path="m1417,98l10488,98e" filled="false" stroked="true" strokeweight=".498pt" strokecolor="#000000">
                <v:path arrowok="t"/>
                <v:stroke dashstyle="solid"/>
                <w10:wrap type="topAndBottom"/>
              </v:shape>
            </w:pict>
          </mc:Fallback>
        </mc:AlternateContent>
      </w:r>
    </w:p>
    <w:p w14:paraId="7C1EB9CD" w14:textId="77777777" w:rsidR="00F52AD7" w:rsidRDefault="00F52AD7">
      <w:pPr>
        <w:pStyle w:val="Corpsdetexte"/>
        <w:rPr>
          <w:sz w:val="28"/>
        </w:rPr>
      </w:pPr>
    </w:p>
    <w:p w14:paraId="41CAEBF4" w14:textId="77777777" w:rsidR="00F52AD7" w:rsidRDefault="00F52AD7">
      <w:pPr>
        <w:pStyle w:val="Corpsdetexte"/>
        <w:spacing w:before="102"/>
        <w:rPr>
          <w:sz w:val="28"/>
        </w:rPr>
      </w:pPr>
    </w:p>
    <w:p w14:paraId="20CABA7F" w14:textId="77777777" w:rsidR="00F52AD7" w:rsidRDefault="00000000">
      <w:pPr>
        <w:ind w:left="211" w:right="468"/>
        <w:jc w:val="center"/>
        <w:rPr>
          <w:sz w:val="20"/>
        </w:rPr>
      </w:pPr>
      <w:r>
        <w:rPr>
          <w:rFonts w:ascii="Arial"/>
          <w:spacing w:val="-8"/>
          <w:sz w:val="28"/>
        </w:rPr>
        <w:t>Victor</w:t>
      </w:r>
      <w:r>
        <w:rPr>
          <w:rFonts w:ascii="Arial"/>
          <w:spacing w:val="-5"/>
          <w:sz w:val="28"/>
        </w:rPr>
        <w:t xml:space="preserve"> </w:t>
      </w:r>
      <w:r>
        <w:rPr>
          <w:rFonts w:ascii="Arial"/>
          <w:spacing w:val="-8"/>
          <w:sz w:val="28"/>
        </w:rPr>
        <w:t>Van</w:t>
      </w:r>
      <w:r>
        <w:rPr>
          <w:rFonts w:ascii="Arial"/>
          <w:spacing w:val="-5"/>
          <w:sz w:val="28"/>
        </w:rPr>
        <w:t xml:space="preserve"> </w:t>
      </w:r>
      <w:r>
        <w:rPr>
          <w:rFonts w:ascii="Arial"/>
          <w:spacing w:val="-8"/>
          <w:sz w:val="28"/>
        </w:rPr>
        <w:t>der</w:t>
      </w:r>
      <w:r>
        <w:rPr>
          <w:rFonts w:ascii="Arial"/>
          <w:spacing w:val="-5"/>
          <w:sz w:val="28"/>
        </w:rPr>
        <w:t xml:space="preserve"> </w:t>
      </w:r>
      <w:proofErr w:type="spellStart"/>
      <w:r>
        <w:rPr>
          <w:rFonts w:ascii="Arial"/>
          <w:spacing w:val="-8"/>
          <w:sz w:val="28"/>
        </w:rPr>
        <w:t>Meersch</w:t>
      </w:r>
      <w:proofErr w:type="spellEnd"/>
      <w:r>
        <w:rPr>
          <w:spacing w:val="-8"/>
          <w:position w:val="10"/>
          <w:sz w:val="20"/>
        </w:rPr>
        <w:t>1</w:t>
      </w:r>
      <w:r>
        <w:rPr>
          <w:rFonts w:ascii="Arial"/>
          <w:spacing w:val="-8"/>
          <w:sz w:val="28"/>
        </w:rPr>
        <w:t>,</w:t>
      </w:r>
      <w:r>
        <w:rPr>
          <w:rFonts w:ascii="Arial"/>
          <w:spacing w:val="-4"/>
          <w:sz w:val="28"/>
        </w:rPr>
        <w:t xml:space="preserve"> </w:t>
      </w:r>
      <w:r>
        <w:rPr>
          <w:rFonts w:ascii="Arial"/>
          <w:spacing w:val="-8"/>
          <w:sz w:val="28"/>
        </w:rPr>
        <w:t>Isabelle</w:t>
      </w:r>
      <w:r>
        <w:rPr>
          <w:rFonts w:ascii="Arial"/>
          <w:spacing w:val="-5"/>
          <w:sz w:val="28"/>
        </w:rPr>
        <w:t xml:space="preserve"> </w:t>
      </w:r>
      <w:proofErr w:type="spellStart"/>
      <w:r>
        <w:rPr>
          <w:rFonts w:ascii="Arial"/>
          <w:spacing w:val="-8"/>
          <w:sz w:val="28"/>
        </w:rPr>
        <w:t>Chuine</w:t>
      </w:r>
      <w:proofErr w:type="spellEnd"/>
      <w:r>
        <w:rPr>
          <w:spacing w:val="-8"/>
          <w:position w:val="10"/>
          <w:sz w:val="20"/>
        </w:rPr>
        <w:t>1</w:t>
      </w:r>
    </w:p>
    <w:p w14:paraId="1C615F39" w14:textId="77777777" w:rsidR="00F52AD7" w:rsidRDefault="00000000">
      <w:pPr>
        <w:spacing w:before="211"/>
        <w:ind w:left="211" w:right="481"/>
        <w:jc w:val="center"/>
        <w:rPr>
          <w:rFonts w:ascii="Arial"/>
          <w:i/>
        </w:rPr>
      </w:pPr>
      <w:r>
        <w:rPr>
          <w:spacing w:val="-4"/>
          <w:position w:val="8"/>
          <w:sz w:val="16"/>
        </w:rPr>
        <w:t>1</w:t>
      </w:r>
      <w:r>
        <w:rPr>
          <w:rFonts w:ascii="Arial"/>
          <w:i/>
          <w:spacing w:val="-4"/>
        </w:rPr>
        <w:t>CEFE,</w:t>
      </w:r>
      <w:r>
        <w:rPr>
          <w:rFonts w:ascii="Arial"/>
          <w:i/>
          <w:spacing w:val="-11"/>
        </w:rPr>
        <w:t xml:space="preserve"> </w:t>
      </w:r>
      <w:r>
        <w:rPr>
          <w:rFonts w:ascii="Arial"/>
          <w:i/>
          <w:spacing w:val="-4"/>
        </w:rPr>
        <w:t>Univ</w:t>
      </w:r>
      <w:r>
        <w:rPr>
          <w:rFonts w:ascii="Arial"/>
          <w:i/>
          <w:spacing w:val="-11"/>
        </w:rPr>
        <w:t xml:space="preserve"> </w:t>
      </w:r>
      <w:r>
        <w:rPr>
          <w:rFonts w:ascii="Arial"/>
          <w:i/>
          <w:spacing w:val="-4"/>
        </w:rPr>
        <w:t>Montpellier,</w:t>
      </w:r>
      <w:r>
        <w:rPr>
          <w:rFonts w:ascii="Arial"/>
          <w:i/>
          <w:spacing w:val="-11"/>
        </w:rPr>
        <w:t xml:space="preserve"> </w:t>
      </w:r>
      <w:r>
        <w:rPr>
          <w:rFonts w:ascii="Arial"/>
          <w:i/>
          <w:spacing w:val="-4"/>
        </w:rPr>
        <w:t>CNRS,</w:t>
      </w:r>
      <w:r>
        <w:rPr>
          <w:rFonts w:ascii="Arial"/>
          <w:i/>
          <w:spacing w:val="-10"/>
        </w:rPr>
        <w:t xml:space="preserve"> </w:t>
      </w:r>
      <w:r>
        <w:rPr>
          <w:rFonts w:ascii="Arial"/>
          <w:i/>
          <w:spacing w:val="-4"/>
        </w:rPr>
        <w:t>EPHE,</w:t>
      </w:r>
      <w:r>
        <w:rPr>
          <w:rFonts w:ascii="Arial"/>
          <w:i/>
          <w:spacing w:val="-11"/>
        </w:rPr>
        <w:t xml:space="preserve"> </w:t>
      </w:r>
      <w:r>
        <w:rPr>
          <w:rFonts w:ascii="Arial"/>
          <w:i/>
          <w:spacing w:val="-4"/>
        </w:rPr>
        <w:t>IRD,</w:t>
      </w:r>
      <w:r>
        <w:rPr>
          <w:rFonts w:ascii="Arial"/>
          <w:i/>
          <w:spacing w:val="-11"/>
        </w:rPr>
        <w:t xml:space="preserve"> </w:t>
      </w:r>
      <w:r>
        <w:rPr>
          <w:rFonts w:ascii="Arial"/>
          <w:i/>
          <w:spacing w:val="-4"/>
        </w:rPr>
        <w:t>Montpellier,</w:t>
      </w:r>
      <w:r>
        <w:rPr>
          <w:rFonts w:ascii="Arial"/>
          <w:i/>
          <w:spacing w:val="-10"/>
        </w:rPr>
        <w:t xml:space="preserve"> </w:t>
      </w:r>
      <w:r>
        <w:rPr>
          <w:rFonts w:ascii="Arial"/>
          <w:i/>
          <w:spacing w:val="-4"/>
        </w:rPr>
        <w:t>France</w:t>
      </w:r>
    </w:p>
    <w:p w14:paraId="5E8ED350" w14:textId="77777777" w:rsidR="00F52AD7" w:rsidRDefault="00F52AD7">
      <w:pPr>
        <w:pStyle w:val="Corpsdetexte"/>
        <w:rPr>
          <w:rFonts w:ascii="Arial"/>
          <w:i/>
          <w:sz w:val="22"/>
        </w:rPr>
      </w:pPr>
    </w:p>
    <w:p w14:paraId="284D9A73" w14:textId="77777777" w:rsidR="00F52AD7" w:rsidRDefault="00F52AD7">
      <w:pPr>
        <w:pStyle w:val="Corpsdetexte"/>
        <w:rPr>
          <w:rFonts w:ascii="Arial"/>
          <w:i/>
          <w:sz w:val="22"/>
        </w:rPr>
      </w:pPr>
    </w:p>
    <w:p w14:paraId="442B0751" w14:textId="77777777" w:rsidR="00F52AD7" w:rsidRDefault="00F52AD7">
      <w:pPr>
        <w:pStyle w:val="Corpsdetexte"/>
        <w:rPr>
          <w:rFonts w:ascii="Arial"/>
          <w:i/>
          <w:sz w:val="22"/>
        </w:rPr>
      </w:pPr>
    </w:p>
    <w:p w14:paraId="41C48A96" w14:textId="77777777" w:rsidR="00F52AD7" w:rsidRDefault="00F52AD7">
      <w:pPr>
        <w:pStyle w:val="Corpsdetexte"/>
        <w:rPr>
          <w:rFonts w:ascii="Arial"/>
          <w:i/>
          <w:sz w:val="22"/>
        </w:rPr>
      </w:pPr>
    </w:p>
    <w:p w14:paraId="2C05865E" w14:textId="77777777" w:rsidR="00F52AD7" w:rsidRDefault="00F52AD7">
      <w:pPr>
        <w:pStyle w:val="Corpsdetexte"/>
        <w:spacing w:before="173"/>
        <w:rPr>
          <w:rFonts w:ascii="Arial"/>
          <w:i/>
          <w:sz w:val="22"/>
        </w:rPr>
      </w:pPr>
    </w:p>
    <w:p w14:paraId="6B0090DF" w14:textId="77777777" w:rsidR="00F52AD7" w:rsidRDefault="00000000">
      <w:pPr>
        <w:ind w:left="197"/>
        <w:rPr>
          <w:rFonts w:ascii="Arial"/>
          <w:b/>
          <w:sz w:val="24"/>
        </w:rPr>
      </w:pPr>
      <w:commentRangeStart w:id="1"/>
      <w:r>
        <w:rPr>
          <w:rFonts w:ascii="Arial"/>
          <w:b/>
          <w:spacing w:val="-2"/>
          <w:w w:val="105"/>
          <w:sz w:val="24"/>
        </w:rPr>
        <w:t>ABSTRACT</w:t>
      </w:r>
      <w:commentRangeEnd w:id="1"/>
      <w:r w:rsidR="00460CA0">
        <w:rPr>
          <w:rStyle w:val="Marquedecommentaire"/>
        </w:rPr>
        <w:commentReference w:id="1"/>
      </w:r>
    </w:p>
    <w:p w14:paraId="0FC2BB38" w14:textId="28890577" w:rsidR="00F52AD7" w:rsidRDefault="00000000">
      <w:pPr>
        <w:pStyle w:val="Corpsdetexte"/>
        <w:spacing w:before="42" w:line="276" w:lineRule="auto"/>
        <w:ind w:left="189" w:right="411" w:firstLine="7"/>
        <w:jc w:val="both"/>
        <w:rPr>
          <w:rFonts w:ascii="Arial"/>
        </w:rPr>
      </w:pPr>
      <w:del w:id="2" w:author="J Chave" w:date="2025-02-12T18:49:00Z" w16du:dateUtc="2025-02-12T17:49:00Z">
        <w:r w:rsidDel="000A2DC8">
          <w:rPr>
            <w:rFonts w:ascii="Arial"/>
            <w:spacing w:val="-6"/>
          </w:rPr>
          <w:delText>Climate</w:delText>
        </w:r>
        <w:r w:rsidDel="000A2DC8">
          <w:rPr>
            <w:rFonts w:ascii="Arial"/>
            <w:spacing w:val="-10"/>
          </w:rPr>
          <w:delText xml:space="preserve"> </w:delText>
        </w:r>
        <w:r w:rsidDel="000A2DC8">
          <w:rPr>
            <w:rFonts w:ascii="Arial"/>
            <w:spacing w:val="-6"/>
          </w:rPr>
          <w:delText>change</w:delText>
        </w:r>
        <w:r w:rsidDel="000A2DC8">
          <w:rPr>
            <w:rFonts w:ascii="Arial"/>
            <w:spacing w:val="-10"/>
          </w:rPr>
          <w:delText xml:space="preserve"> </w:delText>
        </w:r>
        <w:r w:rsidDel="000A2DC8">
          <w:rPr>
            <w:rFonts w:ascii="Arial"/>
            <w:spacing w:val="-6"/>
          </w:rPr>
          <w:delText>poses</w:delText>
        </w:r>
        <w:r w:rsidDel="000A2DC8">
          <w:rPr>
            <w:rFonts w:ascii="Arial"/>
            <w:spacing w:val="-10"/>
          </w:rPr>
          <w:delText xml:space="preserve"> </w:delText>
        </w:r>
        <w:r w:rsidDel="000A2DC8">
          <w:rPr>
            <w:rFonts w:ascii="Arial"/>
            <w:spacing w:val="-6"/>
          </w:rPr>
          <w:delText>significant</w:delText>
        </w:r>
        <w:r w:rsidDel="000A2DC8">
          <w:rPr>
            <w:rFonts w:ascii="Arial"/>
            <w:spacing w:val="-10"/>
          </w:rPr>
          <w:delText xml:space="preserve"> </w:delText>
        </w:r>
        <w:r w:rsidDel="000A2DC8">
          <w:rPr>
            <w:rFonts w:ascii="Arial"/>
            <w:spacing w:val="-6"/>
          </w:rPr>
          <w:delText>challenges</w:delText>
        </w:r>
        <w:r w:rsidDel="000A2DC8">
          <w:rPr>
            <w:rFonts w:ascii="Arial"/>
            <w:spacing w:val="-10"/>
          </w:rPr>
          <w:delText xml:space="preserve"> </w:delText>
        </w:r>
        <w:r w:rsidDel="000A2DC8">
          <w:rPr>
            <w:rFonts w:ascii="Arial"/>
            <w:spacing w:val="-6"/>
          </w:rPr>
          <w:delText>to</w:delText>
        </w:r>
        <w:r w:rsidDel="000A2DC8">
          <w:rPr>
            <w:rFonts w:ascii="Arial"/>
            <w:spacing w:val="-10"/>
          </w:rPr>
          <w:delText xml:space="preserve"> </w:delText>
        </w:r>
      </w:del>
      <w:del w:id="3" w:author="J Chave" w:date="2025-02-12T18:48:00Z" w16du:dateUtc="2025-02-12T17:48:00Z">
        <w:r w:rsidDel="000A2DC8">
          <w:rPr>
            <w:rFonts w:ascii="Arial"/>
            <w:spacing w:val="-6"/>
          </w:rPr>
          <w:delText>forest</w:delText>
        </w:r>
        <w:r w:rsidDel="000A2DC8">
          <w:rPr>
            <w:rFonts w:ascii="Arial"/>
            <w:spacing w:val="-10"/>
          </w:rPr>
          <w:delText xml:space="preserve"> </w:delText>
        </w:r>
        <w:r w:rsidDel="000A2DC8">
          <w:rPr>
            <w:rFonts w:ascii="Arial"/>
            <w:spacing w:val="-6"/>
          </w:rPr>
          <w:delText>management</w:delText>
        </w:r>
        <w:r w:rsidDel="000A2DC8">
          <w:rPr>
            <w:rFonts w:ascii="Arial"/>
            <w:spacing w:val="-10"/>
          </w:rPr>
          <w:delText xml:space="preserve"> </w:delText>
        </w:r>
        <w:r w:rsidDel="000A2DC8">
          <w:rPr>
            <w:rFonts w:ascii="Arial"/>
            <w:spacing w:val="-6"/>
          </w:rPr>
          <w:delText>in</w:delText>
        </w:r>
        <w:r w:rsidDel="000A2DC8">
          <w:rPr>
            <w:rFonts w:ascii="Arial"/>
            <w:spacing w:val="-10"/>
          </w:rPr>
          <w:delText xml:space="preserve"> </w:delText>
        </w:r>
        <w:r w:rsidDel="000A2DC8">
          <w:rPr>
            <w:rFonts w:ascii="Arial"/>
            <w:spacing w:val="-6"/>
          </w:rPr>
          <w:delText>Europe</w:delText>
        </w:r>
      </w:del>
      <w:del w:id="4" w:author="J Chave" w:date="2025-02-12T18:49:00Z" w16du:dateUtc="2025-02-12T17:49:00Z">
        <w:r w:rsidDel="000A2DC8">
          <w:rPr>
            <w:rFonts w:ascii="Arial"/>
            <w:spacing w:val="-6"/>
          </w:rPr>
          <w:delText>,</w:delText>
        </w:r>
        <w:r w:rsidDel="000A2DC8">
          <w:rPr>
            <w:rFonts w:ascii="Arial"/>
            <w:spacing w:val="-8"/>
          </w:rPr>
          <w:delText xml:space="preserve"> </w:delText>
        </w:r>
        <w:r w:rsidDel="000A2DC8">
          <w:rPr>
            <w:rFonts w:ascii="Arial"/>
            <w:spacing w:val="-6"/>
          </w:rPr>
          <w:delText>where</w:delText>
        </w:r>
        <w:r w:rsidDel="000A2DC8">
          <w:rPr>
            <w:rFonts w:ascii="Arial"/>
            <w:spacing w:val="-10"/>
          </w:rPr>
          <w:delText xml:space="preserve"> </w:delText>
        </w:r>
        <w:r w:rsidDel="000A2DC8">
          <w:rPr>
            <w:rFonts w:ascii="Arial"/>
            <w:spacing w:val="-6"/>
          </w:rPr>
          <w:delText xml:space="preserve">rising </w:delText>
        </w:r>
      </w:del>
      <w:ins w:id="5" w:author="J Chave" w:date="2025-02-12T18:49:00Z" w16du:dateUtc="2025-02-12T17:49:00Z">
        <w:r w:rsidR="000A2DC8">
          <w:rPr>
            <w:rFonts w:ascii="Arial"/>
            <w:spacing w:val="-6"/>
          </w:rPr>
          <w:t xml:space="preserve">Rising </w:t>
        </w:r>
      </w:ins>
      <w:r>
        <w:rPr>
          <w:rFonts w:ascii="Arial"/>
          <w:w w:val="90"/>
        </w:rPr>
        <w:t xml:space="preserve">temperatures and increased frequency of extreme weather events </w:t>
      </w:r>
      <w:ins w:id="6" w:author="J Chave" w:date="2025-02-12T18:49:00Z" w16du:dateUtc="2025-02-12T17:49:00Z">
        <w:r w:rsidR="000A2DC8">
          <w:rPr>
            <w:rFonts w:ascii="Arial"/>
            <w:w w:val="90"/>
          </w:rPr>
          <w:t xml:space="preserve">are </w:t>
        </w:r>
      </w:ins>
      <w:r>
        <w:rPr>
          <w:rFonts w:ascii="Arial"/>
          <w:w w:val="90"/>
        </w:rPr>
        <w:t>threate</w:t>
      </w:r>
      <w:ins w:id="7" w:author="J Chave" w:date="2025-02-12T18:49:00Z" w16du:dateUtc="2025-02-12T17:49:00Z">
        <w:r w:rsidR="000A2DC8">
          <w:rPr>
            <w:rFonts w:ascii="Arial"/>
            <w:w w:val="90"/>
          </w:rPr>
          <w:t>ning European forests</w:t>
        </w:r>
      </w:ins>
      <w:ins w:id="8" w:author="J Chave" w:date="2025-02-12T18:52:00Z" w16du:dateUtc="2025-02-12T17:52:00Z">
        <w:r w:rsidR="000A2DC8">
          <w:rPr>
            <w:rFonts w:ascii="Arial"/>
            <w:w w:val="90"/>
          </w:rPr>
          <w:t>(cite)</w:t>
        </w:r>
      </w:ins>
      <w:ins w:id="9" w:author="J Chave" w:date="2025-02-12T18:51:00Z" w16du:dateUtc="2025-02-12T17:51:00Z">
        <w:r w:rsidR="000A2DC8">
          <w:rPr>
            <w:rFonts w:ascii="Arial"/>
            <w:w w:val="90"/>
          </w:rPr>
          <w:t>, thus</w:t>
        </w:r>
      </w:ins>
      <w:del w:id="10" w:author="J Chave" w:date="2025-02-12T18:49:00Z" w16du:dateUtc="2025-02-12T17:49:00Z">
        <w:r w:rsidDel="000A2DC8">
          <w:rPr>
            <w:rFonts w:ascii="Arial"/>
            <w:w w:val="90"/>
          </w:rPr>
          <w:delText>n forest health and productivity.</w:delText>
        </w:r>
        <w:r w:rsidDel="000A2DC8">
          <w:rPr>
            <w:rFonts w:ascii="Arial"/>
          </w:rPr>
          <w:delText xml:space="preserve"> </w:delText>
        </w:r>
        <w:r w:rsidDel="000A2DC8">
          <w:rPr>
            <w:rFonts w:ascii="Arial"/>
            <w:w w:val="90"/>
          </w:rPr>
          <w:delText>Thus, policy makers and forest managers urgently need r</w:delText>
        </w:r>
      </w:del>
      <w:ins w:id="11" w:author="J Chave" w:date="2025-02-12T18:49:00Z" w16du:dateUtc="2025-02-12T17:49:00Z">
        <w:r w:rsidR="000A2DC8">
          <w:rPr>
            <w:rFonts w:ascii="Arial"/>
            <w:w w:val="90"/>
          </w:rPr>
          <w:t xml:space="preserve"> </w:t>
        </w:r>
      </w:ins>
      <w:del w:id="12" w:author="J Chave" w:date="2025-02-12T18:49:00Z" w16du:dateUtc="2025-02-12T17:49:00Z">
        <w:r w:rsidDel="000A2DC8">
          <w:rPr>
            <w:rFonts w:ascii="Arial"/>
            <w:w w:val="90"/>
          </w:rPr>
          <w:delText xml:space="preserve">obust </w:delText>
        </w:r>
      </w:del>
      <w:r>
        <w:rPr>
          <w:rFonts w:ascii="Arial"/>
          <w:w w:val="90"/>
        </w:rPr>
        <w:t xml:space="preserve">projections of the </w:t>
      </w:r>
      <w:r>
        <w:rPr>
          <w:rFonts w:ascii="Arial"/>
          <w:spacing w:val="-4"/>
        </w:rPr>
        <w:t xml:space="preserve">suitability of future climatic conditions for forest tree species </w:t>
      </w:r>
      <w:del w:id="13" w:author="J Chave" w:date="2025-02-12T18:51:00Z" w16du:dateUtc="2025-02-12T17:51:00Z">
        <w:r w:rsidDel="000A2DC8">
          <w:rPr>
            <w:rFonts w:ascii="Arial"/>
            <w:spacing w:val="-4"/>
          </w:rPr>
          <w:delText xml:space="preserve">to </w:delText>
        </w:r>
      </w:del>
      <w:ins w:id="14" w:author="J Chave" w:date="2025-02-12T18:51:00Z" w16du:dateUtc="2025-02-12T17:51:00Z">
        <w:r w:rsidR="000A2DC8">
          <w:rPr>
            <w:rFonts w:ascii="Arial"/>
            <w:spacing w:val="-4"/>
          </w:rPr>
          <w:t xml:space="preserve">should </w:t>
        </w:r>
      </w:ins>
      <w:r>
        <w:rPr>
          <w:rFonts w:ascii="Arial"/>
          <w:spacing w:val="-4"/>
        </w:rPr>
        <w:t xml:space="preserve">guide conservation efforts, </w:t>
      </w:r>
      <w:r>
        <w:rPr>
          <w:rFonts w:ascii="Arial"/>
          <w:w w:val="90"/>
        </w:rPr>
        <w:t>forest management strategies and make informed decisions</w:t>
      </w:r>
      <w:ins w:id="15" w:author="J Chave" w:date="2025-02-12T18:52:00Z" w16du:dateUtc="2025-02-12T17:52:00Z">
        <w:r w:rsidR="000A2DC8">
          <w:rPr>
            <w:rFonts w:ascii="Arial"/>
            <w:w w:val="90"/>
          </w:rPr>
          <w:t>(cite)</w:t>
        </w:r>
      </w:ins>
      <w:r>
        <w:rPr>
          <w:rFonts w:ascii="Arial"/>
          <w:w w:val="90"/>
        </w:rPr>
        <w:t>.</w:t>
      </w:r>
      <w:r>
        <w:rPr>
          <w:rFonts w:ascii="Arial"/>
        </w:rPr>
        <w:t xml:space="preserve"> </w:t>
      </w:r>
      <w:del w:id="16" w:author="J Chave" w:date="2025-02-12T18:51:00Z" w16du:dateUtc="2025-02-12T17:51:00Z">
        <w:r w:rsidDel="000A2DC8">
          <w:rPr>
            <w:rFonts w:ascii="Arial"/>
            <w:w w:val="90"/>
          </w:rPr>
          <w:delText xml:space="preserve">Previous studies, which aimed at </w:delText>
        </w:r>
        <w:r w:rsidDel="000A2DC8">
          <w:rPr>
            <w:rFonts w:ascii="Arial"/>
            <w:spacing w:val="-4"/>
          </w:rPr>
          <w:delText>providing</w:delText>
        </w:r>
        <w:r w:rsidDel="000A2DC8">
          <w:rPr>
            <w:rFonts w:ascii="Arial"/>
            <w:spacing w:val="-12"/>
          </w:rPr>
          <w:delText xml:space="preserve"> </w:delText>
        </w:r>
        <w:r w:rsidDel="000A2DC8">
          <w:rPr>
            <w:rFonts w:ascii="Arial"/>
            <w:spacing w:val="-4"/>
          </w:rPr>
          <w:delText>such</w:delText>
        </w:r>
        <w:r w:rsidDel="000A2DC8">
          <w:rPr>
            <w:rFonts w:ascii="Arial"/>
            <w:spacing w:val="-12"/>
          </w:rPr>
          <w:delText xml:space="preserve"> </w:delText>
        </w:r>
        <w:r w:rsidDel="000A2DC8">
          <w:rPr>
            <w:rFonts w:ascii="Arial"/>
            <w:spacing w:val="-4"/>
          </w:rPr>
          <w:delText>projections,</w:delText>
        </w:r>
        <w:r w:rsidDel="000A2DC8">
          <w:rPr>
            <w:rFonts w:ascii="Arial"/>
            <w:spacing w:val="-11"/>
          </w:rPr>
          <w:delText xml:space="preserve"> </w:delText>
        </w:r>
        <w:r w:rsidDel="000A2DC8">
          <w:rPr>
            <w:rFonts w:ascii="Arial"/>
            <w:spacing w:val="-4"/>
          </w:rPr>
          <w:delText>mostly</w:delText>
        </w:r>
        <w:r w:rsidDel="000A2DC8">
          <w:rPr>
            <w:rFonts w:ascii="Arial"/>
            <w:spacing w:val="-12"/>
          </w:rPr>
          <w:delText xml:space="preserve"> </w:delText>
        </w:r>
        <w:r w:rsidDel="000A2DC8">
          <w:rPr>
            <w:rFonts w:ascii="Arial"/>
            <w:spacing w:val="-4"/>
          </w:rPr>
          <w:delText>made</w:delText>
        </w:r>
        <w:r w:rsidDel="000A2DC8">
          <w:rPr>
            <w:rFonts w:ascii="Arial"/>
            <w:spacing w:val="-12"/>
          </w:rPr>
          <w:delText xml:space="preserve"> </w:delText>
        </w:r>
        <w:r w:rsidDel="000A2DC8">
          <w:rPr>
            <w:rFonts w:ascii="Arial"/>
            <w:spacing w:val="-4"/>
          </w:rPr>
          <w:delText>use</w:delText>
        </w:r>
        <w:r w:rsidDel="000A2DC8">
          <w:rPr>
            <w:rFonts w:ascii="Arial"/>
            <w:spacing w:val="-12"/>
          </w:rPr>
          <w:delText xml:space="preserve"> </w:delText>
        </w:r>
        <w:r w:rsidDel="000A2DC8">
          <w:rPr>
            <w:rFonts w:ascii="Arial"/>
            <w:spacing w:val="-4"/>
          </w:rPr>
          <w:delText>of</w:delText>
        </w:r>
        <w:r w:rsidDel="000A2DC8">
          <w:rPr>
            <w:rFonts w:ascii="Arial"/>
            <w:spacing w:val="-12"/>
          </w:rPr>
          <w:delText xml:space="preserve"> </w:delText>
        </w:r>
        <w:r w:rsidDel="000A2DC8">
          <w:rPr>
            <w:rFonts w:ascii="Arial"/>
            <w:spacing w:val="-4"/>
          </w:rPr>
          <w:delText>a</w:delText>
        </w:r>
        <w:r w:rsidDel="000A2DC8">
          <w:rPr>
            <w:rFonts w:ascii="Arial"/>
            <w:spacing w:val="-12"/>
          </w:rPr>
          <w:delText xml:space="preserve"> </w:delText>
        </w:r>
        <w:r w:rsidDel="000A2DC8">
          <w:rPr>
            <w:rFonts w:ascii="Arial"/>
            <w:spacing w:val="-4"/>
          </w:rPr>
          <w:delText>single</w:delText>
        </w:r>
        <w:r w:rsidDel="000A2DC8">
          <w:rPr>
            <w:rFonts w:ascii="Arial"/>
            <w:spacing w:val="-12"/>
          </w:rPr>
          <w:delText xml:space="preserve"> </w:delText>
        </w:r>
        <w:r w:rsidDel="000A2DC8">
          <w:rPr>
            <w:rFonts w:ascii="Arial"/>
            <w:spacing w:val="-4"/>
          </w:rPr>
          <w:delText>type</w:delText>
        </w:r>
        <w:r w:rsidDel="000A2DC8">
          <w:rPr>
            <w:rFonts w:ascii="Arial"/>
            <w:spacing w:val="-12"/>
          </w:rPr>
          <w:delText xml:space="preserve"> </w:delText>
        </w:r>
        <w:r w:rsidDel="000A2DC8">
          <w:rPr>
            <w:rFonts w:ascii="Arial"/>
            <w:spacing w:val="-4"/>
          </w:rPr>
          <w:delText>of</w:delText>
        </w:r>
        <w:r w:rsidDel="000A2DC8">
          <w:rPr>
            <w:rFonts w:ascii="Arial"/>
            <w:spacing w:val="-12"/>
          </w:rPr>
          <w:delText xml:space="preserve"> </w:delText>
        </w:r>
        <w:r w:rsidDel="000A2DC8">
          <w:rPr>
            <w:rFonts w:ascii="Arial"/>
            <w:spacing w:val="-4"/>
          </w:rPr>
          <w:delText>model</w:delText>
        </w:r>
        <w:r w:rsidDel="000A2DC8">
          <w:rPr>
            <w:rFonts w:ascii="Arial"/>
            <w:spacing w:val="-12"/>
          </w:rPr>
          <w:delText xml:space="preserve"> </w:delText>
        </w:r>
        <w:r w:rsidDel="000A2DC8">
          <w:rPr>
            <w:rFonts w:ascii="Arial"/>
            <w:spacing w:val="-4"/>
          </w:rPr>
          <w:delText>to</w:delText>
        </w:r>
        <w:r w:rsidDel="000A2DC8">
          <w:rPr>
            <w:rFonts w:ascii="Arial"/>
            <w:spacing w:val="-12"/>
          </w:rPr>
          <w:delText xml:space="preserve"> </w:delText>
        </w:r>
        <w:r w:rsidDel="000A2DC8">
          <w:rPr>
            <w:rFonts w:ascii="Arial"/>
            <w:spacing w:val="-4"/>
          </w:rPr>
          <w:delText>do</w:delText>
        </w:r>
        <w:r w:rsidDel="000A2DC8">
          <w:rPr>
            <w:rFonts w:ascii="Arial"/>
            <w:spacing w:val="-12"/>
          </w:rPr>
          <w:delText xml:space="preserve"> </w:delText>
        </w:r>
        <w:r w:rsidDel="000A2DC8">
          <w:rPr>
            <w:rFonts w:ascii="Arial"/>
            <w:spacing w:val="-4"/>
          </w:rPr>
          <w:delText>so</w:delText>
        </w:r>
        <w:r w:rsidDel="000A2DC8">
          <w:rPr>
            <w:rFonts w:ascii="Arial"/>
            <w:spacing w:val="-12"/>
          </w:rPr>
          <w:delText xml:space="preserve"> </w:delText>
        </w:r>
        <w:r w:rsidDel="000A2DC8">
          <w:rPr>
            <w:rFonts w:ascii="Arial"/>
            <w:spacing w:val="-4"/>
          </w:rPr>
          <w:delText>(</w:delText>
        </w:r>
      </w:del>
      <w:ins w:id="17" w:author="J Chave" w:date="2025-02-12T18:51:00Z" w16du:dateUtc="2025-02-12T17:51:00Z">
        <w:r w:rsidR="000A2DC8">
          <w:rPr>
            <w:rFonts w:ascii="Arial"/>
            <w:w w:val="90"/>
          </w:rPr>
          <w:t>Many existing forecast model</w:t>
        </w:r>
      </w:ins>
      <w:ins w:id="18" w:author="J Chave" w:date="2025-02-12T18:52:00Z" w16du:dateUtc="2025-02-12T17:52:00Z">
        <w:r w:rsidR="000A2DC8">
          <w:rPr>
            <w:rFonts w:ascii="Arial"/>
            <w:w w:val="90"/>
          </w:rPr>
          <w:t xml:space="preserve">s are </w:t>
        </w:r>
      </w:ins>
      <w:r>
        <w:rPr>
          <w:rFonts w:ascii="Arial"/>
          <w:spacing w:val="-4"/>
        </w:rPr>
        <w:t xml:space="preserve">correlative </w:t>
      </w:r>
      <w:del w:id="19" w:author="J Chave" w:date="2025-02-12T18:52:00Z" w16du:dateUtc="2025-02-12T17:52:00Z">
        <w:r w:rsidDel="000A2DC8">
          <w:rPr>
            <w:rFonts w:ascii="Arial"/>
            <w:spacing w:val="-8"/>
          </w:rPr>
          <w:delText>models) and failed</w:delText>
        </w:r>
      </w:del>
      <w:ins w:id="20" w:author="J Chave" w:date="2025-02-12T18:52:00Z" w16du:dateUtc="2025-02-12T17:52:00Z">
        <w:r w:rsidR="000A2DC8">
          <w:rPr>
            <w:rFonts w:ascii="Arial"/>
            <w:spacing w:val="-8"/>
          </w:rPr>
          <w:t>in nature and they do not</w:t>
        </w:r>
      </w:ins>
      <w:r>
        <w:rPr>
          <w:rFonts w:ascii="Arial"/>
          <w:spacing w:val="-8"/>
        </w:rPr>
        <w:t xml:space="preserve"> </w:t>
      </w:r>
      <w:del w:id="21" w:author="J Chave" w:date="2025-02-12T18:52:00Z" w16du:dateUtc="2025-02-12T17:52:00Z">
        <w:r w:rsidDel="000A2DC8">
          <w:rPr>
            <w:rFonts w:ascii="Arial"/>
            <w:spacing w:val="-8"/>
          </w:rPr>
          <w:delText xml:space="preserve">evaluating </w:delText>
        </w:r>
      </w:del>
      <w:ins w:id="22" w:author="J Chave" w:date="2025-02-12T18:52:00Z" w16du:dateUtc="2025-02-12T17:52:00Z">
        <w:r w:rsidR="000A2DC8">
          <w:rPr>
            <w:rFonts w:ascii="Arial"/>
            <w:spacing w:val="-8"/>
          </w:rPr>
          <w:t xml:space="preserve">evaluate </w:t>
        </w:r>
      </w:ins>
      <w:r>
        <w:rPr>
          <w:rFonts w:ascii="Arial"/>
          <w:spacing w:val="-8"/>
        </w:rPr>
        <w:t>the uncertainties associated with the model projections.</w:t>
      </w:r>
      <w:r>
        <w:rPr>
          <w:rFonts w:ascii="Arial"/>
          <w:spacing w:val="20"/>
        </w:rPr>
        <w:t xml:space="preserve"> </w:t>
      </w:r>
      <w:r>
        <w:rPr>
          <w:rFonts w:ascii="Arial"/>
          <w:spacing w:val="-8"/>
        </w:rPr>
        <w:t xml:space="preserve">Here, </w:t>
      </w:r>
      <w:r>
        <w:rPr>
          <w:rFonts w:ascii="Arial"/>
          <w:w w:val="90"/>
        </w:rPr>
        <w:t xml:space="preserve">we </w:t>
      </w:r>
      <w:del w:id="23" w:author="J Chave" w:date="2025-02-12T18:53:00Z" w16du:dateUtc="2025-02-12T17:53:00Z">
        <w:r w:rsidDel="000A2DC8">
          <w:rPr>
            <w:rFonts w:ascii="Arial"/>
            <w:w w:val="90"/>
          </w:rPr>
          <w:delText>simulated</w:delText>
        </w:r>
      </w:del>
      <w:ins w:id="24" w:author="J Chave" w:date="2025-02-12T18:53:00Z" w16du:dateUtc="2025-02-12T17:53:00Z">
        <w:r w:rsidR="000A2DC8">
          <w:rPr>
            <w:rFonts w:ascii="Arial"/>
            <w:w w:val="90"/>
          </w:rPr>
          <w:t xml:space="preserve">forecast the </w:t>
        </w:r>
      </w:ins>
      <w:del w:id="25" w:author="J Chave" w:date="2025-02-12T18:54:00Z" w16du:dateUtc="2025-02-12T17:54:00Z">
        <w:r w:rsidDel="000A2DC8">
          <w:rPr>
            <w:rFonts w:ascii="Arial"/>
            <w:w w:val="90"/>
          </w:rPr>
          <w:delText xml:space="preserve"> </w:delText>
        </w:r>
      </w:del>
      <w:del w:id="26" w:author="J Chave" w:date="2025-02-12T18:53:00Z" w16du:dateUtc="2025-02-12T17:53:00Z">
        <w:r w:rsidDel="000A2DC8">
          <w:rPr>
            <w:rFonts w:ascii="Arial"/>
            <w:w w:val="90"/>
          </w:rPr>
          <w:delText xml:space="preserve">the </w:delText>
        </w:r>
      </w:del>
      <w:r>
        <w:rPr>
          <w:rFonts w:ascii="Arial"/>
          <w:w w:val="90"/>
        </w:rPr>
        <w:t xml:space="preserve">distribution of six </w:t>
      </w:r>
      <w:ins w:id="27" w:author="J Chave" w:date="2025-02-12T18:53:00Z" w16du:dateUtc="2025-02-12T17:53:00Z">
        <w:r w:rsidR="000A2DC8">
          <w:rPr>
            <w:rFonts w:ascii="Arial"/>
            <w:w w:val="90"/>
          </w:rPr>
          <w:t xml:space="preserve">key </w:t>
        </w:r>
      </w:ins>
      <w:r>
        <w:rPr>
          <w:rFonts w:ascii="Arial"/>
          <w:w w:val="90"/>
        </w:rPr>
        <w:t xml:space="preserve">European tree species </w:t>
      </w:r>
      <w:del w:id="28" w:author="J Chave" w:date="2025-02-12T18:53:00Z" w16du:dateUtc="2025-02-12T17:53:00Z">
        <w:r w:rsidDel="000A2DC8">
          <w:rPr>
            <w:rFonts w:ascii="Arial"/>
            <w:w w:val="90"/>
          </w:rPr>
          <w:delText>over the 21</w:delText>
        </w:r>
        <w:r w:rsidDel="000A2DC8">
          <w:rPr>
            <w:rFonts w:ascii="Arial"/>
            <w:w w:val="90"/>
            <w:position w:val="9"/>
            <w:sz w:val="16"/>
          </w:rPr>
          <w:delText>st</w:delText>
        </w:r>
        <w:r w:rsidDel="000A2DC8">
          <w:rPr>
            <w:rFonts w:ascii="Arial"/>
            <w:spacing w:val="35"/>
            <w:position w:val="9"/>
            <w:sz w:val="16"/>
          </w:rPr>
          <w:delText xml:space="preserve"> </w:delText>
        </w:r>
        <w:r w:rsidDel="000A2DC8">
          <w:rPr>
            <w:rFonts w:ascii="Arial"/>
            <w:w w:val="90"/>
          </w:rPr>
          <w:delText xml:space="preserve">century, </w:delText>
        </w:r>
      </w:del>
      <w:r>
        <w:rPr>
          <w:rFonts w:ascii="Arial"/>
          <w:w w:val="90"/>
        </w:rPr>
        <w:t xml:space="preserve">using </w:t>
      </w:r>
      <w:del w:id="29" w:author="J Chave" w:date="2025-02-12T18:53:00Z" w16du:dateUtc="2025-02-12T17:53:00Z">
        <w:r w:rsidDel="000A2DC8">
          <w:rPr>
            <w:rFonts w:ascii="Arial"/>
            <w:w w:val="90"/>
          </w:rPr>
          <w:delText xml:space="preserve">various </w:delText>
        </w:r>
      </w:del>
      <w:r>
        <w:rPr>
          <w:rFonts w:ascii="Arial"/>
          <w:spacing w:val="-6"/>
        </w:rPr>
        <w:t>correlative</w:t>
      </w:r>
      <w:r>
        <w:rPr>
          <w:rFonts w:ascii="Arial"/>
          <w:spacing w:val="-8"/>
        </w:rPr>
        <w:t xml:space="preserve"> </w:t>
      </w:r>
      <w:r>
        <w:rPr>
          <w:rFonts w:ascii="Arial"/>
          <w:spacing w:val="-6"/>
        </w:rPr>
        <w:t>and</w:t>
      </w:r>
      <w:r>
        <w:rPr>
          <w:rFonts w:ascii="Arial"/>
          <w:spacing w:val="-8"/>
        </w:rPr>
        <w:t xml:space="preserve"> </w:t>
      </w:r>
      <w:r>
        <w:rPr>
          <w:rFonts w:ascii="Arial"/>
          <w:spacing w:val="-6"/>
        </w:rPr>
        <w:t>process-explicit</w:t>
      </w:r>
      <w:r>
        <w:rPr>
          <w:rFonts w:ascii="Arial"/>
          <w:spacing w:val="-8"/>
        </w:rPr>
        <w:t xml:space="preserve"> </w:t>
      </w:r>
      <w:r>
        <w:rPr>
          <w:rFonts w:ascii="Arial"/>
          <w:spacing w:val="-6"/>
        </w:rPr>
        <w:t>models</w:t>
      </w:r>
      <w:r>
        <w:rPr>
          <w:rFonts w:ascii="Arial"/>
          <w:spacing w:val="-8"/>
        </w:rPr>
        <w:t xml:space="preserve"> </w:t>
      </w:r>
      <w:r>
        <w:rPr>
          <w:rFonts w:ascii="Arial"/>
          <w:spacing w:val="-6"/>
        </w:rPr>
        <w:t>and</w:t>
      </w:r>
      <w:r>
        <w:rPr>
          <w:rFonts w:ascii="Arial"/>
          <w:spacing w:val="-8"/>
        </w:rPr>
        <w:t xml:space="preserve"> </w:t>
      </w:r>
      <w:r>
        <w:rPr>
          <w:rFonts w:ascii="Arial"/>
          <w:spacing w:val="-6"/>
        </w:rPr>
        <w:t>the</w:t>
      </w:r>
      <w:r>
        <w:rPr>
          <w:rFonts w:ascii="Arial"/>
          <w:spacing w:val="-8"/>
        </w:rPr>
        <w:t xml:space="preserve"> </w:t>
      </w:r>
      <w:r>
        <w:rPr>
          <w:rFonts w:ascii="Arial"/>
          <w:spacing w:val="-6"/>
        </w:rPr>
        <w:t>most</w:t>
      </w:r>
      <w:r>
        <w:rPr>
          <w:rFonts w:ascii="Arial"/>
          <w:spacing w:val="-8"/>
        </w:rPr>
        <w:t xml:space="preserve"> </w:t>
      </w:r>
      <w:r>
        <w:rPr>
          <w:rFonts w:ascii="Arial"/>
          <w:spacing w:val="-6"/>
        </w:rPr>
        <w:t>recent</w:t>
      </w:r>
      <w:r>
        <w:rPr>
          <w:rFonts w:ascii="Arial"/>
          <w:spacing w:val="-8"/>
        </w:rPr>
        <w:t xml:space="preserve"> </w:t>
      </w:r>
      <w:r>
        <w:rPr>
          <w:rFonts w:ascii="Arial"/>
          <w:spacing w:val="-6"/>
        </w:rPr>
        <w:t>climatic</w:t>
      </w:r>
      <w:r>
        <w:rPr>
          <w:rFonts w:ascii="Arial"/>
          <w:spacing w:val="-8"/>
        </w:rPr>
        <w:t xml:space="preserve"> </w:t>
      </w:r>
      <w:r>
        <w:rPr>
          <w:rFonts w:ascii="Arial"/>
          <w:spacing w:val="-6"/>
        </w:rPr>
        <w:t>projections</w:t>
      </w:r>
      <w:del w:id="30" w:author="J Chave" w:date="2025-02-12T18:54:00Z" w16du:dateUtc="2025-02-12T17:54:00Z">
        <w:r w:rsidDel="000A2DC8">
          <w:rPr>
            <w:rFonts w:ascii="Arial"/>
            <w:spacing w:val="-8"/>
          </w:rPr>
          <w:delText xml:space="preserve"> </w:delText>
        </w:r>
        <w:r w:rsidDel="000A2DC8">
          <w:rPr>
            <w:rFonts w:ascii="Arial"/>
            <w:spacing w:val="-6"/>
          </w:rPr>
          <w:delText>(SSP2</w:delText>
        </w:r>
        <w:r w:rsidDel="000A2DC8">
          <w:rPr>
            <w:rFonts w:ascii="Arial"/>
            <w:spacing w:val="-8"/>
          </w:rPr>
          <w:delText xml:space="preserve"> </w:delText>
        </w:r>
        <w:r w:rsidDel="000A2DC8">
          <w:rPr>
            <w:rFonts w:ascii="Arial"/>
            <w:spacing w:val="-6"/>
          </w:rPr>
          <w:delText xml:space="preserve">and </w:delText>
        </w:r>
        <w:r w:rsidDel="000A2DC8">
          <w:rPr>
            <w:rFonts w:ascii="Arial"/>
            <w:w w:val="90"/>
          </w:rPr>
          <w:delText>SSP5</w:delText>
        </w:r>
        <w:r w:rsidDel="000A2DC8">
          <w:rPr>
            <w:rFonts w:ascii="Arial"/>
            <w:spacing w:val="-5"/>
            <w:w w:val="90"/>
          </w:rPr>
          <w:delText xml:space="preserve"> </w:delText>
        </w:r>
        <w:r w:rsidDel="000A2DC8">
          <w:rPr>
            <w:rFonts w:ascii="Arial"/>
            <w:w w:val="90"/>
          </w:rPr>
          <w:delText>scenarios)</w:delText>
        </w:r>
      </w:del>
      <w:r>
        <w:rPr>
          <w:rFonts w:ascii="Arial"/>
          <w:w w:val="90"/>
        </w:rPr>
        <w:t>.</w:t>
      </w:r>
      <w:ins w:id="31" w:author="J Chave" w:date="2025-02-12T18:57:00Z" w16du:dateUtc="2025-02-12T17:57:00Z">
        <w:r w:rsidR="000A2DC8">
          <w:rPr>
            <w:rFonts w:ascii="Arial"/>
            <w:w w:val="90"/>
          </w:rPr>
          <w:t xml:space="preserve"> </w:t>
        </w:r>
      </w:ins>
      <w:commentRangeStart w:id="32"/>
      <w:ins w:id="33" w:author="J Chave" w:date="2025-02-12T18:58:00Z" w16du:dateUtc="2025-02-12T17:58:00Z">
        <w:r w:rsidR="00460CA0">
          <w:rPr>
            <w:rFonts w:ascii="Arial"/>
            <w:w w:val="90"/>
          </w:rPr>
          <w:t>We show that the greatest impacts on forests is</w:t>
        </w:r>
      </w:ins>
      <w:ins w:id="34" w:author="J Chave" w:date="2025-02-12T18:59:00Z" w16du:dateUtc="2025-02-12T17:59:00Z">
        <w:r w:rsidR="00460CA0">
          <w:rPr>
            <w:rFonts w:ascii="Arial"/>
            <w:w w:val="90"/>
          </w:rPr>
          <w:t xml:space="preserve"> likely to be in the Mediterranean, alpine and boreal biomes (provide stats and ra</w:t>
        </w:r>
      </w:ins>
      <w:ins w:id="35" w:author="J Chave" w:date="2025-02-12T19:00:00Z" w16du:dateUtc="2025-02-12T18:00:00Z">
        <w:r w:rsidR="00460CA0">
          <w:rPr>
            <w:rFonts w:ascii="Arial"/>
            <w:w w:val="90"/>
          </w:rPr>
          <w:t>n</w:t>
        </w:r>
      </w:ins>
      <w:ins w:id="36" w:author="J Chave" w:date="2025-02-12T18:59:00Z" w16du:dateUtc="2025-02-12T17:59:00Z">
        <w:r w:rsidR="00460CA0">
          <w:rPr>
            <w:rFonts w:ascii="Arial"/>
            <w:w w:val="90"/>
          </w:rPr>
          <w:t>ges)</w:t>
        </w:r>
      </w:ins>
      <w:ins w:id="37" w:author="J Chave" w:date="2025-02-12T19:00:00Z" w16du:dateUtc="2025-02-12T18:00:00Z">
        <w:r w:rsidR="00460CA0">
          <w:rPr>
            <w:rFonts w:ascii="Arial"/>
            <w:w w:val="90"/>
          </w:rPr>
          <w:t>.</w:t>
        </w:r>
      </w:ins>
      <w:r>
        <w:rPr>
          <w:rFonts w:ascii="Arial"/>
        </w:rPr>
        <w:t xml:space="preserve"> </w:t>
      </w:r>
      <w:commentRangeEnd w:id="32"/>
      <w:r w:rsidR="00460CA0">
        <w:rPr>
          <w:rStyle w:val="Marquedecommentaire"/>
        </w:rPr>
        <w:commentReference w:id="32"/>
      </w:r>
      <w:del w:id="38" w:author="J Chave" w:date="2025-02-12T18:54:00Z" w16du:dateUtc="2025-02-12T17:54:00Z">
        <w:r w:rsidDel="000A2DC8">
          <w:rPr>
            <w:rFonts w:ascii="Arial"/>
            <w:w w:val="90"/>
          </w:rPr>
          <w:delText>We</w:delText>
        </w:r>
        <w:r w:rsidDel="000A2DC8">
          <w:rPr>
            <w:rFonts w:ascii="Arial"/>
            <w:spacing w:val="-5"/>
            <w:w w:val="90"/>
          </w:rPr>
          <w:delText xml:space="preserve"> </w:delText>
        </w:r>
        <w:r w:rsidDel="000A2DC8">
          <w:rPr>
            <w:rFonts w:ascii="Arial"/>
            <w:w w:val="90"/>
          </w:rPr>
          <w:delText>examined</w:delText>
        </w:r>
        <w:r w:rsidDel="000A2DC8">
          <w:rPr>
            <w:rFonts w:ascii="Arial"/>
            <w:spacing w:val="-5"/>
            <w:w w:val="90"/>
          </w:rPr>
          <w:delText xml:space="preserve"> </w:delText>
        </w:r>
        <w:r w:rsidDel="000A2DC8">
          <w:rPr>
            <w:rFonts w:ascii="Arial"/>
            <w:w w:val="90"/>
          </w:rPr>
          <w:delText>several</w:delText>
        </w:r>
        <w:r w:rsidDel="000A2DC8">
          <w:rPr>
            <w:rFonts w:ascii="Arial"/>
            <w:spacing w:val="-5"/>
            <w:w w:val="90"/>
          </w:rPr>
          <w:delText xml:space="preserve"> </w:delText>
        </w:r>
        <w:r w:rsidDel="000A2DC8">
          <w:rPr>
            <w:rFonts w:ascii="Arial"/>
            <w:w w:val="90"/>
          </w:rPr>
          <w:delText>versions</w:delText>
        </w:r>
        <w:r w:rsidDel="000A2DC8">
          <w:rPr>
            <w:rFonts w:ascii="Arial"/>
            <w:spacing w:val="-5"/>
            <w:w w:val="90"/>
          </w:rPr>
          <w:delText xml:space="preserve"> </w:delText>
        </w:r>
        <w:r w:rsidDel="000A2DC8">
          <w:rPr>
            <w:rFonts w:ascii="Arial"/>
            <w:w w:val="90"/>
          </w:rPr>
          <w:delText>of</w:delText>
        </w:r>
        <w:r w:rsidDel="000A2DC8">
          <w:rPr>
            <w:rFonts w:ascii="Arial"/>
            <w:spacing w:val="-5"/>
            <w:w w:val="90"/>
          </w:rPr>
          <w:delText xml:space="preserve"> </w:delText>
        </w:r>
        <w:r w:rsidDel="000A2DC8">
          <w:rPr>
            <w:rFonts w:ascii="Arial"/>
            <w:w w:val="90"/>
          </w:rPr>
          <w:delText>the</w:delText>
        </w:r>
        <w:r w:rsidDel="000A2DC8">
          <w:rPr>
            <w:rFonts w:ascii="Arial"/>
            <w:spacing w:val="-5"/>
            <w:w w:val="90"/>
          </w:rPr>
          <w:delText xml:space="preserve"> </w:delText>
        </w:r>
        <w:r w:rsidDel="000A2DC8">
          <w:rPr>
            <w:rFonts w:ascii="Arial"/>
            <w:w w:val="90"/>
          </w:rPr>
          <w:delText>models</w:delText>
        </w:r>
        <w:r w:rsidDel="000A2DC8">
          <w:rPr>
            <w:rFonts w:ascii="Arial"/>
            <w:spacing w:val="-5"/>
            <w:w w:val="90"/>
          </w:rPr>
          <w:delText xml:space="preserve"> </w:delText>
        </w:r>
        <w:r w:rsidDel="000A2DC8">
          <w:rPr>
            <w:rFonts w:ascii="Arial"/>
            <w:w w:val="90"/>
          </w:rPr>
          <w:delText>differing</w:delText>
        </w:r>
        <w:r w:rsidDel="000A2DC8">
          <w:rPr>
            <w:rFonts w:ascii="Arial"/>
            <w:spacing w:val="-5"/>
            <w:w w:val="90"/>
          </w:rPr>
          <w:delText xml:space="preserve"> </w:delText>
        </w:r>
        <w:r w:rsidDel="000A2DC8">
          <w:rPr>
            <w:rFonts w:ascii="Arial"/>
            <w:w w:val="90"/>
          </w:rPr>
          <w:delText>by</w:delText>
        </w:r>
        <w:r w:rsidDel="000A2DC8">
          <w:rPr>
            <w:rFonts w:ascii="Arial"/>
            <w:spacing w:val="-5"/>
            <w:w w:val="90"/>
          </w:rPr>
          <w:delText xml:space="preserve"> </w:delText>
        </w:r>
        <w:r w:rsidDel="000A2DC8">
          <w:rPr>
            <w:rFonts w:ascii="Arial"/>
            <w:w w:val="90"/>
          </w:rPr>
          <w:delText>their</w:delText>
        </w:r>
        <w:r w:rsidDel="000A2DC8">
          <w:rPr>
            <w:rFonts w:ascii="Arial"/>
            <w:spacing w:val="-5"/>
            <w:w w:val="90"/>
          </w:rPr>
          <w:delText xml:space="preserve"> </w:delText>
        </w:r>
        <w:r w:rsidDel="000A2DC8">
          <w:rPr>
            <w:rFonts w:ascii="Arial"/>
            <w:w w:val="90"/>
          </w:rPr>
          <w:delText>complexity</w:delText>
        </w:r>
        <w:r w:rsidDel="000A2DC8">
          <w:rPr>
            <w:rFonts w:ascii="Arial"/>
            <w:spacing w:val="-5"/>
            <w:w w:val="90"/>
          </w:rPr>
          <w:delText xml:space="preserve"> </w:delText>
        </w:r>
        <w:r w:rsidDel="000A2DC8">
          <w:rPr>
            <w:rFonts w:ascii="Arial"/>
            <w:w w:val="90"/>
          </w:rPr>
          <w:delText>and calibration methods in order to identify and quantify the different sources of uncertainty in their projections.</w:delText>
        </w:r>
        <w:r w:rsidDel="000A2DC8">
          <w:rPr>
            <w:rFonts w:ascii="Arial"/>
            <w:spacing w:val="27"/>
          </w:rPr>
          <w:delText xml:space="preserve"> </w:delText>
        </w:r>
      </w:del>
      <w:r>
        <w:rPr>
          <w:rFonts w:ascii="Arial"/>
          <w:w w:val="90"/>
        </w:rPr>
        <w:t xml:space="preserve">We </w:t>
      </w:r>
      <w:ins w:id="39" w:author="J Chave" w:date="2025-02-12T19:00:00Z" w16du:dateUtc="2025-02-12T18:00:00Z">
        <w:r w:rsidR="00460CA0">
          <w:rPr>
            <w:rFonts w:ascii="Arial"/>
            <w:w w:val="90"/>
          </w:rPr>
          <w:t xml:space="preserve">also </w:t>
        </w:r>
      </w:ins>
      <w:del w:id="40" w:author="J Chave" w:date="2025-02-12T18:54:00Z" w16du:dateUtc="2025-02-12T17:54:00Z">
        <w:r w:rsidDel="000A2DC8">
          <w:rPr>
            <w:rFonts w:ascii="Arial"/>
            <w:w w:val="90"/>
          </w:rPr>
          <w:delText>find (i)</w:delText>
        </w:r>
      </w:del>
      <w:ins w:id="41" w:author="J Chave" w:date="2025-02-12T18:54:00Z" w16du:dateUtc="2025-02-12T17:54:00Z">
        <w:r w:rsidR="000A2DC8">
          <w:rPr>
            <w:rFonts w:ascii="Arial"/>
            <w:w w:val="90"/>
          </w:rPr>
          <w:t>show</w:t>
        </w:r>
      </w:ins>
      <w:r>
        <w:rPr>
          <w:rFonts w:ascii="Arial"/>
          <w:w w:val="90"/>
        </w:rPr>
        <w:t xml:space="preserve"> that the use of occurrence data to calibrate </w:t>
      </w:r>
      <w:del w:id="42" w:author="J Chave" w:date="2025-02-12T18:54:00Z" w16du:dateUtc="2025-02-12T17:54:00Z">
        <w:r w:rsidDel="000A2DC8">
          <w:rPr>
            <w:rFonts w:ascii="Arial"/>
            <w:w w:val="90"/>
          </w:rPr>
          <w:delText>models, whether</w:delText>
        </w:r>
      </w:del>
      <w:ins w:id="43" w:author="J Chave" w:date="2025-02-12T18:54:00Z" w16du:dateUtc="2025-02-12T17:54:00Z">
        <w:r w:rsidR="000A2DC8">
          <w:rPr>
            <w:rFonts w:ascii="Arial"/>
            <w:w w:val="90"/>
          </w:rPr>
          <w:t>both</w:t>
        </w:r>
      </w:ins>
      <w:r>
        <w:rPr>
          <w:rFonts w:ascii="Arial"/>
          <w:w w:val="90"/>
        </w:rPr>
        <w:t xml:space="preserve"> correlative </w:t>
      </w:r>
      <w:del w:id="44" w:author="J Chave" w:date="2025-02-12T18:54:00Z" w16du:dateUtc="2025-02-12T17:54:00Z">
        <w:r w:rsidDel="000A2DC8">
          <w:rPr>
            <w:rFonts w:ascii="Arial"/>
          </w:rPr>
          <w:delText>or</w:delText>
        </w:r>
        <w:r w:rsidDel="000A2DC8">
          <w:rPr>
            <w:rFonts w:ascii="Arial"/>
            <w:spacing w:val="-17"/>
          </w:rPr>
          <w:delText xml:space="preserve"> </w:delText>
        </w:r>
      </w:del>
      <w:ins w:id="45" w:author="J Chave" w:date="2025-02-12T18:54:00Z" w16du:dateUtc="2025-02-12T17:54:00Z">
        <w:r w:rsidR="000A2DC8">
          <w:rPr>
            <w:rFonts w:ascii="Arial"/>
          </w:rPr>
          <w:t>and</w:t>
        </w:r>
        <w:r w:rsidR="000A2DC8">
          <w:rPr>
            <w:rFonts w:ascii="Arial"/>
            <w:spacing w:val="-17"/>
          </w:rPr>
          <w:t xml:space="preserve"> </w:t>
        </w:r>
      </w:ins>
      <w:r>
        <w:rPr>
          <w:rFonts w:ascii="Arial"/>
        </w:rPr>
        <w:t>process-explicit</w:t>
      </w:r>
      <w:ins w:id="46" w:author="J Chave" w:date="2025-02-12T18:54:00Z" w16du:dateUtc="2025-02-12T17:54:00Z">
        <w:r w:rsidR="000A2DC8">
          <w:rPr>
            <w:rFonts w:ascii="Arial"/>
          </w:rPr>
          <w:t xml:space="preserve"> models</w:t>
        </w:r>
      </w:ins>
      <w:del w:id="47" w:author="J Chave" w:date="2025-02-12T18:54:00Z" w16du:dateUtc="2025-02-12T17:54:00Z">
        <w:r w:rsidDel="000A2DC8">
          <w:rPr>
            <w:rFonts w:ascii="Arial"/>
          </w:rPr>
          <w:delText>,</w:delText>
        </w:r>
      </w:del>
      <w:r>
        <w:rPr>
          <w:rFonts w:ascii="Arial"/>
          <w:spacing w:val="-17"/>
        </w:rPr>
        <w:t xml:space="preserve"> </w:t>
      </w:r>
      <w:r>
        <w:rPr>
          <w:rFonts w:ascii="Arial"/>
        </w:rPr>
        <w:t>consistently</w:t>
      </w:r>
      <w:r>
        <w:rPr>
          <w:rFonts w:ascii="Arial"/>
          <w:spacing w:val="-16"/>
        </w:rPr>
        <w:t xml:space="preserve"> </w:t>
      </w:r>
      <w:r>
        <w:rPr>
          <w:rFonts w:ascii="Arial"/>
        </w:rPr>
        <w:t>leads</w:t>
      </w:r>
      <w:r>
        <w:rPr>
          <w:rFonts w:ascii="Arial"/>
          <w:spacing w:val="-17"/>
        </w:rPr>
        <w:t xml:space="preserve"> </w:t>
      </w:r>
      <w:r>
        <w:rPr>
          <w:rFonts w:ascii="Arial"/>
        </w:rPr>
        <w:t>to</w:t>
      </w:r>
      <w:r>
        <w:rPr>
          <w:rFonts w:ascii="Arial"/>
          <w:spacing w:val="-17"/>
        </w:rPr>
        <w:t xml:space="preserve"> </w:t>
      </w:r>
      <w:r>
        <w:rPr>
          <w:rFonts w:ascii="Arial"/>
        </w:rPr>
        <w:t>more</w:t>
      </w:r>
      <w:r>
        <w:rPr>
          <w:rFonts w:ascii="Arial"/>
          <w:spacing w:val="-17"/>
        </w:rPr>
        <w:t xml:space="preserve"> </w:t>
      </w:r>
      <w:r>
        <w:rPr>
          <w:rFonts w:ascii="Arial"/>
        </w:rPr>
        <w:t>pessimistic</w:t>
      </w:r>
      <w:r>
        <w:rPr>
          <w:rFonts w:ascii="Arial"/>
          <w:spacing w:val="-16"/>
        </w:rPr>
        <w:t xml:space="preserve"> </w:t>
      </w:r>
      <w:commentRangeStart w:id="48"/>
      <w:r>
        <w:rPr>
          <w:rFonts w:ascii="Arial"/>
        </w:rPr>
        <w:t>predictions</w:t>
      </w:r>
      <w:commentRangeEnd w:id="48"/>
      <w:r w:rsidR="000A2DC8">
        <w:rPr>
          <w:rStyle w:val="Marquedecommentaire"/>
        </w:rPr>
        <w:commentReference w:id="48"/>
      </w:r>
      <w:r>
        <w:rPr>
          <w:rFonts w:ascii="Arial"/>
        </w:rPr>
        <w:t>,</w:t>
      </w:r>
      <w:r>
        <w:rPr>
          <w:rFonts w:ascii="Arial"/>
          <w:spacing w:val="-17"/>
        </w:rPr>
        <w:t xml:space="preserve"> </w:t>
      </w:r>
      <w:r>
        <w:rPr>
          <w:rFonts w:ascii="Arial"/>
        </w:rPr>
        <w:t>and</w:t>
      </w:r>
      <w:r>
        <w:rPr>
          <w:rFonts w:ascii="Arial"/>
          <w:spacing w:val="-17"/>
        </w:rPr>
        <w:t xml:space="preserve"> </w:t>
      </w:r>
      <w:del w:id="49" w:author="J Chave" w:date="2025-02-12T18:55:00Z" w16du:dateUtc="2025-02-12T17:55:00Z">
        <w:r w:rsidDel="000A2DC8">
          <w:rPr>
            <w:rFonts w:ascii="Arial"/>
          </w:rPr>
          <w:delText>(ii)</w:delText>
        </w:r>
        <w:r w:rsidDel="000A2DC8">
          <w:rPr>
            <w:rFonts w:ascii="Arial"/>
            <w:spacing w:val="-16"/>
          </w:rPr>
          <w:delText xml:space="preserve"> </w:delText>
        </w:r>
      </w:del>
      <w:r>
        <w:rPr>
          <w:rFonts w:ascii="Arial"/>
        </w:rPr>
        <w:t>that</w:t>
      </w:r>
      <w:r>
        <w:rPr>
          <w:rFonts w:ascii="Arial"/>
          <w:spacing w:val="-17"/>
        </w:rPr>
        <w:t xml:space="preserve"> </w:t>
      </w:r>
      <w:del w:id="50" w:author="J Chave" w:date="2025-02-12T18:56:00Z" w16du:dateUtc="2025-02-12T17:56:00Z">
        <w:r w:rsidDel="000A2DC8">
          <w:rPr>
            <w:rFonts w:ascii="Arial"/>
          </w:rPr>
          <w:delText xml:space="preserve">using </w:delText>
        </w:r>
        <w:r w:rsidDel="000A2DC8">
          <w:rPr>
            <w:rFonts w:ascii="Arial"/>
            <w:spacing w:val="-2"/>
            <w:w w:val="90"/>
          </w:rPr>
          <w:delText>different modelling approaches</w:delText>
        </w:r>
      </w:del>
      <w:ins w:id="51" w:author="J Chave" w:date="2025-02-12T18:56:00Z" w16du:dateUtc="2025-02-12T17:56:00Z">
        <w:r w:rsidR="000A2DC8">
          <w:rPr>
            <w:rFonts w:ascii="Arial"/>
          </w:rPr>
          <w:t>a range of models</w:t>
        </w:r>
      </w:ins>
      <w:r>
        <w:rPr>
          <w:rFonts w:ascii="Arial"/>
          <w:spacing w:val="-2"/>
          <w:w w:val="90"/>
        </w:rPr>
        <w:t xml:space="preserve"> </w:t>
      </w:r>
      <w:del w:id="52" w:author="J Chave" w:date="2025-02-12T18:56:00Z" w16du:dateUtc="2025-02-12T17:56:00Z">
        <w:r w:rsidDel="000A2DC8">
          <w:rPr>
            <w:rFonts w:ascii="Arial"/>
            <w:spacing w:val="-2"/>
            <w:w w:val="90"/>
          </w:rPr>
          <w:delText>together allow to</w:delText>
        </w:r>
      </w:del>
      <w:ins w:id="53" w:author="J Chave" w:date="2025-02-12T18:56:00Z" w16du:dateUtc="2025-02-12T17:56:00Z">
        <w:r w:rsidR="000A2DC8">
          <w:rPr>
            <w:rFonts w:ascii="Arial"/>
            <w:spacing w:val="-2"/>
            <w:w w:val="90"/>
          </w:rPr>
          <w:t>provides a better</w:t>
        </w:r>
      </w:ins>
      <w:r>
        <w:rPr>
          <w:rFonts w:ascii="Arial"/>
          <w:spacing w:val="-2"/>
          <w:w w:val="90"/>
        </w:rPr>
        <w:t xml:space="preserve"> assess</w:t>
      </w:r>
      <w:ins w:id="54" w:author="J Chave" w:date="2025-02-12T18:56:00Z" w16du:dateUtc="2025-02-12T17:56:00Z">
        <w:r w:rsidR="000A2DC8">
          <w:rPr>
            <w:rFonts w:ascii="Arial"/>
            <w:spacing w:val="-2"/>
            <w:w w:val="90"/>
          </w:rPr>
          <w:t>ment</w:t>
        </w:r>
      </w:ins>
      <w:r>
        <w:rPr>
          <w:rFonts w:ascii="Arial"/>
          <w:spacing w:val="-2"/>
          <w:w w:val="90"/>
        </w:rPr>
        <w:t xml:space="preserve"> </w:t>
      </w:r>
      <w:del w:id="55" w:author="J Chave" w:date="2025-02-12T18:56:00Z" w16du:dateUtc="2025-02-12T17:56:00Z">
        <w:r w:rsidDel="000A2DC8">
          <w:rPr>
            <w:rFonts w:ascii="Arial"/>
            <w:spacing w:val="-2"/>
            <w:w w:val="90"/>
          </w:rPr>
          <w:delText xml:space="preserve">more </w:delText>
        </w:r>
      </w:del>
      <w:ins w:id="56" w:author="J Chave" w:date="2025-02-12T18:56:00Z" w16du:dateUtc="2025-02-12T17:56:00Z">
        <w:r w:rsidR="000A2DC8">
          <w:rPr>
            <w:rFonts w:ascii="Arial"/>
            <w:spacing w:val="-2"/>
            <w:w w:val="90"/>
          </w:rPr>
          <w:t xml:space="preserve">of </w:t>
        </w:r>
      </w:ins>
      <w:del w:id="57" w:author="J Chave" w:date="2025-02-12T18:56:00Z" w16du:dateUtc="2025-02-12T17:56:00Z">
        <w:r w:rsidDel="000A2DC8">
          <w:rPr>
            <w:rFonts w:ascii="Arial"/>
            <w:spacing w:val="-2"/>
            <w:w w:val="90"/>
          </w:rPr>
          <w:delText xml:space="preserve">rigorously </w:delText>
        </w:r>
      </w:del>
      <w:r>
        <w:rPr>
          <w:rFonts w:ascii="Arial"/>
          <w:spacing w:val="-2"/>
          <w:w w:val="90"/>
        </w:rPr>
        <w:t xml:space="preserve">projection uncertainties. </w:t>
      </w:r>
      <w:del w:id="58" w:author="J Chave" w:date="2025-02-12T19:00:00Z" w16du:dateUtc="2025-02-12T18:00:00Z">
        <w:r w:rsidDel="00460CA0">
          <w:rPr>
            <w:rFonts w:ascii="Arial"/>
            <w:spacing w:val="-8"/>
          </w:rPr>
          <w:delText>Evaluating and communicating the degree of</w:delText>
        </w:r>
      </w:del>
      <w:ins w:id="59" w:author="J Chave" w:date="2025-02-12T19:00:00Z" w16du:dateUtc="2025-02-12T18:00:00Z">
        <w:r w:rsidR="00460CA0">
          <w:rPr>
            <w:rFonts w:ascii="Arial"/>
            <w:spacing w:val="-8"/>
          </w:rPr>
          <w:t>Improving the</w:t>
        </w:r>
      </w:ins>
      <w:r>
        <w:rPr>
          <w:rFonts w:ascii="Arial"/>
          <w:spacing w:val="-8"/>
        </w:rPr>
        <w:t xml:space="preserve"> uncertainty</w:t>
      </w:r>
      <w:ins w:id="60" w:author="J Chave" w:date="2025-02-12T19:00:00Z" w16du:dateUtc="2025-02-12T18:00:00Z">
        <w:r w:rsidR="00460CA0">
          <w:rPr>
            <w:rFonts w:ascii="Arial"/>
            <w:spacing w:val="-8"/>
          </w:rPr>
          <w:t xml:space="preserve"> budgets for species forecast models</w:t>
        </w:r>
      </w:ins>
      <w:r>
        <w:rPr>
          <w:rFonts w:ascii="Arial"/>
          <w:spacing w:val="-8"/>
        </w:rPr>
        <w:t xml:space="preserve"> </w:t>
      </w:r>
      <w:del w:id="61" w:author="J Chave" w:date="2025-02-12T19:01:00Z" w16du:dateUtc="2025-02-12T18:01:00Z">
        <w:r w:rsidDel="00460CA0">
          <w:rPr>
            <w:rFonts w:ascii="Arial"/>
            <w:spacing w:val="-8"/>
          </w:rPr>
          <w:delText xml:space="preserve">enhances the credibility of species </w:delText>
        </w:r>
        <w:r w:rsidDel="00460CA0">
          <w:rPr>
            <w:rFonts w:ascii="Arial"/>
            <w:spacing w:val="-6"/>
          </w:rPr>
          <w:delText>distribution models</w:delText>
        </w:r>
      </w:del>
      <w:ins w:id="62" w:author="J Chave" w:date="2025-02-12T19:01:00Z" w16du:dateUtc="2025-02-12T18:01:00Z">
        <w:r w:rsidR="00460CA0">
          <w:rPr>
            <w:rFonts w:ascii="Arial"/>
            <w:spacing w:val="-8"/>
          </w:rPr>
          <w:t xml:space="preserve">is a key step to </w:t>
        </w:r>
      </w:ins>
      <w:ins w:id="63" w:author="J Chave" w:date="2025-02-12T19:02:00Z" w16du:dateUtc="2025-02-12T18:02:00Z">
        <w:r w:rsidR="00460CA0">
          <w:rPr>
            <w:rFonts w:ascii="Arial"/>
            <w:spacing w:val="-8"/>
          </w:rPr>
          <w:t xml:space="preserve">leading action </w:t>
        </w:r>
      </w:ins>
      <w:del w:id="64" w:author="J Chave" w:date="2025-02-12T19:02:00Z" w16du:dateUtc="2025-02-12T18:02:00Z">
        <w:r w:rsidDel="00460CA0">
          <w:rPr>
            <w:rFonts w:ascii="Arial"/>
            <w:spacing w:val="-6"/>
          </w:rPr>
          <w:delText xml:space="preserve">, and contributes to a better adaptation </w:delText>
        </w:r>
      </w:del>
      <w:r>
        <w:rPr>
          <w:rFonts w:ascii="Arial"/>
          <w:spacing w:val="-6"/>
        </w:rPr>
        <w:t>to</w:t>
      </w:r>
      <w:ins w:id="65" w:author="J Chave" w:date="2025-02-12T19:02:00Z" w16du:dateUtc="2025-02-12T18:02:00Z">
        <w:r w:rsidR="00460CA0">
          <w:rPr>
            <w:rFonts w:ascii="Arial"/>
            <w:spacing w:val="-6"/>
          </w:rPr>
          <w:t xml:space="preserve"> mitigating</w:t>
        </w:r>
      </w:ins>
      <w:r>
        <w:rPr>
          <w:rFonts w:ascii="Arial"/>
          <w:spacing w:val="-6"/>
        </w:rPr>
        <w:t xml:space="preserve"> the impacts of climate change </w:t>
      </w:r>
      <w:r>
        <w:rPr>
          <w:rFonts w:ascii="Arial"/>
          <w:spacing w:val="-4"/>
        </w:rPr>
        <w:t>on</w:t>
      </w:r>
      <w:r>
        <w:rPr>
          <w:rFonts w:ascii="Arial"/>
          <w:spacing w:val="-13"/>
        </w:rPr>
        <w:t xml:space="preserve"> </w:t>
      </w:r>
      <w:r>
        <w:rPr>
          <w:rFonts w:ascii="Arial"/>
          <w:spacing w:val="-4"/>
        </w:rPr>
        <w:t>forest</w:t>
      </w:r>
      <w:r>
        <w:rPr>
          <w:rFonts w:ascii="Arial"/>
          <w:spacing w:val="-13"/>
        </w:rPr>
        <w:t xml:space="preserve"> </w:t>
      </w:r>
      <w:r>
        <w:rPr>
          <w:rFonts w:ascii="Arial"/>
          <w:spacing w:val="-4"/>
        </w:rPr>
        <w:t>ecosystems.</w:t>
      </w:r>
    </w:p>
    <w:p w14:paraId="3C94FEBA" w14:textId="77777777" w:rsidR="00F52AD7" w:rsidRDefault="00F52AD7">
      <w:pPr>
        <w:spacing w:line="276" w:lineRule="auto"/>
        <w:jc w:val="both"/>
        <w:rPr>
          <w:rFonts w:ascii="Arial"/>
        </w:rPr>
        <w:sectPr w:rsidR="00F52AD7">
          <w:footerReference w:type="default" r:id="rId10"/>
          <w:type w:val="continuous"/>
          <w:pgSz w:w="11910" w:h="16840"/>
          <w:pgMar w:top="860" w:right="960" w:bottom="800" w:left="1220" w:header="0" w:footer="606" w:gutter="0"/>
          <w:pgNumType w:start="72"/>
          <w:cols w:space="720"/>
        </w:sectPr>
      </w:pPr>
    </w:p>
    <w:p w14:paraId="3AFD05EE" w14:textId="77777777" w:rsidR="00F52AD7" w:rsidRDefault="00000000">
      <w:pPr>
        <w:pStyle w:val="Titre1"/>
        <w:spacing w:before="154"/>
      </w:pPr>
      <w:r>
        <w:rPr>
          <w:spacing w:val="-2"/>
        </w:rPr>
        <w:lastRenderedPageBreak/>
        <w:t>Introduction</w:t>
      </w:r>
    </w:p>
    <w:p w14:paraId="17D94591" w14:textId="6ECF33FC" w:rsidR="00F52AD7" w:rsidDel="00953212" w:rsidRDefault="00000000">
      <w:pPr>
        <w:pStyle w:val="Corpsdetexte"/>
        <w:spacing w:before="220" w:line="276" w:lineRule="auto"/>
        <w:ind w:left="188" w:right="409" w:firstLine="8"/>
        <w:jc w:val="both"/>
        <w:rPr>
          <w:del w:id="66" w:author="J Chave" w:date="2025-02-12T19:09:00Z" w16du:dateUtc="2025-02-12T18:09:00Z"/>
        </w:rPr>
      </w:pPr>
      <w:del w:id="67" w:author="J Chave" w:date="2025-02-12T19:03:00Z" w16du:dateUtc="2025-02-12T18:03:00Z">
        <w:r w:rsidDel="00460CA0">
          <w:rPr>
            <w:spacing w:val="-2"/>
            <w:w w:val="105"/>
          </w:rPr>
          <w:delText>Forests</w:delText>
        </w:r>
        <w:r w:rsidDel="00460CA0">
          <w:rPr>
            <w:spacing w:val="-10"/>
            <w:w w:val="105"/>
          </w:rPr>
          <w:delText xml:space="preserve"> </w:delText>
        </w:r>
        <w:r w:rsidDel="00460CA0">
          <w:rPr>
            <w:spacing w:val="-2"/>
            <w:w w:val="105"/>
          </w:rPr>
          <w:delText>are</w:delText>
        </w:r>
        <w:r w:rsidDel="00460CA0">
          <w:rPr>
            <w:spacing w:val="-10"/>
            <w:w w:val="105"/>
          </w:rPr>
          <w:delText xml:space="preserve"> </w:delText>
        </w:r>
        <w:r w:rsidDel="00460CA0">
          <w:rPr>
            <w:spacing w:val="-2"/>
            <w:w w:val="105"/>
          </w:rPr>
          <w:delText>increasingly</w:delText>
        </w:r>
        <w:r w:rsidDel="00460CA0">
          <w:rPr>
            <w:spacing w:val="-10"/>
            <w:w w:val="105"/>
          </w:rPr>
          <w:delText xml:space="preserve"> </w:delText>
        </w:r>
        <w:r w:rsidDel="00460CA0">
          <w:rPr>
            <w:spacing w:val="-2"/>
            <w:w w:val="105"/>
          </w:rPr>
          <w:delText>under</w:delText>
        </w:r>
        <w:r w:rsidDel="00460CA0">
          <w:rPr>
            <w:spacing w:val="-10"/>
            <w:w w:val="105"/>
          </w:rPr>
          <w:delText xml:space="preserve"> </w:delText>
        </w:r>
        <w:r w:rsidDel="00460CA0">
          <w:rPr>
            <w:spacing w:val="-2"/>
            <w:w w:val="105"/>
          </w:rPr>
          <w:delText>pressure</w:delText>
        </w:r>
        <w:r w:rsidDel="00460CA0">
          <w:rPr>
            <w:spacing w:val="-10"/>
            <w:w w:val="105"/>
          </w:rPr>
          <w:delText xml:space="preserve"> </w:delText>
        </w:r>
        <w:r w:rsidDel="00460CA0">
          <w:rPr>
            <w:spacing w:val="-2"/>
            <w:w w:val="105"/>
          </w:rPr>
          <w:delText>from</w:delText>
        </w:r>
        <w:r w:rsidDel="00460CA0">
          <w:rPr>
            <w:spacing w:val="-10"/>
            <w:w w:val="105"/>
          </w:rPr>
          <w:delText xml:space="preserve"> </w:delText>
        </w:r>
        <w:r w:rsidDel="00460CA0">
          <w:rPr>
            <w:spacing w:val="-2"/>
            <w:w w:val="105"/>
          </w:rPr>
          <w:delText>c</w:delText>
        </w:r>
      </w:del>
      <w:ins w:id="68" w:author="J Chave" w:date="2025-02-12T19:03:00Z" w16du:dateUtc="2025-02-12T18:03:00Z">
        <w:r w:rsidR="00460CA0">
          <w:rPr>
            <w:spacing w:val="-2"/>
            <w:w w:val="105"/>
          </w:rPr>
          <w:t>C</w:t>
        </w:r>
      </w:ins>
      <w:r>
        <w:rPr>
          <w:spacing w:val="-2"/>
          <w:w w:val="105"/>
        </w:rPr>
        <w:t>limate</w:t>
      </w:r>
      <w:r>
        <w:rPr>
          <w:spacing w:val="-10"/>
          <w:w w:val="105"/>
        </w:rPr>
        <w:t xml:space="preserve"> </w:t>
      </w:r>
      <w:r>
        <w:rPr>
          <w:spacing w:val="-2"/>
          <w:w w:val="105"/>
        </w:rPr>
        <w:t>change</w:t>
      </w:r>
      <w:ins w:id="69" w:author="J Chave" w:date="2025-02-12T19:03:00Z" w16du:dateUtc="2025-02-12T18:03:00Z">
        <w:r w:rsidR="00460CA0">
          <w:rPr>
            <w:spacing w:val="-2"/>
            <w:w w:val="105"/>
          </w:rPr>
          <w:t xml:space="preserve"> has direct impact on a myriad of ecosystem processes, and forests are especially vulnerable</w:t>
        </w:r>
      </w:ins>
      <w:r>
        <w:rPr>
          <w:spacing w:val="-2"/>
          <w:w w:val="105"/>
        </w:rPr>
        <w:t>.</w:t>
      </w:r>
      <w:r>
        <w:rPr>
          <w:spacing w:val="32"/>
          <w:w w:val="105"/>
        </w:rPr>
        <w:t xml:space="preserve"> </w:t>
      </w:r>
      <w:del w:id="70" w:author="J Chave" w:date="2025-02-12T19:04:00Z" w16du:dateUtc="2025-02-12T18:04:00Z">
        <w:r w:rsidDel="00460CA0">
          <w:rPr>
            <w:spacing w:val="-2"/>
            <w:w w:val="105"/>
          </w:rPr>
          <w:delText>In</w:delText>
        </w:r>
        <w:r w:rsidDel="00460CA0">
          <w:rPr>
            <w:spacing w:val="-10"/>
            <w:w w:val="105"/>
          </w:rPr>
          <w:delText xml:space="preserve"> </w:delText>
        </w:r>
      </w:del>
      <w:r>
        <w:rPr>
          <w:spacing w:val="-2"/>
          <w:w w:val="105"/>
        </w:rPr>
        <w:t>Europe</w:t>
      </w:r>
      <w:ins w:id="71" w:author="J Chave" w:date="2025-02-12T19:04:00Z" w16du:dateUtc="2025-02-12T18:04:00Z">
        <w:r w:rsidR="00460CA0">
          <w:rPr>
            <w:spacing w:val="-5"/>
            <w:w w:val="105"/>
          </w:rPr>
          <w:t xml:space="preserve">an </w:t>
        </w:r>
      </w:ins>
      <w:del w:id="72" w:author="J Chave" w:date="2025-02-12T19:04:00Z" w16du:dateUtc="2025-02-12T18:04:00Z">
        <w:r w:rsidDel="00460CA0">
          <w:rPr>
            <w:spacing w:val="-2"/>
            <w:w w:val="105"/>
          </w:rPr>
          <w:delText>,</w:delText>
        </w:r>
        <w:r w:rsidDel="00460CA0">
          <w:rPr>
            <w:spacing w:val="-5"/>
            <w:w w:val="105"/>
          </w:rPr>
          <w:delText xml:space="preserve"> </w:delText>
        </w:r>
      </w:del>
      <w:del w:id="73" w:author="J Chave" w:date="2025-02-12T19:03:00Z" w16du:dateUtc="2025-02-12T18:03:00Z">
        <w:r w:rsidDel="00460CA0">
          <w:rPr>
            <w:spacing w:val="-2"/>
            <w:w w:val="105"/>
          </w:rPr>
          <w:delText>where</w:delText>
        </w:r>
        <w:r w:rsidDel="00460CA0">
          <w:rPr>
            <w:spacing w:val="-10"/>
            <w:w w:val="105"/>
          </w:rPr>
          <w:delText xml:space="preserve"> </w:delText>
        </w:r>
      </w:del>
      <w:r>
        <w:rPr>
          <w:spacing w:val="-2"/>
          <w:w w:val="105"/>
        </w:rPr>
        <w:t xml:space="preserve">temperatures </w:t>
      </w:r>
      <w:r>
        <w:rPr>
          <w:w w:val="105"/>
        </w:rPr>
        <w:t>are rising twice as fast as the global average (</w:t>
      </w:r>
      <w:r>
        <w:rPr>
          <w:color w:val="E94D52"/>
          <w:w w:val="105"/>
        </w:rPr>
        <w:t>Copernicus Climate Change Service</w:t>
      </w:r>
      <w:r>
        <w:rPr>
          <w:w w:val="105"/>
        </w:rPr>
        <w:t xml:space="preserve">, </w:t>
      </w:r>
      <w:r>
        <w:rPr>
          <w:color w:val="E94D52"/>
          <w:w w:val="105"/>
        </w:rPr>
        <w:t>2024</w:t>
      </w:r>
      <w:r>
        <w:rPr>
          <w:w w:val="105"/>
        </w:rPr>
        <w:t xml:space="preserve">), </w:t>
      </w:r>
      <w:ins w:id="74" w:author="J Chave" w:date="2025-02-12T19:04:00Z" w16du:dateUtc="2025-02-12T18:04:00Z">
        <w:r w:rsidR="00460CA0">
          <w:rPr>
            <w:w w:val="105"/>
          </w:rPr>
          <w:t xml:space="preserve">and </w:t>
        </w:r>
      </w:ins>
      <w:r>
        <w:rPr>
          <w:w w:val="105"/>
        </w:rPr>
        <w:t xml:space="preserve">unprecedented pulses of tree mortality </w:t>
      </w:r>
      <w:del w:id="75" w:author="J Chave" w:date="2025-02-12T19:04:00Z" w16du:dateUtc="2025-02-12T18:04:00Z">
        <w:r w:rsidDel="00460CA0">
          <w:rPr>
            <w:w w:val="105"/>
          </w:rPr>
          <w:delText xml:space="preserve">were </w:delText>
        </w:r>
      </w:del>
      <w:ins w:id="76" w:author="J Chave" w:date="2025-02-12T19:04:00Z" w16du:dateUtc="2025-02-12T18:04:00Z">
        <w:r w:rsidR="00460CA0">
          <w:rPr>
            <w:w w:val="105"/>
          </w:rPr>
          <w:t xml:space="preserve">have </w:t>
        </w:r>
        <w:proofErr w:type="spellStart"/>
        <w:r w:rsidR="00460CA0">
          <w:rPr>
            <w:w w:val="105"/>
          </w:rPr>
          <w:t>benn</w:t>
        </w:r>
        <w:proofErr w:type="spellEnd"/>
        <w:r w:rsidR="00460CA0">
          <w:rPr>
            <w:w w:val="105"/>
          </w:rPr>
          <w:t xml:space="preserve"> </w:t>
        </w:r>
      </w:ins>
      <w:r>
        <w:rPr>
          <w:w w:val="105"/>
        </w:rPr>
        <w:t>reported in the last decade</w:t>
      </w:r>
      <w:ins w:id="77" w:author="J Chave" w:date="2025-02-12T19:04:00Z" w16du:dateUtc="2025-02-12T18:04:00Z">
        <w:r w:rsidR="00460CA0">
          <w:rPr>
            <w:w w:val="105"/>
          </w:rPr>
          <w:t>, across the range of forest species</w:t>
        </w:r>
      </w:ins>
      <w:r>
        <w:rPr>
          <w:w w:val="105"/>
        </w:rPr>
        <w:t xml:space="preserve"> (</w:t>
      </w:r>
      <w:proofErr w:type="spellStart"/>
      <w:r>
        <w:rPr>
          <w:color w:val="E94D52"/>
          <w:w w:val="105"/>
        </w:rPr>
        <w:t>Senf</w:t>
      </w:r>
      <w:proofErr w:type="spellEnd"/>
      <w:r>
        <w:rPr>
          <w:color w:val="E94D52"/>
          <w:w w:val="105"/>
        </w:rPr>
        <w:t xml:space="preserve"> et al</w:t>
      </w:r>
      <w:r>
        <w:rPr>
          <w:w w:val="105"/>
        </w:rPr>
        <w:t xml:space="preserve">, </w:t>
      </w:r>
      <w:r>
        <w:rPr>
          <w:color w:val="E94D52"/>
          <w:w w:val="105"/>
        </w:rPr>
        <w:t>2020</w:t>
      </w:r>
      <w:r>
        <w:rPr>
          <w:w w:val="105"/>
        </w:rPr>
        <w:t xml:space="preserve">). </w:t>
      </w:r>
      <w:ins w:id="78" w:author="J Chave" w:date="2025-02-12T19:05:00Z" w16du:dateUtc="2025-02-12T18:05:00Z">
        <w:r w:rsidR="00460CA0">
          <w:rPr>
            <w:w w:val="105"/>
          </w:rPr>
          <w:t xml:space="preserve">As a consequence, </w:t>
        </w:r>
      </w:ins>
      <w:del w:id="79" w:author="J Chave" w:date="2025-02-12T19:05:00Z" w16du:dateUtc="2025-02-12T18:05:00Z">
        <w:r w:rsidDel="00460CA0">
          <w:rPr>
            <w:w w:val="105"/>
          </w:rPr>
          <w:delText>These</w:delText>
        </w:r>
        <w:r w:rsidDel="00460CA0">
          <w:rPr>
            <w:spacing w:val="-1"/>
            <w:w w:val="105"/>
          </w:rPr>
          <w:delText xml:space="preserve"> </w:delText>
        </w:r>
        <w:r w:rsidDel="00460CA0">
          <w:rPr>
            <w:w w:val="105"/>
          </w:rPr>
          <w:delText>damages</w:delText>
        </w:r>
        <w:r w:rsidDel="00460CA0">
          <w:rPr>
            <w:spacing w:val="-1"/>
            <w:w w:val="105"/>
          </w:rPr>
          <w:delText xml:space="preserve"> </w:delText>
        </w:r>
        <w:r w:rsidDel="00460CA0">
          <w:rPr>
            <w:w w:val="105"/>
          </w:rPr>
          <w:delText>are</w:delText>
        </w:r>
        <w:r w:rsidDel="00460CA0">
          <w:rPr>
            <w:spacing w:val="-1"/>
            <w:w w:val="105"/>
          </w:rPr>
          <w:delText xml:space="preserve"> </w:delText>
        </w:r>
        <w:r w:rsidDel="00460CA0">
          <w:rPr>
            <w:w w:val="105"/>
          </w:rPr>
          <w:delText>observed</w:delText>
        </w:r>
        <w:r w:rsidDel="00460CA0">
          <w:rPr>
            <w:spacing w:val="-1"/>
            <w:w w:val="105"/>
          </w:rPr>
          <w:delText xml:space="preserve"> </w:delText>
        </w:r>
        <w:r w:rsidDel="00460CA0">
          <w:rPr>
            <w:w w:val="105"/>
          </w:rPr>
          <w:delText>not</w:delText>
        </w:r>
        <w:r w:rsidDel="00460CA0">
          <w:rPr>
            <w:spacing w:val="-1"/>
            <w:w w:val="105"/>
          </w:rPr>
          <w:delText xml:space="preserve"> </w:delText>
        </w:r>
        <w:r w:rsidDel="00460CA0">
          <w:rPr>
            <w:w w:val="105"/>
          </w:rPr>
          <w:delText>only</w:delText>
        </w:r>
        <w:r w:rsidDel="00460CA0">
          <w:rPr>
            <w:spacing w:val="-1"/>
            <w:w w:val="105"/>
          </w:rPr>
          <w:delText xml:space="preserve"> </w:delText>
        </w:r>
        <w:r w:rsidDel="00460CA0">
          <w:rPr>
            <w:w w:val="105"/>
          </w:rPr>
          <w:delText>in</w:delText>
        </w:r>
        <w:r w:rsidDel="00460CA0">
          <w:rPr>
            <w:spacing w:val="-1"/>
            <w:w w:val="105"/>
          </w:rPr>
          <w:delText xml:space="preserve"> </w:delText>
        </w:r>
        <w:r w:rsidDel="00460CA0">
          <w:rPr>
            <w:w w:val="105"/>
          </w:rPr>
          <w:delText>populations</w:delText>
        </w:r>
        <w:r w:rsidDel="00460CA0">
          <w:rPr>
            <w:spacing w:val="-1"/>
            <w:w w:val="105"/>
          </w:rPr>
          <w:delText xml:space="preserve"> </w:delText>
        </w:r>
        <w:r w:rsidDel="00460CA0">
          <w:rPr>
            <w:w w:val="105"/>
          </w:rPr>
          <w:delText>living</w:delText>
        </w:r>
        <w:r w:rsidDel="00460CA0">
          <w:rPr>
            <w:spacing w:val="-1"/>
            <w:w w:val="105"/>
          </w:rPr>
          <w:delText xml:space="preserve"> </w:delText>
        </w:r>
        <w:r w:rsidDel="00460CA0">
          <w:rPr>
            <w:w w:val="105"/>
          </w:rPr>
          <w:delText>at</w:delText>
        </w:r>
        <w:r w:rsidDel="00460CA0">
          <w:rPr>
            <w:spacing w:val="-1"/>
            <w:w w:val="105"/>
          </w:rPr>
          <w:delText xml:space="preserve"> </w:delText>
        </w:r>
        <w:r w:rsidDel="00460CA0">
          <w:rPr>
            <w:w w:val="105"/>
          </w:rPr>
          <w:delText>the</w:delText>
        </w:r>
        <w:r w:rsidDel="00460CA0">
          <w:rPr>
            <w:spacing w:val="-1"/>
            <w:w w:val="105"/>
          </w:rPr>
          <w:delText xml:space="preserve"> </w:delText>
        </w:r>
        <w:r w:rsidDel="00460CA0">
          <w:rPr>
            <w:w w:val="105"/>
          </w:rPr>
          <w:delText>margins</w:delText>
        </w:r>
        <w:r w:rsidDel="00460CA0">
          <w:rPr>
            <w:spacing w:val="-1"/>
            <w:w w:val="105"/>
          </w:rPr>
          <w:delText xml:space="preserve"> </w:delText>
        </w:r>
        <w:r w:rsidDel="00460CA0">
          <w:rPr>
            <w:w w:val="105"/>
          </w:rPr>
          <w:delText>of</w:delText>
        </w:r>
        <w:r w:rsidDel="00460CA0">
          <w:rPr>
            <w:spacing w:val="-1"/>
            <w:w w:val="105"/>
          </w:rPr>
          <w:delText xml:space="preserve"> </w:delText>
        </w:r>
        <w:r w:rsidDel="00460CA0">
          <w:rPr>
            <w:w w:val="105"/>
          </w:rPr>
          <w:delText>their</w:delText>
        </w:r>
        <w:r w:rsidDel="00460CA0">
          <w:rPr>
            <w:spacing w:val="-1"/>
            <w:w w:val="105"/>
          </w:rPr>
          <w:delText xml:space="preserve"> </w:delText>
        </w:r>
        <w:r w:rsidDel="00460CA0">
          <w:rPr>
            <w:w w:val="105"/>
          </w:rPr>
          <w:delText>climatic range, but</w:delText>
        </w:r>
        <w:r w:rsidDel="00460CA0">
          <w:rPr>
            <w:spacing w:val="-1"/>
            <w:w w:val="105"/>
          </w:rPr>
          <w:delText xml:space="preserve"> </w:delText>
        </w:r>
        <w:r w:rsidDel="00460CA0">
          <w:rPr>
            <w:w w:val="105"/>
          </w:rPr>
          <w:delText>also in</w:delText>
        </w:r>
        <w:r w:rsidDel="00460CA0">
          <w:rPr>
            <w:spacing w:val="-1"/>
            <w:w w:val="105"/>
          </w:rPr>
          <w:delText xml:space="preserve"> </w:delText>
        </w:r>
        <w:r w:rsidDel="00460CA0">
          <w:rPr>
            <w:w w:val="105"/>
          </w:rPr>
          <w:delText>those living</w:delText>
        </w:r>
        <w:r w:rsidDel="00460CA0">
          <w:rPr>
            <w:spacing w:val="-1"/>
            <w:w w:val="105"/>
          </w:rPr>
          <w:delText xml:space="preserve"> </w:delText>
        </w:r>
        <w:r w:rsidDel="00460CA0">
          <w:rPr>
            <w:w w:val="105"/>
          </w:rPr>
          <w:delText>in the core of their</w:delText>
        </w:r>
        <w:r w:rsidDel="00460CA0">
          <w:rPr>
            <w:spacing w:val="-1"/>
            <w:w w:val="105"/>
          </w:rPr>
          <w:delText xml:space="preserve"> </w:delText>
        </w:r>
        <w:r w:rsidDel="00460CA0">
          <w:rPr>
            <w:w w:val="105"/>
          </w:rPr>
          <w:delText>range.</w:delText>
        </w:r>
        <w:r w:rsidDel="00460CA0">
          <w:rPr>
            <w:spacing w:val="23"/>
            <w:w w:val="105"/>
          </w:rPr>
          <w:delText xml:space="preserve"> </w:delText>
        </w:r>
        <w:r w:rsidDel="00460CA0">
          <w:rPr>
            <w:w w:val="105"/>
          </w:rPr>
          <w:delText>S</w:delText>
        </w:r>
      </w:del>
      <w:ins w:id="80" w:author="J Chave" w:date="2025-02-12T19:05:00Z" w16du:dateUtc="2025-02-12T18:05:00Z">
        <w:r w:rsidR="00460CA0">
          <w:rPr>
            <w:w w:val="105"/>
          </w:rPr>
          <w:t>s</w:t>
        </w:r>
      </w:ins>
      <w:r>
        <w:rPr>
          <w:w w:val="105"/>
        </w:rPr>
        <w:t>ome European</w:t>
      </w:r>
      <w:r>
        <w:rPr>
          <w:spacing w:val="-1"/>
          <w:w w:val="105"/>
        </w:rPr>
        <w:t xml:space="preserve"> </w:t>
      </w:r>
      <w:r>
        <w:rPr>
          <w:w w:val="105"/>
        </w:rPr>
        <w:t xml:space="preserve">forests </w:t>
      </w:r>
      <w:del w:id="81" w:author="J Chave" w:date="2025-02-12T19:05:00Z" w16du:dateUtc="2025-02-12T18:05:00Z">
        <w:r w:rsidDel="00460CA0">
          <w:rPr>
            <w:w w:val="105"/>
          </w:rPr>
          <w:delText>have even become</w:delText>
        </w:r>
      </w:del>
      <w:ins w:id="82" w:author="J Chave" w:date="2025-02-12T19:05:00Z" w16du:dateUtc="2025-02-12T18:05:00Z">
        <w:r w:rsidR="00460CA0">
          <w:rPr>
            <w:w w:val="105"/>
          </w:rPr>
          <w:t>are now</w:t>
        </w:r>
      </w:ins>
      <w:r>
        <w:rPr>
          <w:w w:val="105"/>
        </w:rPr>
        <w:t xml:space="preserve"> net CO2 sources </w:t>
      </w:r>
      <w:del w:id="83" w:author="J Chave" w:date="2025-02-12T19:05:00Z" w16du:dateUtc="2025-02-12T18:05:00Z">
        <w:r w:rsidDel="00460CA0">
          <w:rPr>
            <w:w w:val="105"/>
          </w:rPr>
          <w:delText xml:space="preserve">recently in some areas </w:delText>
        </w:r>
      </w:del>
      <w:r>
        <w:rPr>
          <w:w w:val="105"/>
        </w:rPr>
        <w:t>(</w:t>
      </w:r>
      <w:r>
        <w:rPr>
          <w:color w:val="E94D52"/>
          <w:w w:val="105"/>
        </w:rPr>
        <w:t xml:space="preserve">Hadden and </w:t>
      </w:r>
      <w:proofErr w:type="spellStart"/>
      <w:r>
        <w:rPr>
          <w:color w:val="E94D52"/>
          <w:w w:val="105"/>
        </w:rPr>
        <w:t>Grelle</w:t>
      </w:r>
      <w:proofErr w:type="spellEnd"/>
      <w:r>
        <w:rPr>
          <w:w w:val="105"/>
        </w:rPr>
        <w:t xml:space="preserve">, </w:t>
      </w:r>
      <w:r>
        <w:rPr>
          <w:color w:val="E94D52"/>
          <w:w w:val="105"/>
        </w:rPr>
        <w:t>2016</w:t>
      </w:r>
      <w:r>
        <w:rPr>
          <w:w w:val="105"/>
        </w:rPr>
        <w:t xml:space="preserve">; </w:t>
      </w:r>
      <w:proofErr w:type="spellStart"/>
      <w:r>
        <w:rPr>
          <w:color w:val="E94D52"/>
          <w:w w:val="105"/>
        </w:rPr>
        <w:t>Karelin</w:t>
      </w:r>
      <w:proofErr w:type="spellEnd"/>
      <w:r>
        <w:rPr>
          <w:color w:val="E94D52"/>
          <w:w w:val="105"/>
        </w:rPr>
        <w:t xml:space="preserve"> et al</w:t>
      </w:r>
      <w:r>
        <w:rPr>
          <w:w w:val="105"/>
        </w:rPr>
        <w:t xml:space="preserve">, </w:t>
      </w:r>
      <w:r>
        <w:rPr>
          <w:color w:val="E94D52"/>
          <w:w w:val="105"/>
        </w:rPr>
        <w:t>2021</w:t>
      </w:r>
      <w:r>
        <w:rPr>
          <w:w w:val="105"/>
        </w:rPr>
        <w:t>), due to decreased growth (</w:t>
      </w:r>
      <w:r>
        <w:rPr>
          <w:color w:val="E94D52"/>
          <w:w w:val="105"/>
        </w:rPr>
        <w:t xml:space="preserve">Hadden and </w:t>
      </w:r>
      <w:proofErr w:type="spellStart"/>
      <w:r>
        <w:rPr>
          <w:color w:val="E94D52"/>
          <w:w w:val="105"/>
        </w:rPr>
        <w:t>Grelle</w:t>
      </w:r>
      <w:proofErr w:type="spellEnd"/>
      <w:r>
        <w:rPr>
          <w:w w:val="105"/>
        </w:rPr>
        <w:t xml:space="preserve">, </w:t>
      </w:r>
      <w:r>
        <w:rPr>
          <w:color w:val="E94D52"/>
          <w:w w:val="105"/>
        </w:rPr>
        <w:t>2016</w:t>
      </w:r>
      <w:r>
        <w:rPr>
          <w:w w:val="105"/>
        </w:rPr>
        <w:t xml:space="preserve">; </w:t>
      </w:r>
      <w:r>
        <w:rPr>
          <w:color w:val="E94D52"/>
          <w:w w:val="105"/>
        </w:rPr>
        <w:t xml:space="preserve">van der </w:t>
      </w:r>
      <w:proofErr w:type="spellStart"/>
      <w:r>
        <w:rPr>
          <w:color w:val="E94D52"/>
          <w:w w:val="105"/>
        </w:rPr>
        <w:t>Woude</w:t>
      </w:r>
      <w:proofErr w:type="spellEnd"/>
      <w:r>
        <w:rPr>
          <w:color w:val="E94D52"/>
          <w:w w:val="105"/>
        </w:rPr>
        <w:t xml:space="preserve"> et al</w:t>
      </w:r>
      <w:r>
        <w:rPr>
          <w:w w:val="105"/>
        </w:rPr>
        <w:t xml:space="preserve">, </w:t>
      </w:r>
      <w:r>
        <w:rPr>
          <w:color w:val="E94D52"/>
          <w:w w:val="105"/>
        </w:rPr>
        <w:t>2023</w:t>
      </w:r>
      <w:r>
        <w:rPr>
          <w:w w:val="105"/>
        </w:rPr>
        <w:t>), increased burned areas (</w:t>
      </w:r>
      <w:proofErr w:type="spellStart"/>
      <w:r>
        <w:rPr>
          <w:color w:val="E94D52"/>
          <w:w w:val="105"/>
        </w:rPr>
        <w:t>Carnicer</w:t>
      </w:r>
      <w:proofErr w:type="spellEnd"/>
      <w:r>
        <w:rPr>
          <w:color w:val="E94D52"/>
          <w:w w:val="105"/>
        </w:rPr>
        <w:t xml:space="preserve"> et al</w:t>
      </w:r>
      <w:r>
        <w:rPr>
          <w:w w:val="105"/>
        </w:rPr>
        <w:t xml:space="preserve">, </w:t>
      </w:r>
      <w:r>
        <w:rPr>
          <w:color w:val="E94D52"/>
          <w:w w:val="105"/>
        </w:rPr>
        <w:t>2022</w:t>
      </w:r>
      <w:r>
        <w:rPr>
          <w:w w:val="105"/>
        </w:rPr>
        <w:t xml:space="preserve">; </w:t>
      </w:r>
      <w:r>
        <w:rPr>
          <w:color w:val="E94D52"/>
          <w:w w:val="105"/>
        </w:rPr>
        <w:t>Kelly et al</w:t>
      </w:r>
      <w:r>
        <w:rPr>
          <w:w w:val="105"/>
        </w:rPr>
        <w:t xml:space="preserve">, </w:t>
      </w:r>
      <w:r>
        <w:rPr>
          <w:color w:val="E94D52"/>
          <w:w w:val="105"/>
        </w:rPr>
        <w:t>2024</w:t>
      </w:r>
      <w:r>
        <w:rPr>
          <w:w w:val="105"/>
        </w:rPr>
        <w:t xml:space="preserve">), and increased </w:t>
      </w:r>
      <w:ins w:id="84" w:author="J Chave" w:date="2025-02-12T19:05:00Z" w16du:dateUtc="2025-02-12T18:05:00Z">
        <w:r w:rsidR="00460CA0">
          <w:rPr>
            <w:w w:val="105"/>
          </w:rPr>
          <w:t xml:space="preserve">pest or drought-related </w:t>
        </w:r>
      </w:ins>
      <w:r>
        <w:rPr>
          <w:w w:val="105"/>
        </w:rPr>
        <w:t xml:space="preserve">dieback driven </w:t>
      </w:r>
      <w:del w:id="85" w:author="J Chave" w:date="2025-02-12T19:06:00Z" w16du:dateUtc="2025-02-12T18:06:00Z">
        <w:r w:rsidDel="00460CA0">
          <w:rPr>
            <w:w w:val="105"/>
          </w:rPr>
          <w:delText xml:space="preserve">by increased drought frequency and intensity and increased vulnerability to pest attacks </w:delText>
        </w:r>
      </w:del>
      <w:r>
        <w:rPr>
          <w:w w:val="105"/>
        </w:rPr>
        <w:t>(</w:t>
      </w:r>
      <w:proofErr w:type="spellStart"/>
      <w:r>
        <w:rPr>
          <w:color w:val="E94D52"/>
          <w:w w:val="105"/>
        </w:rPr>
        <w:t>Cienciala</w:t>
      </w:r>
      <w:proofErr w:type="spellEnd"/>
      <w:r>
        <w:rPr>
          <w:color w:val="E94D52"/>
          <w:w w:val="105"/>
        </w:rPr>
        <w:t xml:space="preserve"> and Melichar</w:t>
      </w:r>
      <w:r>
        <w:rPr>
          <w:w w:val="105"/>
        </w:rPr>
        <w:t xml:space="preserve">, </w:t>
      </w:r>
      <w:r>
        <w:rPr>
          <w:color w:val="E94D52"/>
          <w:w w:val="105"/>
        </w:rPr>
        <w:t>2024</w:t>
      </w:r>
      <w:r>
        <w:rPr>
          <w:w w:val="105"/>
        </w:rPr>
        <w:t xml:space="preserve">; </w:t>
      </w:r>
      <w:proofErr w:type="spellStart"/>
      <w:r>
        <w:rPr>
          <w:color w:val="E94D52"/>
          <w:w w:val="105"/>
        </w:rPr>
        <w:t>Karelin</w:t>
      </w:r>
      <w:proofErr w:type="spellEnd"/>
      <w:r>
        <w:rPr>
          <w:color w:val="E94D52"/>
          <w:w w:val="105"/>
        </w:rPr>
        <w:t xml:space="preserve"> et al</w:t>
      </w:r>
      <w:r>
        <w:rPr>
          <w:w w:val="105"/>
        </w:rPr>
        <w:t xml:space="preserve">, </w:t>
      </w:r>
      <w:r>
        <w:rPr>
          <w:color w:val="E94D52"/>
          <w:w w:val="105"/>
        </w:rPr>
        <w:t>2021</w:t>
      </w:r>
      <w:r>
        <w:rPr>
          <w:w w:val="105"/>
        </w:rPr>
        <w:t xml:space="preserve">; </w:t>
      </w:r>
      <w:proofErr w:type="spellStart"/>
      <w:r>
        <w:rPr>
          <w:color w:val="E94D52"/>
          <w:w w:val="105"/>
        </w:rPr>
        <w:t>Latifovic</w:t>
      </w:r>
      <w:proofErr w:type="spellEnd"/>
      <w:r>
        <w:rPr>
          <w:color w:val="E94D52"/>
          <w:w w:val="105"/>
        </w:rPr>
        <w:t xml:space="preserve"> and Arain</w:t>
      </w:r>
      <w:r>
        <w:rPr>
          <w:w w:val="105"/>
        </w:rPr>
        <w:t xml:space="preserve">, </w:t>
      </w:r>
      <w:r>
        <w:rPr>
          <w:color w:val="E94D52"/>
          <w:w w:val="105"/>
        </w:rPr>
        <w:t>2024</w:t>
      </w:r>
      <w:r>
        <w:rPr>
          <w:w w:val="105"/>
        </w:rPr>
        <w:t>).</w:t>
      </w:r>
      <w:ins w:id="86" w:author="J Chave" w:date="2025-02-12T19:09:00Z" w16du:dateUtc="2025-02-12T18:09:00Z">
        <w:r w:rsidR="00953212">
          <w:rPr>
            <w:w w:val="105"/>
          </w:rPr>
          <w:t xml:space="preserve"> </w:t>
        </w:r>
      </w:ins>
    </w:p>
    <w:p w14:paraId="054E97CF" w14:textId="0ABCA22C" w:rsidR="00F52AD7" w:rsidRDefault="00000000">
      <w:pPr>
        <w:pStyle w:val="Corpsdetexte"/>
        <w:spacing w:before="220" w:line="276" w:lineRule="auto"/>
        <w:ind w:left="188" w:right="409" w:firstLine="8"/>
        <w:jc w:val="both"/>
        <w:pPrChange w:id="87" w:author="J Chave" w:date="2025-02-12T19:09:00Z" w16du:dateUtc="2025-02-12T18:09:00Z">
          <w:pPr>
            <w:pStyle w:val="Corpsdetexte"/>
            <w:spacing w:before="233" w:line="276" w:lineRule="auto"/>
            <w:ind w:left="197" w:right="409"/>
            <w:jc w:val="both"/>
          </w:pPr>
        </w:pPrChange>
      </w:pPr>
      <w:del w:id="88" w:author="J Chave" w:date="2025-02-12T19:09:00Z" w16du:dateUtc="2025-02-12T18:09:00Z">
        <w:r w:rsidDel="00953212">
          <w:rPr>
            <w:w w:val="105"/>
          </w:rPr>
          <w:delText>Forests have nevertheless a major role to play in mitigating climate change and achieving carbon neutrality (</w:delText>
        </w:r>
        <w:r w:rsidDel="00953212">
          <w:rPr>
            <w:color w:val="E94D52"/>
            <w:w w:val="105"/>
          </w:rPr>
          <w:delText>Hyyrynen et al</w:delText>
        </w:r>
        <w:r w:rsidDel="00953212">
          <w:rPr>
            <w:w w:val="105"/>
          </w:rPr>
          <w:delText xml:space="preserve">, </w:delText>
        </w:r>
        <w:r w:rsidDel="00953212">
          <w:rPr>
            <w:color w:val="E94D52"/>
            <w:w w:val="105"/>
          </w:rPr>
          <w:delText>2023</w:delText>
        </w:r>
        <w:r w:rsidDel="00953212">
          <w:rPr>
            <w:w w:val="105"/>
          </w:rPr>
          <w:delText xml:space="preserve">; </w:delText>
        </w:r>
        <w:r w:rsidDel="00953212">
          <w:rPr>
            <w:color w:val="E94D52"/>
            <w:w w:val="105"/>
          </w:rPr>
          <w:delText>Korosuo et al</w:delText>
        </w:r>
        <w:r w:rsidDel="00953212">
          <w:rPr>
            <w:w w:val="105"/>
          </w:rPr>
          <w:delText xml:space="preserve">, </w:delText>
        </w:r>
        <w:r w:rsidDel="00953212">
          <w:rPr>
            <w:color w:val="E94D52"/>
            <w:w w:val="105"/>
          </w:rPr>
          <w:delText>2023</w:delText>
        </w:r>
        <w:r w:rsidDel="00953212">
          <w:rPr>
            <w:w w:val="105"/>
          </w:rPr>
          <w:delText>).</w:delText>
        </w:r>
        <w:r w:rsidDel="00953212">
          <w:rPr>
            <w:spacing w:val="40"/>
            <w:w w:val="105"/>
          </w:rPr>
          <w:delText xml:space="preserve"> </w:delText>
        </w:r>
      </w:del>
      <w:r>
        <w:rPr>
          <w:w w:val="105"/>
        </w:rPr>
        <w:t>Forests managers are facing</w:t>
      </w:r>
      <w:r>
        <w:rPr>
          <w:spacing w:val="-3"/>
          <w:w w:val="105"/>
        </w:rPr>
        <w:t xml:space="preserve"> </w:t>
      </w:r>
      <w:r>
        <w:rPr>
          <w:w w:val="105"/>
        </w:rPr>
        <w:t>unprecedented</w:t>
      </w:r>
      <w:r>
        <w:rPr>
          <w:spacing w:val="-3"/>
          <w:w w:val="105"/>
        </w:rPr>
        <w:t xml:space="preserve"> </w:t>
      </w:r>
      <w:del w:id="89" w:author="J Chave" w:date="2025-02-12T19:09:00Z" w16du:dateUtc="2025-02-12T18:09:00Z">
        <w:r w:rsidDel="00953212">
          <w:rPr>
            <w:w w:val="105"/>
          </w:rPr>
          <w:delText>short-term</w:delText>
        </w:r>
        <w:r w:rsidDel="00953212">
          <w:rPr>
            <w:spacing w:val="-3"/>
            <w:w w:val="105"/>
          </w:rPr>
          <w:delText xml:space="preserve"> </w:delText>
        </w:r>
        <w:r w:rsidDel="00953212">
          <w:rPr>
            <w:w w:val="105"/>
          </w:rPr>
          <w:delText>and</w:delText>
        </w:r>
        <w:r w:rsidDel="00953212">
          <w:rPr>
            <w:spacing w:val="-4"/>
            <w:w w:val="105"/>
          </w:rPr>
          <w:delText xml:space="preserve"> </w:delText>
        </w:r>
        <w:r w:rsidDel="00953212">
          <w:rPr>
            <w:w w:val="105"/>
          </w:rPr>
          <w:delText>long-term</w:delText>
        </w:r>
        <w:r w:rsidDel="00953212">
          <w:rPr>
            <w:spacing w:val="-3"/>
            <w:w w:val="105"/>
          </w:rPr>
          <w:delText xml:space="preserve"> </w:delText>
        </w:r>
      </w:del>
      <w:r>
        <w:rPr>
          <w:w w:val="105"/>
        </w:rPr>
        <w:t>challenges,</w:t>
      </w:r>
      <w:r>
        <w:rPr>
          <w:spacing w:val="-2"/>
          <w:w w:val="105"/>
        </w:rPr>
        <w:t xml:space="preserve"> </w:t>
      </w:r>
      <w:r>
        <w:rPr>
          <w:w w:val="105"/>
        </w:rPr>
        <w:t>as</w:t>
      </w:r>
      <w:r>
        <w:rPr>
          <w:spacing w:val="-4"/>
          <w:w w:val="105"/>
        </w:rPr>
        <w:t xml:space="preserve"> </w:t>
      </w:r>
      <w:r>
        <w:rPr>
          <w:w w:val="105"/>
        </w:rPr>
        <w:t>they</w:t>
      </w:r>
      <w:r>
        <w:rPr>
          <w:spacing w:val="-3"/>
          <w:w w:val="105"/>
        </w:rPr>
        <w:t xml:space="preserve"> </w:t>
      </w:r>
      <w:r>
        <w:rPr>
          <w:w w:val="105"/>
        </w:rPr>
        <w:t>need</w:t>
      </w:r>
      <w:r>
        <w:rPr>
          <w:spacing w:val="-3"/>
          <w:w w:val="105"/>
        </w:rPr>
        <w:t xml:space="preserve"> </w:t>
      </w:r>
      <w:r>
        <w:rPr>
          <w:w w:val="105"/>
        </w:rPr>
        <w:t>to</w:t>
      </w:r>
      <w:r>
        <w:rPr>
          <w:spacing w:val="-3"/>
          <w:w w:val="105"/>
        </w:rPr>
        <w:t xml:space="preserve"> </w:t>
      </w:r>
      <w:r>
        <w:rPr>
          <w:w w:val="105"/>
        </w:rPr>
        <w:t>address</w:t>
      </w:r>
      <w:r>
        <w:rPr>
          <w:spacing w:val="-3"/>
          <w:w w:val="105"/>
        </w:rPr>
        <w:t xml:space="preserve"> </w:t>
      </w:r>
      <w:r>
        <w:rPr>
          <w:w w:val="105"/>
        </w:rPr>
        <w:t xml:space="preserve">current </w:t>
      </w:r>
      <w:del w:id="90" w:author="J Chave" w:date="2025-02-12T19:09:00Z" w16du:dateUtc="2025-02-12T18:09:00Z">
        <w:r w:rsidDel="00953212">
          <w:rPr>
            <w:w w:val="105"/>
          </w:rPr>
          <w:delText xml:space="preserve">dieback </w:delText>
        </w:r>
      </w:del>
      <w:r>
        <w:rPr>
          <w:w w:val="105"/>
        </w:rPr>
        <w:t xml:space="preserve">issues while promoting forest adaptation to climate change. </w:t>
      </w:r>
      <w:del w:id="91" w:author="J Chave" w:date="2025-02-12T19:09:00Z" w16du:dateUtc="2025-02-12T18:09:00Z">
        <w:r w:rsidDel="00953212">
          <w:rPr>
            <w:w w:val="105"/>
          </w:rPr>
          <w:delText>These decisions</w:delText>
        </w:r>
      </w:del>
      <w:ins w:id="92" w:author="J Chave" w:date="2025-02-12T19:10:00Z" w16du:dateUtc="2025-02-12T18:10:00Z">
        <w:r w:rsidR="00953212">
          <w:rPr>
            <w:w w:val="105"/>
          </w:rPr>
          <w:t>Implementation s</w:t>
        </w:r>
      </w:ins>
      <w:ins w:id="93" w:author="J Chave" w:date="2025-02-12T19:09:00Z" w16du:dateUtc="2025-02-12T18:09:00Z">
        <w:r w:rsidR="00953212">
          <w:rPr>
            <w:w w:val="105"/>
          </w:rPr>
          <w:t>trategies</w:t>
        </w:r>
      </w:ins>
      <w:r>
        <w:rPr>
          <w:w w:val="105"/>
        </w:rPr>
        <w:t xml:space="preserve"> </w:t>
      </w:r>
      <w:del w:id="94" w:author="J Chave" w:date="2025-02-12T19:10:00Z" w16du:dateUtc="2025-02-12T18:10:00Z">
        <w:r w:rsidDel="00953212">
          <w:rPr>
            <w:w w:val="105"/>
          </w:rPr>
          <w:delText>have to be made in a context of high uncertainty</w:delText>
        </w:r>
      </w:del>
      <w:ins w:id="95" w:author="J Chave" w:date="2025-02-12T19:10:00Z" w16du:dateUtc="2025-02-12T18:10:00Z">
        <w:r w:rsidR="00953212">
          <w:rPr>
            <w:w w:val="105"/>
          </w:rPr>
          <w:t>are rolled out in spite of the uncertainty of the scenarios</w:t>
        </w:r>
      </w:ins>
      <w:del w:id="96" w:author="J Chave" w:date="2025-02-12T19:10:00Z" w16du:dateUtc="2025-02-12T18:10:00Z">
        <w:r w:rsidDel="00953212">
          <w:rPr>
            <w:w w:val="105"/>
          </w:rPr>
          <w:delText>, because of the lack of data and knowledge about</w:delText>
        </w:r>
        <w:r w:rsidDel="00953212">
          <w:rPr>
            <w:spacing w:val="-5"/>
            <w:w w:val="105"/>
          </w:rPr>
          <w:delText xml:space="preserve"> </w:delText>
        </w:r>
        <w:r w:rsidDel="00953212">
          <w:rPr>
            <w:w w:val="105"/>
          </w:rPr>
          <w:delText>the</w:delText>
        </w:r>
        <w:r w:rsidDel="00953212">
          <w:rPr>
            <w:spacing w:val="-3"/>
            <w:w w:val="105"/>
          </w:rPr>
          <w:delText xml:space="preserve"> </w:delText>
        </w:r>
        <w:r w:rsidDel="00953212">
          <w:rPr>
            <w:w w:val="105"/>
          </w:rPr>
          <w:delText>effects</w:delText>
        </w:r>
        <w:r w:rsidDel="00953212">
          <w:rPr>
            <w:spacing w:val="-4"/>
            <w:w w:val="105"/>
          </w:rPr>
          <w:delText xml:space="preserve"> </w:delText>
        </w:r>
        <w:r w:rsidDel="00953212">
          <w:rPr>
            <w:w w:val="105"/>
          </w:rPr>
          <w:delText>of</w:delText>
        </w:r>
        <w:r w:rsidDel="00953212">
          <w:rPr>
            <w:spacing w:val="-3"/>
            <w:w w:val="105"/>
          </w:rPr>
          <w:delText xml:space="preserve"> </w:delText>
        </w:r>
        <w:r w:rsidDel="00953212">
          <w:rPr>
            <w:w w:val="105"/>
          </w:rPr>
          <w:delText>climate</w:delText>
        </w:r>
        <w:r w:rsidDel="00953212">
          <w:rPr>
            <w:spacing w:val="-4"/>
            <w:w w:val="105"/>
          </w:rPr>
          <w:delText xml:space="preserve"> </w:delText>
        </w:r>
        <w:r w:rsidDel="00953212">
          <w:rPr>
            <w:w w:val="105"/>
          </w:rPr>
          <w:delText>change,</w:delText>
        </w:r>
        <w:r w:rsidDel="00953212">
          <w:rPr>
            <w:spacing w:val="-3"/>
            <w:w w:val="105"/>
          </w:rPr>
          <w:delText xml:space="preserve"> </w:delText>
        </w:r>
        <w:r w:rsidDel="00953212">
          <w:rPr>
            <w:w w:val="105"/>
          </w:rPr>
          <w:delText>interacting</w:delText>
        </w:r>
        <w:r w:rsidDel="00953212">
          <w:rPr>
            <w:spacing w:val="-5"/>
            <w:w w:val="105"/>
          </w:rPr>
          <w:delText xml:space="preserve"> </w:delText>
        </w:r>
        <w:r w:rsidDel="00953212">
          <w:rPr>
            <w:w w:val="105"/>
          </w:rPr>
          <w:delText>with</w:delText>
        </w:r>
        <w:r w:rsidDel="00953212">
          <w:rPr>
            <w:spacing w:val="-4"/>
            <w:w w:val="105"/>
          </w:rPr>
          <w:delText xml:space="preserve"> </w:delText>
        </w:r>
        <w:r w:rsidDel="00953212">
          <w:rPr>
            <w:w w:val="105"/>
          </w:rPr>
          <w:delText>various</w:delText>
        </w:r>
        <w:r w:rsidDel="00953212">
          <w:rPr>
            <w:spacing w:val="-3"/>
            <w:w w:val="105"/>
          </w:rPr>
          <w:delText xml:space="preserve"> </w:delText>
        </w:r>
        <w:r w:rsidDel="00953212">
          <w:rPr>
            <w:w w:val="105"/>
          </w:rPr>
          <w:delText>forest</w:delText>
        </w:r>
        <w:r w:rsidDel="00953212">
          <w:rPr>
            <w:spacing w:val="-4"/>
            <w:w w:val="105"/>
          </w:rPr>
          <w:delText xml:space="preserve"> </w:delText>
        </w:r>
        <w:r w:rsidDel="00953212">
          <w:rPr>
            <w:w w:val="105"/>
          </w:rPr>
          <w:delText>management</w:delText>
        </w:r>
        <w:r w:rsidDel="00953212">
          <w:rPr>
            <w:spacing w:val="-4"/>
            <w:w w:val="105"/>
          </w:rPr>
          <w:delText xml:space="preserve"> </w:delText>
        </w:r>
        <w:r w:rsidDel="00953212">
          <w:rPr>
            <w:spacing w:val="-2"/>
            <w:w w:val="105"/>
          </w:rPr>
          <w:delText>strategies</w:delText>
        </w:r>
      </w:del>
      <w:r>
        <w:rPr>
          <w:spacing w:val="-2"/>
          <w:w w:val="105"/>
        </w:rPr>
        <w:t>.</w:t>
      </w:r>
    </w:p>
    <w:p w14:paraId="3322824B" w14:textId="72A41192" w:rsidR="00F52AD7" w:rsidDel="00D25F76" w:rsidRDefault="00000000">
      <w:pPr>
        <w:pStyle w:val="Corpsdetexte"/>
        <w:spacing w:before="232" w:line="276" w:lineRule="auto"/>
        <w:ind w:left="169" w:right="410" w:firstLine="15"/>
        <w:jc w:val="both"/>
        <w:rPr>
          <w:del w:id="97" w:author="J Chave" w:date="2025-02-12T19:20:00Z" w16du:dateUtc="2025-02-12T18:20:00Z"/>
        </w:rPr>
      </w:pPr>
      <w:commentRangeStart w:id="98"/>
      <w:del w:id="99" w:author="J Chave" w:date="2025-02-12T19:11:00Z" w16du:dateUtc="2025-02-12T18:11:00Z">
        <w:r w:rsidDel="00953212">
          <w:rPr>
            <w:w w:val="105"/>
          </w:rPr>
          <w:delText>While long-term experiments yield unique insights into biological processes at stake, p</w:delText>
        </w:r>
      </w:del>
      <w:ins w:id="100" w:author="J Chave" w:date="2025-02-12T19:11:00Z" w16du:dateUtc="2025-02-12T18:11:00Z">
        <w:r w:rsidR="00953212">
          <w:rPr>
            <w:w w:val="105"/>
          </w:rPr>
          <w:t>P</w:t>
        </w:r>
      </w:ins>
      <w:r>
        <w:rPr>
          <w:w w:val="105"/>
        </w:rPr>
        <w:t xml:space="preserve">redictive </w:t>
      </w:r>
      <w:commentRangeEnd w:id="98"/>
      <w:r w:rsidR="00953212">
        <w:rPr>
          <w:rStyle w:val="Marquedecommentaire"/>
        </w:rPr>
        <w:commentReference w:id="98"/>
      </w:r>
      <w:r>
        <w:rPr>
          <w:w w:val="105"/>
        </w:rPr>
        <w:t xml:space="preserve">ecological models are essential </w:t>
      </w:r>
      <w:del w:id="101" w:author="J Chave" w:date="2025-02-12T19:11:00Z" w16du:dateUtc="2025-02-12T18:11:00Z">
        <w:r w:rsidDel="00953212">
          <w:rPr>
            <w:w w:val="105"/>
          </w:rPr>
          <w:delText>to complement and extend them by examining</w:delText>
        </w:r>
      </w:del>
      <w:ins w:id="102" w:author="J Chave" w:date="2025-02-12T19:11:00Z" w16du:dateUtc="2025-02-12T18:11:00Z">
        <w:r w:rsidR="00953212">
          <w:rPr>
            <w:w w:val="105"/>
          </w:rPr>
          <w:t>to examine</w:t>
        </w:r>
      </w:ins>
      <w:r>
        <w:rPr>
          <w:w w:val="105"/>
        </w:rPr>
        <w:t xml:space="preserve"> the </w:t>
      </w:r>
      <w:ins w:id="103" w:author="J Chave" w:date="2025-02-12T19:11:00Z" w16du:dateUtc="2025-02-12T18:11:00Z">
        <w:r w:rsidR="00953212">
          <w:rPr>
            <w:w w:val="105"/>
          </w:rPr>
          <w:t xml:space="preserve">ecological </w:t>
        </w:r>
      </w:ins>
      <w:r>
        <w:rPr>
          <w:w w:val="105"/>
        </w:rPr>
        <w:t xml:space="preserve">drivers </w:t>
      </w:r>
      <w:del w:id="104" w:author="J Chave" w:date="2025-02-12T19:11:00Z" w16du:dateUtc="2025-02-12T18:11:00Z">
        <w:r w:rsidDel="00953212">
          <w:rPr>
            <w:w w:val="105"/>
          </w:rPr>
          <w:delText>operating at large spatiotemporal scales</w:delText>
        </w:r>
      </w:del>
      <w:ins w:id="105" w:author="J Chave" w:date="2025-02-12T19:11:00Z" w16du:dateUtc="2025-02-12T18:11:00Z">
        <w:r w:rsidR="00953212">
          <w:rPr>
            <w:w w:val="105"/>
          </w:rPr>
          <w:t>across scales</w:t>
        </w:r>
      </w:ins>
      <w:r>
        <w:rPr>
          <w:w w:val="105"/>
        </w:rPr>
        <w:t xml:space="preserve"> (</w:t>
      </w:r>
      <w:r>
        <w:rPr>
          <w:color w:val="E94D52"/>
          <w:w w:val="105"/>
        </w:rPr>
        <w:t>Levins</w:t>
      </w:r>
      <w:r>
        <w:rPr>
          <w:w w:val="105"/>
        </w:rPr>
        <w:t xml:space="preserve">, </w:t>
      </w:r>
      <w:r>
        <w:rPr>
          <w:color w:val="E94D52"/>
          <w:w w:val="105"/>
        </w:rPr>
        <w:t>1993</w:t>
      </w:r>
      <w:r>
        <w:rPr>
          <w:w w:val="105"/>
        </w:rPr>
        <w:t xml:space="preserve">; </w:t>
      </w:r>
      <w:r>
        <w:rPr>
          <w:color w:val="E94D52"/>
          <w:w w:val="105"/>
        </w:rPr>
        <w:t>Mitchell and Dietrich</w:t>
      </w:r>
      <w:r>
        <w:rPr>
          <w:w w:val="105"/>
        </w:rPr>
        <w:t xml:space="preserve">, </w:t>
      </w:r>
      <w:r>
        <w:rPr>
          <w:color w:val="E94D52"/>
          <w:w w:val="105"/>
        </w:rPr>
        <w:t>2006</w:t>
      </w:r>
      <w:r>
        <w:rPr>
          <w:w w:val="105"/>
        </w:rPr>
        <w:t>).</w:t>
      </w:r>
      <w:r>
        <w:rPr>
          <w:spacing w:val="40"/>
          <w:w w:val="105"/>
        </w:rPr>
        <w:t xml:space="preserve"> </w:t>
      </w:r>
      <w:del w:id="106" w:author="J Chave" w:date="2025-02-12T19:12:00Z" w16du:dateUtc="2025-02-12T18:12:00Z">
        <w:r w:rsidDel="00953212">
          <w:rPr>
            <w:w w:val="105"/>
          </w:rPr>
          <w:delText>Some of these models aimed at identifying, at the regional or continental scale, which species will be able to grow in future climatic conditions.</w:delText>
        </w:r>
        <w:r w:rsidDel="00953212">
          <w:rPr>
            <w:spacing w:val="40"/>
            <w:w w:val="105"/>
          </w:rPr>
          <w:delText xml:space="preserve"> </w:delText>
        </w:r>
        <w:r w:rsidDel="00953212">
          <w:rPr>
            <w:w w:val="105"/>
          </w:rPr>
          <w:delText>Most</w:delText>
        </w:r>
      </w:del>
      <w:ins w:id="107" w:author="J Chave" w:date="2025-02-12T19:12:00Z" w16du:dateUtc="2025-02-12T18:12:00Z">
        <w:r w:rsidR="00953212">
          <w:rPr>
            <w:w w:val="105"/>
          </w:rPr>
          <w:t>Most model-based</w:t>
        </w:r>
      </w:ins>
      <w:r>
        <w:rPr>
          <w:w w:val="105"/>
        </w:rPr>
        <w:t xml:space="preserve"> studies project pronounced species range shifts and forest composition changes in Europe</w:t>
      </w:r>
      <w:ins w:id="108" w:author="J Chave" w:date="2025-02-12T19:12:00Z" w16du:dateUtc="2025-02-12T18:12:00Z">
        <w:r w:rsidR="00953212">
          <w:rPr>
            <w:w w:val="105"/>
          </w:rPr>
          <w:t>an forests</w:t>
        </w:r>
      </w:ins>
      <w:r>
        <w:rPr>
          <w:w w:val="105"/>
        </w:rPr>
        <w:t>.</w:t>
      </w:r>
      <w:r>
        <w:rPr>
          <w:spacing w:val="40"/>
          <w:w w:val="105"/>
        </w:rPr>
        <w:t xml:space="preserve"> </w:t>
      </w:r>
      <w:del w:id="109" w:author="J Chave" w:date="2025-02-12T19:12:00Z" w16du:dateUtc="2025-02-12T18:12:00Z">
        <w:r w:rsidDel="00953212">
          <w:rPr>
            <w:w w:val="105"/>
          </w:rPr>
          <w:delText>Deciduous late-successional</w:delText>
        </w:r>
        <w:r w:rsidDel="00953212">
          <w:rPr>
            <w:spacing w:val="-2"/>
            <w:w w:val="105"/>
          </w:rPr>
          <w:delText xml:space="preserve"> </w:delText>
        </w:r>
        <w:r w:rsidDel="00953212">
          <w:rPr>
            <w:w w:val="105"/>
          </w:rPr>
          <w:delText>species,</w:delText>
        </w:r>
        <w:r w:rsidDel="00953212">
          <w:rPr>
            <w:spacing w:val="-3"/>
            <w:w w:val="105"/>
          </w:rPr>
          <w:delText xml:space="preserve"> </w:delText>
        </w:r>
        <w:r w:rsidDel="00953212">
          <w:rPr>
            <w:w w:val="105"/>
          </w:rPr>
          <w:delText>mostly</w:delText>
        </w:r>
        <w:r w:rsidDel="00953212">
          <w:rPr>
            <w:spacing w:val="-2"/>
            <w:w w:val="105"/>
          </w:rPr>
          <w:delText xml:space="preserve"> </w:delText>
        </w:r>
        <w:r w:rsidDel="00953212">
          <w:rPr>
            <w:w w:val="105"/>
          </w:rPr>
          <w:delText>o</w:delText>
        </w:r>
      </w:del>
      <w:ins w:id="110" w:author="J Chave" w:date="2025-02-12T19:12:00Z" w16du:dateUtc="2025-02-12T18:12:00Z">
        <w:r w:rsidR="00953212">
          <w:rPr>
            <w:w w:val="105"/>
          </w:rPr>
          <w:t>O</w:t>
        </w:r>
      </w:ins>
      <w:r>
        <w:rPr>
          <w:w w:val="105"/>
        </w:rPr>
        <w:t>aks</w:t>
      </w:r>
      <w:r>
        <w:rPr>
          <w:spacing w:val="-3"/>
          <w:w w:val="105"/>
        </w:rPr>
        <w:t xml:space="preserve"> </w:t>
      </w:r>
      <w:r>
        <w:rPr>
          <w:w w:val="105"/>
        </w:rPr>
        <w:t>(</w:t>
      </w:r>
      <w:r>
        <w:rPr>
          <w:i/>
          <w:w w:val="105"/>
        </w:rPr>
        <w:t xml:space="preserve">Quercus </w:t>
      </w:r>
      <w:proofErr w:type="spellStart"/>
      <w:r>
        <w:rPr>
          <w:i/>
          <w:w w:val="105"/>
        </w:rPr>
        <w:t>robur</w:t>
      </w:r>
      <w:proofErr w:type="spellEnd"/>
      <w:r>
        <w:rPr>
          <w:i/>
          <w:w w:val="105"/>
        </w:rPr>
        <w:t xml:space="preserve"> </w:t>
      </w:r>
      <w:r>
        <w:rPr>
          <w:w w:val="105"/>
        </w:rPr>
        <w:t>L.,</w:t>
      </w:r>
      <w:r>
        <w:rPr>
          <w:spacing w:val="-2"/>
          <w:w w:val="105"/>
        </w:rPr>
        <w:t xml:space="preserve"> </w:t>
      </w:r>
      <w:r>
        <w:rPr>
          <w:i/>
          <w:w w:val="105"/>
        </w:rPr>
        <w:t xml:space="preserve">Quercus petraea </w:t>
      </w:r>
      <w:r>
        <w:rPr>
          <w:w w:val="105"/>
        </w:rPr>
        <w:t xml:space="preserve">(Matt.) </w:t>
      </w:r>
      <w:proofErr w:type="spellStart"/>
      <w:r>
        <w:rPr>
          <w:w w:val="105"/>
        </w:rPr>
        <w:t>Liebl</w:t>
      </w:r>
      <w:proofErr w:type="spellEnd"/>
      <w:r>
        <w:rPr>
          <w:w w:val="105"/>
        </w:rPr>
        <w:t>.) and beech (</w:t>
      </w:r>
      <w:r>
        <w:rPr>
          <w:i/>
          <w:w w:val="105"/>
        </w:rPr>
        <w:t xml:space="preserve">Fagus sylvatica </w:t>
      </w:r>
      <w:r>
        <w:rPr>
          <w:w w:val="105"/>
        </w:rPr>
        <w:t xml:space="preserve">L.), </w:t>
      </w:r>
      <w:del w:id="111" w:author="J Chave" w:date="2025-02-12T19:12:00Z" w16du:dateUtc="2025-02-12T18:12:00Z">
        <w:r w:rsidDel="00953212">
          <w:rPr>
            <w:w w:val="105"/>
          </w:rPr>
          <w:delText>are expected</w:delText>
        </w:r>
      </w:del>
      <w:ins w:id="112" w:author="J Chave" w:date="2025-02-12T19:12:00Z" w16du:dateUtc="2025-02-12T18:12:00Z">
        <w:r w:rsidR="00953212">
          <w:rPr>
            <w:w w:val="105"/>
          </w:rPr>
          <w:t>have been predicted</w:t>
        </w:r>
      </w:ins>
      <w:r>
        <w:rPr>
          <w:w w:val="105"/>
        </w:rPr>
        <w:t xml:space="preserve"> to expand their range towards North-eastern Europe </w:t>
      </w:r>
      <w:del w:id="113" w:author="J Chave" w:date="2025-02-12T19:13:00Z" w16du:dateUtc="2025-02-12T18:13:00Z">
        <w:r w:rsidDel="00953212">
          <w:rPr>
            <w:w w:val="105"/>
          </w:rPr>
          <w:delText xml:space="preserve">and </w:delText>
        </w:r>
      </w:del>
      <w:ins w:id="114" w:author="J Chave" w:date="2025-02-12T19:13:00Z" w16du:dateUtc="2025-02-12T18:13:00Z">
        <w:r w:rsidR="00953212">
          <w:rPr>
            <w:w w:val="105"/>
          </w:rPr>
          <w:t xml:space="preserve">but to </w:t>
        </w:r>
      </w:ins>
      <w:r>
        <w:rPr>
          <w:w w:val="105"/>
        </w:rPr>
        <w:t>decline in</w:t>
      </w:r>
      <w:ins w:id="115" w:author="J Chave" w:date="2025-02-12T19:13:00Z" w16du:dateUtc="2025-02-12T18:13:00Z">
        <w:r w:rsidR="00953212">
          <w:rPr>
            <w:w w:val="105"/>
          </w:rPr>
          <w:t xml:space="preserve"> Southern Europe and in</w:t>
        </w:r>
      </w:ins>
      <w:r>
        <w:rPr>
          <w:w w:val="105"/>
        </w:rPr>
        <w:t xml:space="preserve"> France </w:t>
      </w:r>
      <w:commentRangeStart w:id="116"/>
      <w:r>
        <w:rPr>
          <w:w w:val="105"/>
        </w:rPr>
        <w:t>(</w:t>
      </w:r>
      <w:proofErr w:type="spellStart"/>
      <w:r>
        <w:rPr>
          <w:color w:val="E94D52"/>
          <w:w w:val="105"/>
        </w:rPr>
        <w:t>Dyderski</w:t>
      </w:r>
      <w:proofErr w:type="spellEnd"/>
      <w:r>
        <w:rPr>
          <w:color w:val="E94D52"/>
          <w:w w:val="105"/>
        </w:rPr>
        <w:t xml:space="preserve"> et al</w:t>
      </w:r>
      <w:r>
        <w:rPr>
          <w:w w:val="105"/>
        </w:rPr>
        <w:t xml:space="preserve">, </w:t>
      </w:r>
      <w:r>
        <w:rPr>
          <w:color w:val="E94D52"/>
          <w:w w:val="105"/>
        </w:rPr>
        <w:t>2018</w:t>
      </w:r>
      <w:r>
        <w:rPr>
          <w:w w:val="105"/>
        </w:rPr>
        <w:t xml:space="preserve">; </w:t>
      </w:r>
      <w:proofErr w:type="spellStart"/>
      <w:r>
        <w:rPr>
          <w:color w:val="E94D52"/>
          <w:w w:val="105"/>
        </w:rPr>
        <w:t>Hanewinkel</w:t>
      </w:r>
      <w:proofErr w:type="spellEnd"/>
      <w:r>
        <w:rPr>
          <w:color w:val="E94D52"/>
          <w:w w:val="105"/>
        </w:rPr>
        <w:t xml:space="preserve"> et al</w:t>
      </w:r>
      <w:r>
        <w:rPr>
          <w:w w:val="105"/>
        </w:rPr>
        <w:t xml:space="preserve">, </w:t>
      </w:r>
      <w:r>
        <w:rPr>
          <w:color w:val="E94D52"/>
          <w:w w:val="105"/>
        </w:rPr>
        <w:t>2013</w:t>
      </w:r>
      <w:r>
        <w:rPr>
          <w:w w:val="105"/>
        </w:rPr>
        <w:t xml:space="preserve">; </w:t>
      </w:r>
      <w:proofErr w:type="spellStart"/>
      <w:r>
        <w:rPr>
          <w:color w:val="E94D52"/>
          <w:w w:val="105"/>
        </w:rPr>
        <w:t>Hickler</w:t>
      </w:r>
      <w:proofErr w:type="spellEnd"/>
      <w:r>
        <w:rPr>
          <w:color w:val="E94D52"/>
          <w:w w:val="105"/>
        </w:rPr>
        <w:t xml:space="preserve"> et al</w:t>
      </w:r>
      <w:r>
        <w:rPr>
          <w:w w:val="105"/>
        </w:rPr>
        <w:t xml:space="preserve">, </w:t>
      </w:r>
      <w:r>
        <w:rPr>
          <w:color w:val="E94D52"/>
          <w:w w:val="105"/>
        </w:rPr>
        <w:t>2012</w:t>
      </w:r>
      <w:r>
        <w:rPr>
          <w:w w:val="105"/>
        </w:rPr>
        <w:t>;</w:t>
      </w:r>
      <w:r>
        <w:rPr>
          <w:spacing w:val="-2"/>
          <w:w w:val="105"/>
        </w:rPr>
        <w:t xml:space="preserve"> </w:t>
      </w:r>
      <w:proofErr w:type="spellStart"/>
      <w:r>
        <w:rPr>
          <w:color w:val="E94D52"/>
          <w:w w:val="105"/>
        </w:rPr>
        <w:t>Saltré</w:t>
      </w:r>
      <w:proofErr w:type="spellEnd"/>
      <w:r>
        <w:rPr>
          <w:color w:val="E94D52"/>
          <w:spacing w:val="-2"/>
          <w:w w:val="105"/>
        </w:rPr>
        <w:t xml:space="preserve"> </w:t>
      </w:r>
      <w:r>
        <w:rPr>
          <w:color w:val="E94D52"/>
          <w:w w:val="105"/>
        </w:rPr>
        <w:t>et</w:t>
      </w:r>
      <w:r>
        <w:rPr>
          <w:color w:val="E94D52"/>
          <w:spacing w:val="-2"/>
          <w:w w:val="105"/>
        </w:rPr>
        <w:t xml:space="preserve"> </w:t>
      </w:r>
      <w:r>
        <w:rPr>
          <w:color w:val="E94D52"/>
          <w:w w:val="105"/>
        </w:rPr>
        <w:t>al</w:t>
      </w:r>
      <w:r>
        <w:rPr>
          <w:w w:val="105"/>
        </w:rPr>
        <w:t>,</w:t>
      </w:r>
      <w:r>
        <w:rPr>
          <w:spacing w:val="-2"/>
          <w:w w:val="105"/>
        </w:rPr>
        <w:t xml:space="preserve"> </w:t>
      </w:r>
      <w:r>
        <w:rPr>
          <w:color w:val="E94D52"/>
          <w:w w:val="105"/>
        </w:rPr>
        <w:t>2015</w:t>
      </w:r>
      <w:r>
        <w:rPr>
          <w:w w:val="105"/>
        </w:rPr>
        <w:t>;</w:t>
      </w:r>
      <w:r>
        <w:rPr>
          <w:spacing w:val="-2"/>
          <w:w w:val="105"/>
        </w:rPr>
        <w:t xml:space="preserve"> </w:t>
      </w:r>
      <w:r>
        <w:rPr>
          <w:color w:val="E94D52"/>
          <w:w w:val="105"/>
        </w:rPr>
        <w:t>Schueler</w:t>
      </w:r>
      <w:r>
        <w:rPr>
          <w:color w:val="E94D52"/>
          <w:spacing w:val="-2"/>
          <w:w w:val="105"/>
        </w:rPr>
        <w:t xml:space="preserve"> </w:t>
      </w:r>
      <w:r>
        <w:rPr>
          <w:color w:val="E94D52"/>
          <w:w w:val="105"/>
        </w:rPr>
        <w:t>et</w:t>
      </w:r>
      <w:r>
        <w:rPr>
          <w:color w:val="E94D52"/>
          <w:spacing w:val="-2"/>
          <w:w w:val="105"/>
        </w:rPr>
        <w:t xml:space="preserve"> </w:t>
      </w:r>
      <w:r>
        <w:rPr>
          <w:color w:val="E94D52"/>
          <w:w w:val="105"/>
        </w:rPr>
        <w:t>al</w:t>
      </w:r>
      <w:r>
        <w:rPr>
          <w:w w:val="105"/>
        </w:rPr>
        <w:t>,</w:t>
      </w:r>
      <w:r>
        <w:rPr>
          <w:spacing w:val="-2"/>
          <w:w w:val="105"/>
        </w:rPr>
        <w:t xml:space="preserve"> </w:t>
      </w:r>
      <w:r>
        <w:rPr>
          <w:color w:val="E94D52"/>
          <w:w w:val="105"/>
        </w:rPr>
        <w:t>2014</w:t>
      </w:r>
      <w:r>
        <w:rPr>
          <w:w w:val="105"/>
        </w:rPr>
        <w:t>;</w:t>
      </w:r>
      <w:r>
        <w:rPr>
          <w:spacing w:val="-2"/>
          <w:w w:val="105"/>
        </w:rPr>
        <w:t xml:space="preserve"> </w:t>
      </w:r>
      <w:proofErr w:type="spellStart"/>
      <w:r>
        <w:rPr>
          <w:color w:val="E94D52"/>
          <w:w w:val="105"/>
        </w:rPr>
        <w:t>Takolander</w:t>
      </w:r>
      <w:proofErr w:type="spellEnd"/>
      <w:r>
        <w:rPr>
          <w:color w:val="E94D52"/>
          <w:spacing w:val="-2"/>
          <w:w w:val="105"/>
        </w:rPr>
        <w:t xml:space="preserve"> </w:t>
      </w:r>
      <w:r>
        <w:rPr>
          <w:color w:val="E94D52"/>
          <w:w w:val="105"/>
        </w:rPr>
        <w:t>et</w:t>
      </w:r>
      <w:r>
        <w:rPr>
          <w:color w:val="E94D52"/>
          <w:spacing w:val="-2"/>
          <w:w w:val="105"/>
        </w:rPr>
        <w:t xml:space="preserve"> </w:t>
      </w:r>
      <w:r>
        <w:rPr>
          <w:color w:val="E94D52"/>
          <w:w w:val="105"/>
        </w:rPr>
        <w:t>al</w:t>
      </w:r>
      <w:r>
        <w:rPr>
          <w:w w:val="105"/>
        </w:rPr>
        <w:t>,</w:t>
      </w:r>
      <w:r>
        <w:rPr>
          <w:spacing w:val="-2"/>
          <w:w w:val="105"/>
        </w:rPr>
        <w:t xml:space="preserve"> </w:t>
      </w:r>
      <w:r>
        <w:rPr>
          <w:color w:val="E94D52"/>
          <w:w w:val="105"/>
        </w:rPr>
        <w:t>2019</w:t>
      </w:r>
      <w:r>
        <w:rPr>
          <w:w w:val="105"/>
        </w:rPr>
        <w:t>;</w:t>
      </w:r>
      <w:r>
        <w:rPr>
          <w:spacing w:val="-2"/>
          <w:w w:val="105"/>
        </w:rPr>
        <w:t xml:space="preserve"> </w:t>
      </w:r>
      <w:proofErr w:type="spellStart"/>
      <w:r>
        <w:rPr>
          <w:color w:val="E94D52"/>
          <w:w w:val="105"/>
        </w:rPr>
        <w:t>Wessely</w:t>
      </w:r>
      <w:proofErr w:type="spellEnd"/>
      <w:r>
        <w:rPr>
          <w:color w:val="E94D52"/>
          <w:spacing w:val="-2"/>
          <w:w w:val="105"/>
        </w:rPr>
        <w:t xml:space="preserve"> </w:t>
      </w:r>
      <w:r>
        <w:rPr>
          <w:color w:val="E94D52"/>
          <w:w w:val="105"/>
        </w:rPr>
        <w:t>et</w:t>
      </w:r>
      <w:r>
        <w:rPr>
          <w:color w:val="E94D52"/>
          <w:spacing w:val="-2"/>
          <w:w w:val="105"/>
        </w:rPr>
        <w:t xml:space="preserve"> </w:t>
      </w:r>
      <w:r>
        <w:rPr>
          <w:color w:val="E94D52"/>
          <w:w w:val="105"/>
        </w:rPr>
        <w:t>al</w:t>
      </w:r>
      <w:r>
        <w:rPr>
          <w:w w:val="105"/>
        </w:rPr>
        <w:t>,</w:t>
      </w:r>
      <w:r>
        <w:rPr>
          <w:spacing w:val="-2"/>
          <w:w w:val="105"/>
        </w:rPr>
        <w:t xml:space="preserve"> </w:t>
      </w:r>
      <w:r>
        <w:rPr>
          <w:color w:val="E94D52"/>
          <w:w w:val="105"/>
        </w:rPr>
        <w:t>2024</w:t>
      </w:r>
      <w:r>
        <w:rPr>
          <w:w w:val="105"/>
        </w:rPr>
        <w:t>).</w:t>
      </w:r>
      <w:commentRangeEnd w:id="116"/>
      <w:r w:rsidR="00953212">
        <w:rPr>
          <w:rStyle w:val="Marquedecommentaire"/>
        </w:rPr>
        <w:commentReference w:id="116"/>
      </w:r>
      <w:r>
        <w:rPr>
          <w:w w:val="105"/>
        </w:rPr>
        <w:t xml:space="preserve"> Areas suitable for Mediterranean oak forests</w:t>
      </w:r>
      <w:del w:id="117" w:author="J Chave" w:date="2025-02-12T19:16:00Z" w16du:dateUtc="2025-02-12T18:16:00Z">
        <w:r w:rsidDel="00953212">
          <w:rPr>
            <w:w w:val="105"/>
          </w:rPr>
          <w:delText>,</w:delText>
        </w:r>
      </w:del>
      <w:r>
        <w:rPr>
          <w:w w:val="105"/>
        </w:rPr>
        <w:t xml:space="preserve"> </w:t>
      </w:r>
      <w:del w:id="118" w:author="J Chave" w:date="2025-02-12T19:15:00Z" w16du:dateUtc="2025-02-12T18:15:00Z">
        <w:r w:rsidDel="00953212">
          <w:rPr>
            <w:w w:val="105"/>
          </w:rPr>
          <w:delText xml:space="preserve">including for evergreen oak, </w:delText>
        </w:r>
      </w:del>
      <w:r>
        <w:rPr>
          <w:w w:val="105"/>
        </w:rPr>
        <w:t xml:space="preserve">should </w:t>
      </w:r>
      <w:commentRangeStart w:id="119"/>
      <w:r>
        <w:rPr>
          <w:w w:val="105"/>
        </w:rPr>
        <w:t xml:space="preserve">increase </w:t>
      </w:r>
      <w:commentRangeEnd w:id="119"/>
      <w:r w:rsidR="00953212">
        <w:rPr>
          <w:rStyle w:val="Marquedecommentaire"/>
        </w:rPr>
        <w:commentReference w:id="119"/>
      </w:r>
      <w:r>
        <w:rPr>
          <w:w w:val="105"/>
        </w:rPr>
        <w:t>(</w:t>
      </w:r>
      <w:proofErr w:type="spellStart"/>
      <w:r>
        <w:rPr>
          <w:color w:val="E94D52"/>
          <w:w w:val="105"/>
        </w:rPr>
        <w:t>Hanewinkel</w:t>
      </w:r>
      <w:proofErr w:type="spellEnd"/>
      <w:r>
        <w:rPr>
          <w:color w:val="E94D52"/>
          <w:w w:val="105"/>
        </w:rPr>
        <w:t xml:space="preserve"> et al</w:t>
      </w:r>
      <w:r>
        <w:rPr>
          <w:w w:val="105"/>
        </w:rPr>
        <w:t xml:space="preserve">, </w:t>
      </w:r>
      <w:r>
        <w:rPr>
          <w:color w:val="E94D52"/>
          <w:w w:val="105"/>
        </w:rPr>
        <w:t>2013</w:t>
      </w:r>
      <w:r>
        <w:rPr>
          <w:w w:val="105"/>
        </w:rPr>
        <w:t xml:space="preserve">; </w:t>
      </w:r>
      <w:proofErr w:type="spellStart"/>
      <w:r>
        <w:rPr>
          <w:color w:val="E94D52"/>
          <w:w w:val="105"/>
        </w:rPr>
        <w:t>Ohlemüller</w:t>
      </w:r>
      <w:proofErr w:type="spellEnd"/>
      <w:r>
        <w:rPr>
          <w:color w:val="E94D52"/>
          <w:w w:val="105"/>
        </w:rPr>
        <w:t xml:space="preserve"> et al</w:t>
      </w:r>
      <w:r>
        <w:rPr>
          <w:w w:val="105"/>
        </w:rPr>
        <w:t xml:space="preserve">, </w:t>
      </w:r>
      <w:r>
        <w:rPr>
          <w:color w:val="E94D52"/>
          <w:w w:val="105"/>
        </w:rPr>
        <w:t>2006</w:t>
      </w:r>
      <w:r>
        <w:rPr>
          <w:w w:val="105"/>
        </w:rPr>
        <w:t xml:space="preserve">; </w:t>
      </w:r>
      <w:proofErr w:type="spellStart"/>
      <w:r>
        <w:rPr>
          <w:color w:val="E94D52"/>
          <w:w w:val="105"/>
        </w:rPr>
        <w:t>Takolander</w:t>
      </w:r>
      <w:proofErr w:type="spellEnd"/>
      <w:r>
        <w:rPr>
          <w:color w:val="E94D52"/>
          <w:w w:val="105"/>
        </w:rPr>
        <w:t xml:space="preserve"> et al</w:t>
      </w:r>
      <w:r>
        <w:rPr>
          <w:w w:val="105"/>
        </w:rPr>
        <w:t xml:space="preserve">, </w:t>
      </w:r>
      <w:r>
        <w:rPr>
          <w:color w:val="E94D52"/>
          <w:w w:val="105"/>
        </w:rPr>
        <w:t>2019</w:t>
      </w:r>
      <w:r>
        <w:rPr>
          <w:w w:val="105"/>
        </w:rPr>
        <w:t xml:space="preserve">). </w:t>
      </w:r>
      <w:del w:id="120" w:author="J Chave" w:date="2025-02-12T19:16:00Z" w16du:dateUtc="2025-02-12T18:16:00Z">
        <w:r w:rsidDel="00953212">
          <w:rPr>
            <w:w w:val="105"/>
          </w:rPr>
          <w:delText>On the contrary</w:delText>
        </w:r>
      </w:del>
      <w:ins w:id="121" w:author="J Chave" w:date="2025-02-12T19:16:00Z" w16du:dateUtc="2025-02-12T18:16:00Z">
        <w:r w:rsidR="00953212">
          <w:rPr>
            <w:w w:val="105"/>
          </w:rPr>
          <w:t>In contrast</w:t>
        </w:r>
      </w:ins>
      <w:r>
        <w:rPr>
          <w:w w:val="105"/>
        </w:rPr>
        <w:t>, coniferous trees, such as spruce (</w:t>
      </w:r>
      <w:r>
        <w:rPr>
          <w:i/>
          <w:w w:val="105"/>
        </w:rPr>
        <w:t xml:space="preserve">Picea abies </w:t>
      </w:r>
      <w:r>
        <w:rPr>
          <w:w w:val="105"/>
        </w:rPr>
        <w:t>L.) or pine (</w:t>
      </w:r>
      <w:r>
        <w:rPr>
          <w:i/>
          <w:w w:val="105"/>
        </w:rPr>
        <w:t xml:space="preserve">Pinus sylvestris </w:t>
      </w:r>
      <w:r>
        <w:rPr>
          <w:w w:val="105"/>
        </w:rPr>
        <w:t xml:space="preserve">L.), </w:t>
      </w:r>
      <w:del w:id="122" w:author="J Chave" w:date="2025-02-12T19:16:00Z" w16du:dateUtc="2025-02-12T18:16:00Z">
        <w:r w:rsidDel="00953212">
          <w:rPr>
            <w:w w:val="105"/>
          </w:rPr>
          <w:delText xml:space="preserve">may </w:delText>
        </w:r>
      </w:del>
      <w:ins w:id="123" w:author="J Chave" w:date="2025-02-12T19:16:00Z" w16du:dateUtc="2025-02-12T18:16:00Z">
        <w:r w:rsidR="00953212">
          <w:rPr>
            <w:w w:val="105"/>
          </w:rPr>
          <w:t xml:space="preserve">are expected to </w:t>
        </w:r>
      </w:ins>
      <w:proofErr w:type="spellStart"/>
      <w:r>
        <w:rPr>
          <w:w w:val="105"/>
        </w:rPr>
        <w:t>loose</w:t>
      </w:r>
      <w:proofErr w:type="spellEnd"/>
      <w:r>
        <w:rPr>
          <w:w w:val="105"/>
        </w:rPr>
        <w:t xml:space="preserve"> large</w:t>
      </w:r>
      <w:r>
        <w:rPr>
          <w:spacing w:val="-6"/>
          <w:w w:val="105"/>
        </w:rPr>
        <w:t xml:space="preserve"> </w:t>
      </w:r>
      <w:r>
        <w:rPr>
          <w:w w:val="105"/>
        </w:rPr>
        <w:t>portions</w:t>
      </w:r>
      <w:r>
        <w:rPr>
          <w:spacing w:val="-6"/>
          <w:w w:val="105"/>
        </w:rPr>
        <w:t xml:space="preserve"> </w:t>
      </w:r>
      <w:r>
        <w:rPr>
          <w:w w:val="105"/>
        </w:rPr>
        <w:t>of</w:t>
      </w:r>
      <w:r>
        <w:rPr>
          <w:spacing w:val="-6"/>
          <w:w w:val="105"/>
        </w:rPr>
        <w:t xml:space="preserve"> </w:t>
      </w:r>
      <w:r>
        <w:rPr>
          <w:w w:val="105"/>
        </w:rPr>
        <w:t>their</w:t>
      </w:r>
      <w:r>
        <w:rPr>
          <w:spacing w:val="-6"/>
          <w:w w:val="105"/>
        </w:rPr>
        <w:t xml:space="preserve"> </w:t>
      </w:r>
      <w:r>
        <w:rPr>
          <w:w w:val="105"/>
        </w:rPr>
        <w:t>current</w:t>
      </w:r>
      <w:r>
        <w:rPr>
          <w:spacing w:val="-6"/>
          <w:w w:val="105"/>
        </w:rPr>
        <w:t xml:space="preserve"> </w:t>
      </w:r>
      <w:r>
        <w:rPr>
          <w:w w:val="105"/>
        </w:rPr>
        <w:t>range</w:t>
      </w:r>
      <w:r>
        <w:rPr>
          <w:spacing w:val="-7"/>
          <w:w w:val="105"/>
        </w:rPr>
        <w:t xml:space="preserve"> </w:t>
      </w:r>
      <w:r>
        <w:rPr>
          <w:w w:val="105"/>
        </w:rPr>
        <w:t>(</w:t>
      </w:r>
      <w:proofErr w:type="spellStart"/>
      <w:r>
        <w:rPr>
          <w:color w:val="E94D52"/>
          <w:w w:val="105"/>
        </w:rPr>
        <w:t>Hanewinkel</w:t>
      </w:r>
      <w:proofErr w:type="spellEnd"/>
      <w:r>
        <w:rPr>
          <w:color w:val="E94D52"/>
          <w:spacing w:val="-7"/>
          <w:w w:val="105"/>
        </w:rPr>
        <w:t xml:space="preserve"> </w:t>
      </w:r>
      <w:r>
        <w:rPr>
          <w:color w:val="E94D52"/>
          <w:w w:val="105"/>
        </w:rPr>
        <w:t>et</w:t>
      </w:r>
      <w:r>
        <w:rPr>
          <w:color w:val="E94D52"/>
          <w:spacing w:val="-6"/>
          <w:w w:val="105"/>
        </w:rPr>
        <w:t xml:space="preserve"> </w:t>
      </w:r>
      <w:r>
        <w:rPr>
          <w:color w:val="E94D52"/>
          <w:w w:val="105"/>
        </w:rPr>
        <w:t>al</w:t>
      </w:r>
      <w:r>
        <w:rPr>
          <w:w w:val="105"/>
        </w:rPr>
        <w:t>,</w:t>
      </w:r>
      <w:r>
        <w:rPr>
          <w:spacing w:val="-7"/>
          <w:w w:val="105"/>
        </w:rPr>
        <w:t xml:space="preserve"> </w:t>
      </w:r>
      <w:r>
        <w:rPr>
          <w:color w:val="E94D52"/>
          <w:w w:val="105"/>
        </w:rPr>
        <w:t>2013</w:t>
      </w:r>
      <w:r>
        <w:rPr>
          <w:w w:val="105"/>
        </w:rPr>
        <w:t>;</w:t>
      </w:r>
      <w:r>
        <w:rPr>
          <w:spacing w:val="-6"/>
          <w:w w:val="105"/>
        </w:rPr>
        <w:t xml:space="preserve"> </w:t>
      </w:r>
      <w:r>
        <w:rPr>
          <w:color w:val="E94D52"/>
          <w:w w:val="105"/>
        </w:rPr>
        <w:t>Schueler</w:t>
      </w:r>
      <w:r>
        <w:rPr>
          <w:color w:val="E94D52"/>
          <w:spacing w:val="-6"/>
          <w:w w:val="105"/>
        </w:rPr>
        <w:t xml:space="preserve"> </w:t>
      </w:r>
      <w:r>
        <w:rPr>
          <w:color w:val="E94D52"/>
          <w:w w:val="105"/>
        </w:rPr>
        <w:t>et</w:t>
      </w:r>
      <w:r>
        <w:rPr>
          <w:color w:val="E94D52"/>
          <w:spacing w:val="-6"/>
          <w:w w:val="105"/>
        </w:rPr>
        <w:t xml:space="preserve"> </w:t>
      </w:r>
      <w:r>
        <w:rPr>
          <w:color w:val="E94D52"/>
          <w:w w:val="105"/>
        </w:rPr>
        <w:t>al</w:t>
      </w:r>
      <w:r>
        <w:rPr>
          <w:w w:val="105"/>
        </w:rPr>
        <w:t>,</w:t>
      </w:r>
      <w:r>
        <w:rPr>
          <w:spacing w:val="-7"/>
          <w:w w:val="105"/>
        </w:rPr>
        <w:t xml:space="preserve"> </w:t>
      </w:r>
      <w:r>
        <w:rPr>
          <w:color w:val="E94D52"/>
          <w:w w:val="105"/>
        </w:rPr>
        <w:t>2014</w:t>
      </w:r>
      <w:r>
        <w:rPr>
          <w:w w:val="105"/>
        </w:rPr>
        <w:t>;</w:t>
      </w:r>
      <w:r>
        <w:rPr>
          <w:spacing w:val="-6"/>
          <w:w w:val="105"/>
        </w:rPr>
        <w:t xml:space="preserve"> </w:t>
      </w:r>
      <w:proofErr w:type="spellStart"/>
      <w:r>
        <w:rPr>
          <w:color w:val="E94D52"/>
          <w:w w:val="105"/>
        </w:rPr>
        <w:t>Wessely</w:t>
      </w:r>
      <w:proofErr w:type="spellEnd"/>
      <w:r>
        <w:rPr>
          <w:color w:val="E94D52"/>
          <w:w w:val="105"/>
        </w:rPr>
        <w:t xml:space="preserve"> et</w:t>
      </w:r>
      <w:r>
        <w:rPr>
          <w:color w:val="E94D52"/>
          <w:spacing w:val="36"/>
          <w:w w:val="105"/>
        </w:rPr>
        <w:t xml:space="preserve"> </w:t>
      </w:r>
      <w:r>
        <w:rPr>
          <w:color w:val="E94D52"/>
          <w:w w:val="105"/>
        </w:rPr>
        <w:t>al</w:t>
      </w:r>
      <w:r>
        <w:rPr>
          <w:w w:val="105"/>
        </w:rPr>
        <w:t>,</w:t>
      </w:r>
      <w:r>
        <w:rPr>
          <w:spacing w:val="36"/>
          <w:w w:val="105"/>
        </w:rPr>
        <w:t xml:space="preserve"> </w:t>
      </w:r>
      <w:r>
        <w:rPr>
          <w:color w:val="E94D52"/>
          <w:w w:val="105"/>
        </w:rPr>
        <w:t>2024</w:t>
      </w:r>
      <w:r>
        <w:rPr>
          <w:w w:val="105"/>
        </w:rPr>
        <w:t>).</w:t>
      </w:r>
      <w:r>
        <w:rPr>
          <w:spacing w:val="80"/>
          <w:w w:val="105"/>
        </w:rPr>
        <w:t xml:space="preserve"> </w:t>
      </w:r>
      <w:r>
        <w:rPr>
          <w:w w:val="105"/>
        </w:rPr>
        <w:t>These</w:t>
      </w:r>
      <w:r>
        <w:rPr>
          <w:spacing w:val="36"/>
          <w:w w:val="105"/>
        </w:rPr>
        <w:t xml:space="preserve"> </w:t>
      </w:r>
      <w:del w:id="124" w:author="J Chave" w:date="2025-02-12T19:16:00Z" w16du:dateUtc="2025-02-12T18:16:00Z">
        <w:r w:rsidDel="00953212">
          <w:rPr>
            <w:w w:val="105"/>
          </w:rPr>
          <w:delText>climate-induced</w:delText>
        </w:r>
        <w:r w:rsidDel="00953212">
          <w:rPr>
            <w:spacing w:val="36"/>
            <w:w w:val="105"/>
          </w:rPr>
          <w:delText xml:space="preserve"> </w:delText>
        </w:r>
      </w:del>
      <w:r>
        <w:rPr>
          <w:w w:val="105"/>
        </w:rPr>
        <w:t>species</w:t>
      </w:r>
      <w:r>
        <w:rPr>
          <w:spacing w:val="36"/>
          <w:w w:val="105"/>
        </w:rPr>
        <w:t xml:space="preserve"> </w:t>
      </w:r>
      <w:r>
        <w:rPr>
          <w:w w:val="105"/>
        </w:rPr>
        <w:t>shifts</w:t>
      </w:r>
      <w:r>
        <w:rPr>
          <w:spacing w:val="36"/>
          <w:w w:val="105"/>
        </w:rPr>
        <w:t xml:space="preserve"> </w:t>
      </w:r>
      <w:r>
        <w:rPr>
          <w:w w:val="105"/>
        </w:rPr>
        <w:t>are</w:t>
      </w:r>
      <w:r>
        <w:rPr>
          <w:spacing w:val="36"/>
          <w:w w:val="105"/>
        </w:rPr>
        <w:t xml:space="preserve"> </w:t>
      </w:r>
      <w:r>
        <w:rPr>
          <w:w w:val="105"/>
        </w:rPr>
        <w:t>predicted</w:t>
      </w:r>
      <w:r>
        <w:rPr>
          <w:spacing w:val="36"/>
          <w:w w:val="105"/>
        </w:rPr>
        <w:t xml:space="preserve"> </w:t>
      </w:r>
      <w:r>
        <w:rPr>
          <w:w w:val="105"/>
        </w:rPr>
        <w:t>to</w:t>
      </w:r>
      <w:r>
        <w:rPr>
          <w:spacing w:val="36"/>
          <w:w w:val="105"/>
        </w:rPr>
        <w:t xml:space="preserve"> </w:t>
      </w:r>
      <w:r>
        <w:rPr>
          <w:w w:val="105"/>
        </w:rPr>
        <w:t>have</w:t>
      </w:r>
      <w:r>
        <w:rPr>
          <w:spacing w:val="36"/>
          <w:w w:val="105"/>
        </w:rPr>
        <w:t xml:space="preserve"> </w:t>
      </w:r>
      <w:r>
        <w:rPr>
          <w:w w:val="105"/>
        </w:rPr>
        <w:t>major</w:t>
      </w:r>
      <w:r>
        <w:rPr>
          <w:spacing w:val="36"/>
          <w:w w:val="105"/>
        </w:rPr>
        <w:t xml:space="preserve"> </w:t>
      </w:r>
      <w:r>
        <w:rPr>
          <w:w w:val="105"/>
        </w:rPr>
        <w:t xml:space="preserve">impacts on timber production and </w:t>
      </w:r>
      <w:ins w:id="125" w:author="J Chave" w:date="2025-02-12T19:17:00Z" w16du:dateUtc="2025-02-12T18:17:00Z">
        <w:r w:rsidR="00953212">
          <w:rPr>
            <w:w w:val="105"/>
          </w:rPr>
          <w:t xml:space="preserve">on the </w:t>
        </w:r>
      </w:ins>
      <w:r>
        <w:rPr>
          <w:w w:val="105"/>
        </w:rPr>
        <w:t>forest economic sector (</w:t>
      </w:r>
      <w:proofErr w:type="spellStart"/>
      <w:r>
        <w:rPr>
          <w:color w:val="E94D52"/>
          <w:w w:val="105"/>
        </w:rPr>
        <w:t>Hanewinkel</w:t>
      </w:r>
      <w:proofErr w:type="spellEnd"/>
      <w:r>
        <w:rPr>
          <w:color w:val="E94D52"/>
          <w:w w:val="105"/>
        </w:rPr>
        <w:t xml:space="preserve"> et al</w:t>
      </w:r>
      <w:r>
        <w:rPr>
          <w:w w:val="105"/>
        </w:rPr>
        <w:t xml:space="preserve">, </w:t>
      </w:r>
      <w:r>
        <w:rPr>
          <w:color w:val="E94D52"/>
          <w:w w:val="105"/>
        </w:rPr>
        <w:t>2013</w:t>
      </w:r>
      <w:r>
        <w:rPr>
          <w:w w:val="105"/>
        </w:rPr>
        <w:t xml:space="preserve">; </w:t>
      </w:r>
      <w:proofErr w:type="spellStart"/>
      <w:r>
        <w:rPr>
          <w:color w:val="E94D52"/>
          <w:w w:val="105"/>
        </w:rPr>
        <w:t>Wessely</w:t>
      </w:r>
      <w:proofErr w:type="spellEnd"/>
      <w:r>
        <w:rPr>
          <w:color w:val="E94D52"/>
          <w:w w:val="105"/>
        </w:rPr>
        <w:t xml:space="preserve"> et al</w:t>
      </w:r>
      <w:r>
        <w:rPr>
          <w:w w:val="105"/>
        </w:rPr>
        <w:t xml:space="preserve">, </w:t>
      </w:r>
      <w:r>
        <w:rPr>
          <w:color w:val="E94D52"/>
          <w:spacing w:val="-2"/>
          <w:w w:val="105"/>
        </w:rPr>
        <w:t>2024</w:t>
      </w:r>
      <w:r>
        <w:rPr>
          <w:spacing w:val="-2"/>
          <w:w w:val="105"/>
        </w:rPr>
        <w:t>).</w:t>
      </w:r>
      <w:ins w:id="126" w:author="J Chave" w:date="2025-02-12T19:20:00Z" w16du:dateUtc="2025-02-12T18:20:00Z">
        <w:r w:rsidR="00D25F76">
          <w:rPr>
            <w:spacing w:val="-2"/>
            <w:w w:val="105"/>
          </w:rPr>
          <w:t xml:space="preserve"> </w:t>
        </w:r>
      </w:ins>
    </w:p>
    <w:p w14:paraId="4DED4386" w14:textId="028FD54A" w:rsidR="00F52AD7" w:rsidDel="00D25F76" w:rsidRDefault="00000000">
      <w:pPr>
        <w:pStyle w:val="Corpsdetexte"/>
        <w:spacing w:before="232" w:line="276" w:lineRule="auto"/>
        <w:ind w:left="169" w:right="410" w:firstLine="15"/>
        <w:jc w:val="both"/>
        <w:rPr>
          <w:del w:id="127" w:author="J Chave" w:date="2025-02-12T19:20:00Z" w16du:dateUtc="2025-02-12T18:20:00Z"/>
        </w:rPr>
        <w:pPrChange w:id="128" w:author="J Chave" w:date="2025-02-12T19:20:00Z" w16du:dateUtc="2025-02-12T18:20:00Z">
          <w:pPr>
            <w:pStyle w:val="Corpsdetexte"/>
            <w:spacing w:before="236" w:line="276" w:lineRule="auto"/>
            <w:ind w:left="169" w:right="450" w:firstLine="27"/>
            <w:jc w:val="both"/>
          </w:pPr>
        </w:pPrChange>
      </w:pPr>
      <w:r>
        <w:rPr>
          <w:w w:val="105"/>
        </w:rPr>
        <w:t xml:space="preserve">However, </w:t>
      </w:r>
      <w:del w:id="129" w:author="J Chave" w:date="2025-02-12T19:18:00Z" w16du:dateUtc="2025-02-12T18:18:00Z">
        <w:r w:rsidDel="00953212">
          <w:rPr>
            <w:w w:val="105"/>
          </w:rPr>
          <w:delText>there is often considerable</w:delText>
        </w:r>
      </w:del>
      <w:del w:id="130" w:author="J Chave" w:date="2025-02-12T19:19:00Z" w16du:dateUtc="2025-02-12T18:19:00Z">
        <w:r w:rsidDel="00D25F76">
          <w:rPr>
            <w:w w:val="105"/>
          </w:rPr>
          <w:delText xml:space="preserve"> </w:delText>
        </w:r>
      </w:del>
      <w:r>
        <w:rPr>
          <w:w w:val="105"/>
        </w:rPr>
        <w:t>uncertaint</w:t>
      </w:r>
      <w:ins w:id="131" w:author="J Chave" w:date="2025-02-12T19:19:00Z" w16du:dateUtc="2025-02-12T18:19:00Z">
        <w:r w:rsidR="00D25F76">
          <w:rPr>
            <w:w w:val="105"/>
          </w:rPr>
          <w:t>ies</w:t>
        </w:r>
      </w:ins>
      <w:del w:id="132" w:author="J Chave" w:date="2025-02-12T19:19:00Z" w16du:dateUtc="2025-02-12T18:19:00Z">
        <w:r w:rsidDel="00D25F76">
          <w:rPr>
            <w:w w:val="105"/>
          </w:rPr>
          <w:delText>y</w:delText>
        </w:r>
      </w:del>
      <w:r>
        <w:rPr>
          <w:w w:val="105"/>
        </w:rPr>
        <w:t xml:space="preserve"> associated with </w:t>
      </w:r>
      <w:del w:id="133" w:author="J Chave" w:date="2025-02-12T19:18:00Z" w16du:dateUtc="2025-02-12T18:18:00Z">
        <w:r w:rsidDel="00953212">
          <w:rPr>
            <w:w w:val="105"/>
          </w:rPr>
          <w:delText>the future trajectory of ecosystems</w:delText>
        </w:r>
      </w:del>
      <w:ins w:id="134" w:author="J Chave" w:date="2025-02-12T19:18:00Z" w16du:dateUtc="2025-02-12T18:18:00Z">
        <w:r w:rsidR="00953212">
          <w:rPr>
            <w:w w:val="105"/>
          </w:rPr>
          <w:t xml:space="preserve">species range projections </w:t>
        </w:r>
      </w:ins>
      <w:ins w:id="135" w:author="J Chave" w:date="2025-02-12T19:19:00Z" w16du:dateUtc="2025-02-12T18:19:00Z">
        <w:r w:rsidR="00D25F76">
          <w:rPr>
            <w:w w:val="105"/>
          </w:rPr>
          <w:t>are</w:t>
        </w:r>
      </w:ins>
      <w:ins w:id="136" w:author="J Chave" w:date="2025-02-12T19:18:00Z" w16du:dateUtc="2025-02-12T18:18:00Z">
        <w:r w:rsidR="00953212">
          <w:rPr>
            <w:w w:val="105"/>
          </w:rPr>
          <w:t xml:space="preserve"> often underapprec</w:t>
        </w:r>
        <w:r w:rsidR="00D25F76">
          <w:rPr>
            <w:w w:val="105"/>
          </w:rPr>
          <w:t>i</w:t>
        </w:r>
        <w:r w:rsidR="00953212">
          <w:rPr>
            <w:w w:val="105"/>
          </w:rPr>
          <w:t>ated</w:t>
        </w:r>
      </w:ins>
      <w:r>
        <w:rPr>
          <w:w w:val="105"/>
        </w:rPr>
        <w:t>.</w:t>
      </w:r>
      <w:r>
        <w:rPr>
          <w:spacing w:val="4"/>
          <w:w w:val="105"/>
        </w:rPr>
        <w:t xml:space="preserve"> </w:t>
      </w:r>
      <w:del w:id="137" w:author="J Chave" w:date="2025-02-12T19:18:00Z" w16du:dateUtc="2025-02-12T18:18:00Z">
        <w:r w:rsidDel="00D25F76">
          <w:rPr>
            <w:w w:val="105"/>
          </w:rPr>
          <w:delText>Model</w:delText>
        </w:r>
        <w:r w:rsidDel="00D25F76">
          <w:rPr>
            <w:spacing w:val="-15"/>
            <w:w w:val="105"/>
          </w:rPr>
          <w:delText xml:space="preserve"> </w:delText>
        </w:r>
        <w:r w:rsidDel="00D25F76">
          <w:rPr>
            <w:w w:val="105"/>
          </w:rPr>
          <w:delText>projections</w:delText>
        </w:r>
        <w:r w:rsidDel="00D25F76">
          <w:rPr>
            <w:spacing w:val="-16"/>
            <w:w w:val="105"/>
          </w:rPr>
          <w:delText xml:space="preserve"> </w:delText>
        </w:r>
        <w:r w:rsidDel="00D25F76">
          <w:rPr>
            <w:w w:val="105"/>
          </w:rPr>
          <w:delText>are</w:delText>
        </w:r>
        <w:r w:rsidDel="00D25F76">
          <w:rPr>
            <w:spacing w:val="-16"/>
            <w:w w:val="105"/>
          </w:rPr>
          <w:delText xml:space="preserve"> </w:delText>
        </w:r>
        <w:r w:rsidDel="00D25F76">
          <w:rPr>
            <w:w w:val="105"/>
          </w:rPr>
          <w:delText>subject</w:delText>
        </w:r>
        <w:r w:rsidDel="00D25F76">
          <w:rPr>
            <w:spacing w:val="-16"/>
            <w:w w:val="105"/>
          </w:rPr>
          <w:delText xml:space="preserve"> </w:delText>
        </w:r>
        <w:r w:rsidDel="00D25F76">
          <w:rPr>
            <w:w w:val="105"/>
          </w:rPr>
          <w:delText>to</w:delText>
        </w:r>
        <w:r w:rsidDel="00D25F76">
          <w:rPr>
            <w:spacing w:val="-15"/>
            <w:w w:val="105"/>
          </w:rPr>
          <w:delText xml:space="preserve"> </w:delText>
        </w:r>
        <w:r w:rsidDel="00D25F76">
          <w:rPr>
            <w:w w:val="105"/>
          </w:rPr>
          <w:delText>many</w:delText>
        </w:r>
        <w:r w:rsidDel="00D25F76">
          <w:rPr>
            <w:spacing w:val="-16"/>
            <w:w w:val="105"/>
          </w:rPr>
          <w:delText xml:space="preserve"> </w:delText>
        </w:r>
        <w:r w:rsidDel="00D25F76">
          <w:rPr>
            <w:w w:val="105"/>
          </w:rPr>
          <w:delText>sources</w:delText>
        </w:r>
        <w:r w:rsidDel="00D25F76">
          <w:rPr>
            <w:spacing w:val="-16"/>
            <w:w w:val="105"/>
          </w:rPr>
          <w:delText xml:space="preserve"> </w:delText>
        </w:r>
        <w:r w:rsidDel="00D25F76">
          <w:rPr>
            <w:w w:val="105"/>
          </w:rPr>
          <w:delText>of</w:delText>
        </w:r>
        <w:r w:rsidDel="00D25F76">
          <w:rPr>
            <w:spacing w:val="-16"/>
            <w:w w:val="105"/>
          </w:rPr>
          <w:delText xml:space="preserve"> </w:delText>
        </w:r>
        <w:r w:rsidDel="00D25F76">
          <w:rPr>
            <w:w w:val="105"/>
          </w:rPr>
          <w:delText>uncertainty,</w:delText>
        </w:r>
        <w:r w:rsidDel="00D25F76">
          <w:rPr>
            <w:spacing w:val="-13"/>
            <w:w w:val="105"/>
          </w:rPr>
          <w:delText xml:space="preserve"> </w:delText>
        </w:r>
        <w:r w:rsidDel="00D25F76">
          <w:rPr>
            <w:w w:val="105"/>
          </w:rPr>
          <w:delText>whether</w:delText>
        </w:r>
        <w:r w:rsidDel="00D25F76">
          <w:rPr>
            <w:spacing w:val="-16"/>
            <w:w w:val="105"/>
          </w:rPr>
          <w:delText xml:space="preserve"> </w:delText>
        </w:r>
        <w:r w:rsidDel="00D25F76">
          <w:rPr>
            <w:w w:val="105"/>
          </w:rPr>
          <w:delText>they</w:delText>
        </w:r>
        <w:r w:rsidDel="00D25F76">
          <w:rPr>
            <w:spacing w:val="-16"/>
            <w:w w:val="105"/>
          </w:rPr>
          <w:delText xml:space="preserve"> </w:delText>
        </w:r>
        <w:r w:rsidDel="00D25F76">
          <w:rPr>
            <w:w w:val="105"/>
          </w:rPr>
          <w:delText>are correlative</w:delText>
        </w:r>
        <w:r w:rsidDel="00D25F76">
          <w:rPr>
            <w:spacing w:val="-10"/>
            <w:w w:val="105"/>
          </w:rPr>
          <w:delText xml:space="preserve"> </w:delText>
        </w:r>
        <w:r w:rsidDel="00D25F76">
          <w:rPr>
            <w:w w:val="105"/>
          </w:rPr>
          <w:delText>species</w:delText>
        </w:r>
        <w:r w:rsidDel="00D25F76">
          <w:rPr>
            <w:spacing w:val="-10"/>
            <w:w w:val="105"/>
          </w:rPr>
          <w:delText xml:space="preserve"> </w:delText>
        </w:r>
        <w:r w:rsidDel="00D25F76">
          <w:rPr>
            <w:w w:val="105"/>
          </w:rPr>
          <w:delText>distribution</w:delText>
        </w:r>
        <w:r w:rsidDel="00D25F76">
          <w:rPr>
            <w:spacing w:val="-10"/>
            <w:w w:val="105"/>
          </w:rPr>
          <w:delText xml:space="preserve"> </w:delText>
        </w:r>
        <w:r w:rsidDel="00D25F76">
          <w:rPr>
            <w:w w:val="105"/>
          </w:rPr>
          <w:delText>models</w:delText>
        </w:r>
        <w:r w:rsidDel="00D25F76">
          <w:rPr>
            <w:spacing w:val="-10"/>
            <w:w w:val="105"/>
          </w:rPr>
          <w:delText xml:space="preserve"> </w:delText>
        </w:r>
        <w:r w:rsidDel="00D25F76">
          <w:rPr>
            <w:w w:val="105"/>
          </w:rPr>
          <w:delText>(CSDMs)</w:delText>
        </w:r>
        <w:r w:rsidDel="00D25F76">
          <w:rPr>
            <w:spacing w:val="-10"/>
            <w:w w:val="105"/>
          </w:rPr>
          <w:delText xml:space="preserve"> </w:delText>
        </w:r>
        <w:r w:rsidDel="00D25F76">
          <w:rPr>
            <w:w w:val="105"/>
          </w:rPr>
          <w:delText>or</w:delText>
        </w:r>
        <w:r w:rsidDel="00D25F76">
          <w:rPr>
            <w:spacing w:val="-10"/>
            <w:w w:val="105"/>
          </w:rPr>
          <w:delText xml:space="preserve"> </w:delText>
        </w:r>
        <w:r w:rsidDel="00D25F76">
          <w:rPr>
            <w:w w:val="105"/>
          </w:rPr>
          <w:delText>process-explicit</w:delText>
        </w:r>
        <w:r w:rsidDel="00D25F76">
          <w:rPr>
            <w:spacing w:val="-10"/>
            <w:w w:val="105"/>
          </w:rPr>
          <w:delText xml:space="preserve"> </w:delText>
        </w:r>
        <w:r w:rsidDel="00D25F76">
          <w:rPr>
            <w:w w:val="105"/>
          </w:rPr>
          <w:delText>models</w:delText>
        </w:r>
        <w:r w:rsidDel="00D25F76">
          <w:rPr>
            <w:spacing w:val="-10"/>
            <w:w w:val="105"/>
          </w:rPr>
          <w:delText xml:space="preserve"> </w:delText>
        </w:r>
        <w:r w:rsidDel="00D25F76">
          <w:rPr>
            <w:w w:val="105"/>
          </w:rPr>
          <w:delText xml:space="preserve">(PEMs). </w:delText>
        </w:r>
      </w:del>
      <w:r>
        <w:rPr>
          <w:w w:val="105"/>
        </w:rPr>
        <w:t xml:space="preserve">Most </w:t>
      </w:r>
      <w:del w:id="138" w:author="J Chave" w:date="2025-02-12T19:19:00Z" w16du:dateUtc="2025-02-12T18:19:00Z">
        <w:r w:rsidDel="00D25F76">
          <w:rPr>
            <w:w w:val="105"/>
          </w:rPr>
          <w:delText xml:space="preserve">studies </w:delText>
        </w:r>
      </w:del>
      <w:ins w:id="139" w:author="J Chave" w:date="2025-02-12T19:19:00Z" w16du:dateUtc="2025-02-12T18:19:00Z">
        <w:r w:rsidR="00D25F76">
          <w:rPr>
            <w:w w:val="105"/>
          </w:rPr>
          <w:t xml:space="preserve">projections </w:t>
        </w:r>
      </w:ins>
      <w:r>
        <w:rPr>
          <w:w w:val="105"/>
        </w:rPr>
        <w:t xml:space="preserve">have relied on correlative </w:t>
      </w:r>
      <w:del w:id="140" w:author="J Chave" w:date="2025-02-12T19:19:00Z" w16du:dateUtc="2025-02-12T18:19:00Z">
        <w:r w:rsidDel="00D25F76">
          <w:rPr>
            <w:w w:val="105"/>
          </w:rPr>
          <w:delText>approaches</w:delText>
        </w:r>
      </w:del>
      <w:ins w:id="141" w:author="J Chave" w:date="2025-02-12T19:19:00Z" w16du:dateUtc="2025-02-12T18:19:00Z">
        <w:r w:rsidR="00D25F76">
          <w:rPr>
            <w:w w:val="105"/>
          </w:rPr>
          <w:t>models</w:t>
        </w:r>
      </w:ins>
      <w:r>
        <w:rPr>
          <w:w w:val="105"/>
        </w:rPr>
        <w:t>, and</w:t>
      </w:r>
      <w:ins w:id="142" w:author="J Chave" w:date="2025-02-12T19:20:00Z" w16du:dateUtc="2025-02-12T18:20:00Z">
        <w:r w:rsidR="00D25F76">
          <w:rPr>
            <w:w w:val="105"/>
          </w:rPr>
          <w:t xml:space="preserve"> </w:t>
        </w:r>
      </w:ins>
      <w:del w:id="143" w:author="J Chave" w:date="2025-02-12T19:20:00Z" w16du:dateUtc="2025-02-12T18:20:00Z">
        <w:r w:rsidDel="00D25F76">
          <w:rPr>
            <w:w w:val="105"/>
          </w:rPr>
          <w:delText xml:space="preserve">, when the </w:delText>
        </w:r>
      </w:del>
      <w:r>
        <w:rPr>
          <w:w w:val="105"/>
        </w:rPr>
        <w:t xml:space="preserve">uncertainties </w:t>
      </w:r>
      <w:del w:id="144" w:author="J Chave" w:date="2025-02-12T19:20:00Z" w16du:dateUtc="2025-02-12T18:20:00Z">
        <w:r w:rsidDel="00D25F76">
          <w:rPr>
            <w:w w:val="105"/>
          </w:rPr>
          <w:delText>were addressed (which is not at all systematic;</w:delText>
        </w:r>
      </w:del>
      <w:ins w:id="145" w:author="J Chave" w:date="2025-02-12T19:20:00Z" w16du:dateUtc="2025-02-12T18:20:00Z">
        <w:r w:rsidR="00D25F76">
          <w:rPr>
            <w:w w:val="105"/>
          </w:rPr>
          <w:t>are often ignored</w:t>
        </w:r>
      </w:ins>
      <w:r>
        <w:rPr>
          <w:w w:val="105"/>
        </w:rPr>
        <w:t xml:space="preserve"> </w:t>
      </w:r>
      <w:ins w:id="146" w:author="J Chave" w:date="2025-02-12T19:20:00Z" w16du:dateUtc="2025-02-12T18:20:00Z">
        <w:r w:rsidR="00D25F76">
          <w:rPr>
            <w:w w:val="105"/>
          </w:rPr>
          <w:t>(</w:t>
        </w:r>
      </w:ins>
      <w:r>
        <w:rPr>
          <w:color w:val="E94D52"/>
          <w:w w:val="105"/>
        </w:rPr>
        <w:t>Simmonds et al</w:t>
      </w:r>
      <w:r>
        <w:rPr>
          <w:w w:val="105"/>
        </w:rPr>
        <w:t xml:space="preserve">, </w:t>
      </w:r>
      <w:r>
        <w:rPr>
          <w:color w:val="E94D52"/>
          <w:w w:val="105"/>
        </w:rPr>
        <w:t>2024</w:t>
      </w:r>
      <w:r>
        <w:rPr>
          <w:w w:val="105"/>
        </w:rPr>
        <w:t xml:space="preserve">), </w:t>
      </w:r>
      <w:commentRangeStart w:id="147"/>
      <w:ins w:id="148" w:author="J Chave" w:date="2025-02-12T19:20:00Z" w16du:dateUtc="2025-02-12T18:20:00Z">
        <w:r w:rsidR="00D25F76">
          <w:rPr>
            <w:w w:val="105"/>
          </w:rPr>
          <w:t xml:space="preserve">or </w:t>
        </w:r>
      </w:ins>
      <w:r>
        <w:rPr>
          <w:w w:val="105"/>
        </w:rPr>
        <w:t>they primarily focused on three sources of errors: the data quality used for model fitting (</w:t>
      </w:r>
      <w:r>
        <w:rPr>
          <w:color w:val="E94D52"/>
          <w:w w:val="105"/>
        </w:rPr>
        <w:t>Barbet-</w:t>
      </w:r>
      <w:proofErr w:type="spellStart"/>
      <w:r>
        <w:rPr>
          <w:color w:val="E94D52"/>
          <w:w w:val="105"/>
        </w:rPr>
        <w:t>Massin</w:t>
      </w:r>
      <w:proofErr w:type="spellEnd"/>
      <w:r>
        <w:rPr>
          <w:color w:val="E94D52"/>
          <w:w w:val="105"/>
        </w:rPr>
        <w:t xml:space="preserve"> et al</w:t>
      </w:r>
      <w:r>
        <w:rPr>
          <w:w w:val="105"/>
        </w:rPr>
        <w:t xml:space="preserve">, </w:t>
      </w:r>
      <w:r>
        <w:rPr>
          <w:color w:val="E94D52"/>
          <w:w w:val="105"/>
        </w:rPr>
        <w:t>2010</w:t>
      </w:r>
      <w:r>
        <w:rPr>
          <w:w w:val="105"/>
        </w:rPr>
        <w:t xml:space="preserve">; </w:t>
      </w:r>
      <w:r>
        <w:rPr>
          <w:color w:val="E94D52"/>
          <w:w w:val="105"/>
        </w:rPr>
        <w:t>Chen et al</w:t>
      </w:r>
      <w:r>
        <w:rPr>
          <w:w w:val="105"/>
        </w:rPr>
        <w:t xml:space="preserve">, </w:t>
      </w:r>
      <w:r>
        <w:rPr>
          <w:color w:val="E94D52"/>
          <w:w w:val="105"/>
        </w:rPr>
        <w:t>2013</w:t>
      </w:r>
      <w:r>
        <w:rPr>
          <w:w w:val="105"/>
        </w:rPr>
        <w:t xml:space="preserve">; </w:t>
      </w:r>
      <w:proofErr w:type="spellStart"/>
      <w:r>
        <w:rPr>
          <w:color w:val="E94D52"/>
          <w:w w:val="105"/>
        </w:rPr>
        <w:t>Duputié</w:t>
      </w:r>
      <w:proofErr w:type="spellEnd"/>
      <w:r>
        <w:rPr>
          <w:color w:val="E94D52"/>
          <w:w w:val="105"/>
        </w:rPr>
        <w:t xml:space="preserve"> et al</w:t>
      </w:r>
      <w:r>
        <w:rPr>
          <w:w w:val="105"/>
        </w:rPr>
        <w:t xml:space="preserve">, </w:t>
      </w:r>
      <w:r>
        <w:rPr>
          <w:color w:val="E94D52"/>
          <w:w w:val="105"/>
        </w:rPr>
        <w:t>2014</w:t>
      </w:r>
      <w:r>
        <w:rPr>
          <w:w w:val="105"/>
        </w:rPr>
        <w:t xml:space="preserve">; </w:t>
      </w:r>
      <w:proofErr w:type="spellStart"/>
      <w:r>
        <w:rPr>
          <w:color w:val="E94D52"/>
          <w:w w:val="105"/>
        </w:rPr>
        <w:t>Faurby</w:t>
      </w:r>
      <w:proofErr w:type="spellEnd"/>
      <w:r>
        <w:rPr>
          <w:color w:val="E94D52"/>
          <w:w w:val="105"/>
        </w:rPr>
        <w:t xml:space="preserve"> and Araújo</w:t>
      </w:r>
      <w:r>
        <w:rPr>
          <w:w w:val="105"/>
        </w:rPr>
        <w:t xml:space="preserve">, </w:t>
      </w:r>
      <w:r>
        <w:rPr>
          <w:color w:val="E94D52"/>
          <w:w w:val="105"/>
        </w:rPr>
        <w:t>2018</w:t>
      </w:r>
      <w:r>
        <w:rPr>
          <w:w w:val="105"/>
        </w:rPr>
        <w:t>), the variation among climate change</w:t>
      </w:r>
      <w:r>
        <w:rPr>
          <w:spacing w:val="-14"/>
          <w:w w:val="105"/>
        </w:rPr>
        <w:t xml:space="preserve"> </w:t>
      </w:r>
      <w:r>
        <w:rPr>
          <w:w w:val="105"/>
        </w:rPr>
        <w:t>projections</w:t>
      </w:r>
      <w:r>
        <w:rPr>
          <w:spacing w:val="-14"/>
          <w:w w:val="105"/>
        </w:rPr>
        <w:t xml:space="preserve"> </w:t>
      </w:r>
      <w:r>
        <w:rPr>
          <w:w w:val="105"/>
        </w:rPr>
        <w:t>(</w:t>
      </w:r>
      <w:r>
        <w:rPr>
          <w:color w:val="E94D52"/>
          <w:w w:val="105"/>
        </w:rPr>
        <w:t>Beaumont</w:t>
      </w:r>
      <w:r>
        <w:rPr>
          <w:color w:val="E94D52"/>
          <w:spacing w:val="-14"/>
          <w:w w:val="105"/>
        </w:rPr>
        <w:t xml:space="preserve"> </w:t>
      </w:r>
      <w:r>
        <w:rPr>
          <w:color w:val="E94D52"/>
          <w:w w:val="105"/>
        </w:rPr>
        <w:t>et</w:t>
      </w:r>
      <w:r>
        <w:rPr>
          <w:color w:val="E94D52"/>
          <w:spacing w:val="-14"/>
          <w:w w:val="105"/>
        </w:rPr>
        <w:t xml:space="preserve"> </w:t>
      </w:r>
      <w:r>
        <w:rPr>
          <w:color w:val="E94D52"/>
          <w:w w:val="105"/>
        </w:rPr>
        <w:t>al</w:t>
      </w:r>
      <w:r>
        <w:rPr>
          <w:w w:val="105"/>
        </w:rPr>
        <w:t>,</w:t>
      </w:r>
      <w:r>
        <w:rPr>
          <w:spacing w:val="-14"/>
          <w:w w:val="105"/>
        </w:rPr>
        <w:t xml:space="preserve"> </w:t>
      </w:r>
      <w:r>
        <w:rPr>
          <w:color w:val="E94D52"/>
          <w:w w:val="105"/>
        </w:rPr>
        <w:t>2007</w:t>
      </w:r>
      <w:r>
        <w:rPr>
          <w:w w:val="105"/>
        </w:rPr>
        <w:t>;</w:t>
      </w:r>
      <w:r>
        <w:rPr>
          <w:spacing w:val="-14"/>
          <w:w w:val="105"/>
        </w:rPr>
        <w:t xml:space="preserve"> </w:t>
      </w:r>
      <w:proofErr w:type="spellStart"/>
      <w:r>
        <w:rPr>
          <w:color w:val="E94D52"/>
          <w:w w:val="105"/>
        </w:rPr>
        <w:t>Diniz</w:t>
      </w:r>
      <w:proofErr w:type="spellEnd"/>
      <w:r>
        <w:rPr>
          <w:color w:val="E94D52"/>
          <w:w w:val="105"/>
        </w:rPr>
        <w:t>-Filho</w:t>
      </w:r>
      <w:r>
        <w:rPr>
          <w:color w:val="E94D52"/>
          <w:spacing w:val="-15"/>
          <w:w w:val="105"/>
        </w:rPr>
        <w:t xml:space="preserve"> </w:t>
      </w:r>
      <w:r>
        <w:rPr>
          <w:color w:val="E94D52"/>
          <w:w w:val="105"/>
        </w:rPr>
        <w:t>et</w:t>
      </w:r>
      <w:r>
        <w:rPr>
          <w:color w:val="E94D52"/>
          <w:spacing w:val="-14"/>
          <w:w w:val="105"/>
        </w:rPr>
        <w:t xml:space="preserve"> </w:t>
      </w:r>
      <w:r>
        <w:rPr>
          <w:color w:val="E94D52"/>
          <w:w w:val="105"/>
        </w:rPr>
        <w:t>al</w:t>
      </w:r>
      <w:r>
        <w:rPr>
          <w:w w:val="105"/>
        </w:rPr>
        <w:t>,</w:t>
      </w:r>
      <w:r>
        <w:rPr>
          <w:spacing w:val="-14"/>
          <w:w w:val="105"/>
        </w:rPr>
        <w:t xml:space="preserve"> </w:t>
      </w:r>
      <w:r>
        <w:rPr>
          <w:color w:val="E94D52"/>
          <w:w w:val="105"/>
        </w:rPr>
        <w:t>2009</w:t>
      </w:r>
      <w:r>
        <w:rPr>
          <w:w w:val="105"/>
        </w:rPr>
        <w:t>;</w:t>
      </w:r>
      <w:r>
        <w:rPr>
          <w:spacing w:val="-14"/>
          <w:w w:val="105"/>
        </w:rPr>
        <w:t xml:space="preserve"> </w:t>
      </w:r>
      <w:proofErr w:type="spellStart"/>
      <w:r>
        <w:rPr>
          <w:color w:val="E94D52"/>
          <w:w w:val="105"/>
        </w:rPr>
        <w:t>Thuiller</w:t>
      </w:r>
      <w:proofErr w:type="spellEnd"/>
      <w:r>
        <w:rPr>
          <w:color w:val="E94D52"/>
          <w:spacing w:val="-14"/>
          <w:w w:val="105"/>
        </w:rPr>
        <w:t xml:space="preserve"> </w:t>
      </w:r>
      <w:r>
        <w:rPr>
          <w:color w:val="E94D52"/>
          <w:w w:val="105"/>
        </w:rPr>
        <w:t>et</w:t>
      </w:r>
      <w:r>
        <w:rPr>
          <w:color w:val="E94D52"/>
          <w:spacing w:val="-14"/>
          <w:w w:val="105"/>
        </w:rPr>
        <w:t xml:space="preserve"> </w:t>
      </w:r>
      <w:r>
        <w:rPr>
          <w:color w:val="E94D52"/>
          <w:w w:val="105"/>
        </w:rPr>
        <w:t>al</w:t>
      </w:r>
      <w:r>
        <w:rPr>
          <w:w w:val="105"/>
        </w:rPr>
        <w:t>,</w:t>
      </w:r>
      <w:r>
        <w:rPr>
          <w:spacing w:val="-14"/>
          <w:w w:val="105"/>
        </w:rPr>
        <w:t xml:space="preserve"> </w:t>
      </w:r>
      <w:r>
        <w:rPr>
          <w:color w:val="E94D52"/>
          <w:w w:val="105"/>
        </w:rPr>
        <w:t>2019</w:t>
      </w:r>
      <w:r>
        <w:rPr>
          <w:w w:val="105"/>
        </w:rPr>
        <w:t>),</w:t>
      </w:r>
      <w:r>
        <w:rPr>
          <w:spacing w:val="-13"/>
          <w:w w:val="105"/>
        </w:rPr>
        <w:t xml:space="preserve"> </w:t>
      </w:r>
      <w:r>
        <w:rPr>
          <w:w w:val="105"/>
        </w:rPr>
        <w:t>and the</w:t>
      </w:r>
      <w:r>
        <w:rPr>
          <w:spacing w:val="-16"/>
          <w:w w:val="105"/>
        </w:rPr>
        <w:t xml:space="preserve"> </w:t>
      </w:r>
      <w:r>
        <w:rPr>
          <w:w w:val="105"/>
        </w:rPr>
        <w:t>variation</w:t>
      </w:r>
      <w:r>
        <w:rPr>
          <w:spacing w:val="-16"/>
          <w:w w:val="105"/>
        </w:rPr>
        <w:t xml:space="preserve"> </w:t>
      </w:r>
      <w:r>
        <w:rPr>
          <w:w w:val="105"/>
        </w:rPr>
        <w:t>among</w:t>
      </w:r>
      <w:r>
        <w:rPr>
          <w:spacing w:val="-16"/>
          <w:w w:val="105"/>
        </w:rPr>
        <w:t xml:space="preserve"> </w:t>
      </w:r>
      <w:r>
        <w:rPr>
          <w:w w:val="105"/>
        </w:rPr>
        <w:t>modeling</w:t>
      </w:r>
      <w:r>
        <w:rPr>
          <w:spacing w:val="-15"/>
          <w:w w:val="105"/>
        </w:rPr>
        <w:t xml:space="preserve"> </w:t>
      </w:r>
      <w:r>
        <w:rPr>
          <w:w w:val="105"/>
        </w:rPr>
        <w:t>method</w:t>
      </w:r>
      <w:r>
        <w:rPr>
          <w:spacing w:val="-16"/>
          <w:w w:val="105"/>
        </w:rPr>
        <w:t xml:space="preserve"> </w:t>
      </w:r>
      <w:r>
        <w:rPr>
          <w:w w:val="105"/>
        </w:rPr>
        <w:t>(</w:t>
      </w:r>
      <w:proofErr w:type="spellStart"/>
      <w:r>
        <w:rPr>
          <w:color w:val="E94D52"/>
          <w:w w:val="105"/>
        </w:rPr>
        <w:t>Diniz</w:t>
      </w:r>
      <w:proofErr w:type="spellEnd"/>
      <w:r>
        <w:rPr>
          <w:color w:val="E94D52"/>
          <w:w w:val="105"/>
        </w:rPr>
        <w:t>-Filho</w:t>
      </w:r>
      <w:r>
        <w:rPr>
          <w:color w:val="E94D52"/>
          <w:spacing w:val="-16"/>
          <w:w w:val="105"/>
        </w:rPr>
        <w:t xml:space="preserve"> </w:t>
      </w:r>
      <w:r>
        <w:rPr>
          <w:color w:val="E94D52"/>
          <w:w w:val="105"/>
        </w:rPr>
        <w:t>et</w:t>
      </w:r>
      <w:r>
        <w:rPr>
          <w:color w:val="E94D52"/>
          <w:spacing w:val="-16"/>
          <w:w w:val="105"/>
        </w:rPr>
        <w:t xml:space="preserve"> </w:t>
      </w:r>
      <w:r>
        <w:rPr>
          <w:color w:val="E94D52"/>
          <w:w w:val="105"/>
        </w:rPr>
        <w:t>al</w:t>
      </w:r>
      <w:r>
        <w:rPr>
          <w:w w:val="105"/>
        </w:rPr>
        <w:t>,</w:t>
      </w:r>
      <w:r>
        <w:rPr>
          <w:spacing w:val="-15"/>
          <w:w w:val="105"/>
        </w:rPr>
        <w:t xml:space="preserve"> </w:t>
      </w:r>
      <w:r>
        <w:rPr>
          <w:color w:val="E94D52"/>
          <w:w w:val="105"/>
        </w:rPr>
        <w:t>2009</w:t>
      </w:r>
      <w:r>
        <w:rPr>
          <w:w w:val="105"/>
        </w:rPr>
        <w:t>;</w:t>
      </w:r>
      <w:r>
        <w:rPr>
          <w:spacing w:val="-16"/>
          <w:w w:val="105"/>
        </w:rPr>
        <w:t xml:space="preserve"> </w:t>
      </w:r>
      <w:r>
        <w:rPr>
          <w:color w:val="E94D52"/>
          <w:w w:val="105"/>
        </w:rPr>
        <w:t>Pearson</w:t>
      </w:r>
      <w:r>
        <w:rPr>
          <w:color w:val="E94D52"/>
          <w:spacing w:val="-16"/>
          <w:w w:val="105"/>
        </w:rPr>
        <w:t xml:space="preserve"> </w:t>
      </w:r>
      <w:r>
        <w:rPr>
          <w:color w:val="E94D52"/>
          <w:w w:val="105"/>
        </w:rPr>
        <w:t>et</w:t>
      </w:r>
      <w:r>
        <w:rPr>
          <w:color w:val="E94D52"/>
          <w:spacing w:val="-16"/>
          <w:w w:val="105"/>
        </w:rPr>
        <w:t xml:space="preserve"> </w:t>
      </w:r>
      <w:r>
        <w:rPr>
          <w:color w:val="E94D52"/>
          <w:w w:val="105"/>
        </w:rPr>
        <w:t>al</w:t>
      </w:r>
      <w:r>
        <w:rPr>
          <w:w w:val="105"/>
        </w:rPr>
        <w:t>,</w:t>
      </w:r>
      <w:r>
        <w:rPr>
          <w:spacing w:val="-15"/>
          <w:w w:val="105"/>
        </w:rPr>
        <w:t xml:space="preserve"> </w:t>
      </w:r>
      <w:r>
        <w:rPr>
          <w:color w:val="E94D52"/>
          <w:w w:val="105"/>
        </w:rPr>
        <w:t>2006</w:t>
      </w:r>
      <w:r>
        <w:rPr>
          <w:w w:val="105"/>
        </w:rPr>
        <w:t>;</w:t>
      </w:r>
      <w:r>
        <w:rPr>
          <w:spacing w:val="-16"/>
          <w:w w:val="105"/>
        </w:rPr>
        <w:t xml:space="preserve"> </w:t>
      </w:r>
      <w:proofErr w:type="spellStart"/>
      <w:r>
        <w:rPr>
          <w:color w:val="E94D52"/>
          <w:w w:val="105"/>
        </w:rPr>
        <w:t>Thuiller</w:t>
      </w:r>
      <w:commentRangeEnd w:id="147"/>
      <w:proofErr w:type="spellEnd"/>
      <w:r w:rsidR="00D25F76">
        <w:rPr>
          <w:rStyle w:val="Marquedecommentaire"/>
        </w:rPr>
        <w:commentReference w:id="147"/>
      </w:r>
    </w:p>
    <w:p w14:paraId="22444213" w14:textId="77777777" w:rsidR="00F52AD7" w:rsidRDefault="00F52AD7">
      <w:pPr>
        <w:pStyle w:val="Corpsdetexte"/>
        <w:spacing w:before="232" w:line="276" w:lineRule="auto"/>
        <w:ind w:left="169" w:right="410" w:firstLine="15"/>
        <w:jc w:val="both"/>
        <w:sectPr w:rsidR="00F52AD7">
          <w:pgSz w:w="11910" w:h="16840"/>
          <w:pgMar w:top="980" w:right="960" w:bottom="800" w:left="1220" w:header="0" w:footer="606" w:gutter="0"/>
          <w:cols w:space="720"/>
        </w:sectPr>
        <w:pPrChange w:id="149" w:author="J Chave" w:date="2025-02-12T19:20:00Z" w16du:dateUtc="2025-02-12T18:20:00Z">
          <w:pPr>
            <w:spacing w:line="276" w:lineRule="auto"/>
            <w:jc w:val="both"/>
          </w:pPr>
        </w:pPrChange>
      </w:pPr>
    </w:p>
    <w:p w14:paraId="2FA796F0" w14:textId="6BBF3BF1" w:rsidR="00F52AD7" w:rsidDel="00D25F76" w:rsidRDefault="00000000">
      <w:pPr>
        <w:pStyle w:val="Corpsdetexte"/>
        <w:spacing w:before="131" w:line="276" w:lineRule="auto"/>
        <w:ind w:right="420"/>
        <w:jc w:val="both"/>
        <w:rPr>
          <w:del w:id="150" w:author="J Chave" w:date="2025-02-12T19:23:00Z" w16du:dateUtc="2025-02-12T18:23:00Z"/>
        </w:rPr>
        <w:pPrChange w:id="151" w:author="J Chave" w:date="2025-02-12T19:20:00Z" w16du:dateUtc="2025-02-12T18:20:00Z">
          <w:pPr>
            <w:pStyle w:val="Corpsdetexte"/>
            <w:spacing w:before="131" w:line="276" w:lineRule="auto"/>
            <w:ind w:left="197" w:right="420"/>
            <w:jc w:val="both"/>
          </w:pPr>
        </w:pPrChange>
      </w:pPr>
      <w:r>
        <w:rPr>
          <w:color w:val="E94D52"/>
          <w:w w:val="105"/>
        </w:rPr>
        <w:lastRenderedPageBreak/>
        <w:t>et al</w:t>
      </w:r>
      <w:r>
        <w:rPr>
          <w:w w:val="105"/>
        </w:rPr>
        <w:t xml:space="preserve">, </w:t>
      </w:r>
      <w:r>
        <w:rPr>
          <w:color w:val="E94D52"/>
          <w:w w:val="105"/>
        </w:rPr>
        <w:t>2019</w:t>
      </w:r>
      <w:r>
        <w:rPr>
          <w:w w:val="105"/>
        </w:rPr>
        <w:t>).</w:t>
      </w:r>
      <w:r>
        <w:rPr>
          <w:spacing w:val="40"/>
          <w:w w:val="105"/>
        </w:rPr>
        <w:t xml:space="preserve"> </w:t>
      </w:r>
      <w:del w:id="152" w:author="J Chave" w:date="2025-02-12T19:21:00Z" w16du:dateUtc="2025-02-12T18:21:00Z">
        <w:r w:rsidDel="00D25F76">
          <w:rPr>
            <w:w w:val="105"/>
          </w:rPr>
          <w:delText xml:space="preserve">The latter often only corresponds to the fitting algorithm (GLM, GAM, </w:delText>
        </w:r>
        <w:r w:rsidDel="00D25F76">
          <w:rPr>
            <w:spacing w:val="-2"/>
            <w:w w:val="105"/>
          </w:rPr>
          <w:delText>Random</w:delText>
        </w:r>
        <w:r w:rsidDel="00D25F76">
          <w:rPr>
            <w:spacing w:val="-10"/>
            <w:w w:val="105"/>
          </w:rPr>
          <w:delText xml:space="preserve"> </w:delText>
        </w:r>
        <w:r w:rsidDel="00D25F76">
          <w:rPr>
            <w:spacing w:val="-2"/>
            <w:w w:val="105"/>
          </w:rPr>
          <w:delText>Forest...).</w:delText>
        </w:r>
        <w:r w:rsidDel="00D25F76">
          <w:rPr>
            <w:spacing w:val="23"/>
            <w:w w:val="105"/>
          </w:rPr>
          <w:delText xml:space="preserve"> </w:delText>
        </w:r>
        <w:r w:rsidDel="00D25F76">
          <w:rPr>
            <w:spacing w:val="-2"/>
            <w:w w:val="105"/>
          </w:rPr>
          <w:delText>Even</w:delText>
        </w:r>
        <w:r w:rsidDel="00D25F76">
          <w:rPr>
            <w:spacing w:val="-10"/>
            <w:w w:val="105"/>
          </w:rPr>
          <w:delText xml:space="preserve"> </w:delText>
        </w:r>
        <w:r w:rsidDel="00D25F76">
          <w:rPr>
            <w:spacing w:val="-2"/>
            <w:w w:val="105"/>
          </w:rPr>
          <w:delText>though</w:delText>
        </w:r>
        <w:r w:rsidDel="00D25F76">
          <w:rPr>
            <w:spacing w:val="-10"/>
            <w:w w:val="105"/>
          </w:rPr>
          <w:delText xml:space="preserve"> </w:delText>
        </w:r>
        <w:r w:rsidDel="00D25F76">
          <w:rPr>
            <w:spacing w:val="-2"/>
            <w:w w:val="105"/>
          </w:rPr>
          <w:delText>the</w:delText>
        </w:r>
      </w:del>
      <w:ins w:id="153" w:author="J Chave" w:date="2025-02-12T19:21:00Z" w16du:dateUtc="2025-02-12T18:21:00Z">
        <w:r w:rsidR="00D25F76">
          <w:rPr>
            <w:w w:val="105"/>
          </w:rPr>
          <w:t>The</w:t>
        </w:r>
      </w:ins>
      <w:r>
        <w:rPr>
          <w:spacing w:val="-10"/>
          <w:w w:val="105"/>
        </w:rPr>
        <w:t xml:space="preserve"> </w:t>
      </w:r>
      <w:r>
        <w:rPr>
          <w:spacing w:val="-2"/>
          <w:w w:val="105"/>
        </w:rPr>
        <w:t>differences</w:t>
      </w:r>
      <w:r>
        <w:rPr>
          <w:spacing w:val="-10"/>
          <w:w w:val="105"/>
        </w:rPr>
        <w:t xml:space="preserve"> </w:t>
      </w:r>
      <w:r>
        <w:rPr>
          <w:spacing w:val="-2"/>
          <w:w w:val="105"/>
        </w:rPr>
        <w:t>between</w:t>
      </w:r>
      <w:r>
        <w:rPr>
          <w:spacing w:val="-10"/>
          <w:w w:val="105"/>
        </w:rPr>
        <w:t xml:space="preserve"> </w:t>
      </w:r>
      <w:del w:id="154" w:author="J Chave" w:date="2025-02-12T19:21:00Z" w16du:dateUtc="2025-02-12T18:21:00Z">
        <w:r w:rsidDel="00D25F76">
          <w:rPr>
            <w:spacing w:val="-2"/>
            <w:w w:val="105"/>
          </w:rPr>
          <w:delText>these</w:delText>
        </w:r>
        <w:r w:rsidDel="00D25F76">
          <w:rPr>
            <w:spacing w:val="-10"/>
            <w:w w:val="105"/>
          </w:rPr>
          <w:delText xml:space="preserve"> </w:delText>
        </w:r>
      </w:del>
      <w:ins w:id="155" w:author="J Chave" w:date="2025-02-12T19:21:00Z" w16du:dateUtc="2025-02-12T18:21:00Z">
        <w:r w:rsidR="00D25F76">
          <w:rPr>
            <w:spacing w:val="-2"/>
            <w:w w:val="105"/>
          </w:rPr>
          <w:t>fitting</w:t>
        </w:r>
        <w:r w:rsidR="00D25F76">
          <w:rPr>
            <w:spacing w:val="-10"/>
            <w:w w:val="105"/>
          </w:rPr>
          <w:t xml:space="preserve"> </w:t>
        </w:r>
      </w:ins>
      <w:r>
        <w:rPr>
          <w:spacing w:val="-2"/>
          <w:w w:val="105"/>
        </w:rPr>
        <w:t>algorithms</w:t>
      </w:r>
      <w:r>
        <w:rPr>
          <w:spacing w:val="-10"/>
          <w:w w:val="105"/>
        </w:rPr>
        <w:t xml:space="preserve"> </w:t>
      </w:r>
      <w:r>
        <w:rPr>
          <w:spacing w:val="-2"/>
          <w:w w:val="105"/>
        </w:rPr>
        <w:t>can</w:t>
      </w:r>
      <w:r>
        <w:rPr>
          <w:spacing w:val="-10"/>
          <w:w w:val="105"/>
        </w:rPr>
        <w:t xml:space="preserve"> </w:t>
      </w:r>
      <w:r>
        <w:rPr>
          <w:spacing w:val="-2"/>
          <w:w w:val="105"/>
        </w:rPr>
        <w:t>be</w:t>
      </w:r>
      <w:r>
        <w:rPr>
          <w:spacing w:val="-10"/>
          <w:w w:val="105"/>
        </w:rPr>
        <w:t xml:space="preserve"> </w:t>
      </w:r>
      <w:r>
        <w:rPr>
          <w:spacing w:val="-2"/>
          <w:w w:val="105"/>
        </w:rPr>
        <w:t xml:space="preserve">significant, </w:t>
      </w:r>
      <w:ins w:id="156" w:author="J Chave" w:date="2025-02-12T19:22:00Z" w16du:dateUtc="2025-02-12T18:22:00Z">
        <w:r w:rsidR="00D25F76">
          <w:rPr>
            <w:spacing w:val="-2"/>
            <w:w w:val="105"/>
          </w:rPr>
          <w:t xml:space="preserve">yet </w:t>
        </w:r>
      </w:ins>
      <w:r>
        <w:rPr>
          <w:w w:val="105"/>
        </w:rPr>
        <w:t xml:space="preserve">previous studies </w:t>
      </w:r>
      <w:del w:id="157" w:author="J Chave" w:date="2025-02-12T19:22:00Z" w16du:dateUtc="2025-02-12T18:22:00Z">
        <w:r w:rsidDel="00D25F76">
          <w:rPr>
            <w:w w:val="105"/>
          </w:rPr>
          <w:delText>are still far from encompassing the diversity of modeling approaches</w:delText>
        </w:r>
        <w:r w:rsidDel="00D25F76">
          <w:rPr>
            <w:spacing w:val="80"/>
            <w:w w:val="150"/>
          </w:rPr>
          <w:delText xml:space="preserve"> </w:delText>
        </w:r>
        <w:r w:rsidDel="00D25F76">
          <w:rPr>
            <w:w w:val="105"/>
          </w:rPr>
          <w:delText>that exist (</w:delText>
        </w:r>
        <w:r w:rsidDel="00D25F76">
          <w:rPr>
            <w:color w:val="E94D52"/>
            <w:w w:val="105"/>
          </w:rPr>
          <w:delText>Dormann et al</w:delText>
        </w:r>
        <w:r w:rsidDel="00D25F76">
          <w:rPr>
            <w:w w:val="105"/>
          </w:rPr>
          <w:delText xml:space="preserve">, </w:delText>
        </w:r>
        <w:r w:rsidDel="00D25F76">
          <w:rPr>
            <w:color w:val="E94D52"/>
            <w:w w:val="105"/>
          </w:rPr>
          <w:delText>2012</w:delText>
        </w:r>
        <w:r w:rsidDel="00D25F76">
          <w:rPr>
            <w:w w:val="105"/>
          </w:rPr>
          <w:delText>).</w:delText>
        </w:r>
        <w:r w:rsidDel="00D25F76">
          <w:rPr>
            <w:spacing w:val="40"/>
            <w:w w:val="105"/>
          </w:rPr>
          <w:delText xml:space="preserve"> </w:delText>
        </w:r>
        <w:r w:rsidDel="00D25F76">
          <w:rPr>
            <w:w w:val="105"/>
          </w:rPr>
          <w:delText xml:space="preserve">They thus </w:delText>
        </w:r>
      </w:del>
      <w:r>
        <w:rPr>
          <w:w w:val="105"/>
        </w:rPr>
        <w:t xml:space="preserve">ignore a large part of the methodological </w:t>
      </w:r>
      <w:r>
        <w:rPr>
          <w:spacing w:val="-2"/>
          <w:w w:val="105"/>
        </w:rPr>
        <w:t>uncertainty</w:t>
      </w:r>
      <w:r>
        <w:rPr>
          <w:spacing w:val="-8"/>
          <w:w w:val="105"/>
        </w:rPr>
        <w:t xml:space="preserve"> </w:t>
      </w:r>
      <w:r>
        <w:rPr>
          <w:spacing w:val="-2"/>
          <w:w w:val="105"/>
        </w:rPr>
        <w:t>of</w:t>
      </w:r>
      <w:r>
        <w:rPr>
          <w:spacing w:val="-8"/>
          <w:w w:val="105"/>
        </w:rPr>
        <w:t xml:space="preserve"> </w:t>
      </w:r>
      <w:r>
        <w:rPr>
          <w:spacing w:val="-2"/>
          <w:w w:val="105"/>
        </w:rPr>
        <w:t>the</w:t>
      </w:r>
      <w:r>
        <w:rPr>
          <w:spacing w:val="-8"/>
          <w:w w:val="105"/>
        </w:rPr>
        <w:t xml:space="preserve"> </w:t>
      </w:r>
      <w:r>
        <w:rPr>
          <w:spacing w:val="-2"/>
          <w:w w:val="105"/>
        </w:rPr>
        <w:t>projections</w:t>
      </w:r>
      <w:del w:id="158" w:author="J Chave" w:date="2025-02-12T19:22:00Z" w16du:dateUtc="2025-02-12T18:22:00Z">
        <w:r w:rsidDel="00D25F76">
          <w:rPr>
            <w:spacing w:val="-2"/>
            <w:w w:val="105"/>
          </w:rPr>
          <w:delText>.</w:delText>
        </w:r>
        <w:r w:rsidDel="00D25F76">
          <w:rPr>
            <w:spacing w:val="27"/>
            <w:w w:val="105"/>
          </w:rPr>
          <w:delText xml:space="preserve"> </w:delText>
        </w:r>
        <w:r w:rsidDel="00D25F76">
          <w:rPr>
            <w:spacing w:val="-2"/>
            <w:w w:val="105"/>
          </w:rPr>
          <w:delText>This</w:delText>
        </w:r>
        <w:r w:rsidDel="00D25F76">
          <w:rPr>
            <w:spacing w:val="-8"/>
            <w:w w:val="105"/>
          </w:rPr>
          <w:delText xml:space="preserve"> </w:delText>
        </w:r>
        <w:r w:rsidDel="00D25F76">
          <w:rPr>
            <w:spacing w:val="-2"/>
            <w:w w:val="105"/>
          </w:rPr>
          <w:delText>is</w:delText>
        </w:r>
        <w:r w:rsidDel="00D25F76">
          <w:rPr>
            <w:spacing w:val="-8"/>
            <w:w w:val="105"/>
          </w:rPr>
          <w:delText xml:space="preserve"> </w:delText>
        </w:r>
        <w:r w:rsidDel="00D25F76">
          <w:rPr>
            <w:spacing w:val="-2"/>
            <w:w w:val="105"/>
          </w:rPr>
          <w:delText>a</w:delText>
        </w:r>
        <w:r w:rsidDel="00D25F76">
          <w:rPr>
            <w:spacing w:val="-8"/>
            <w:w w:val="105"/>
          </w:rPr>
          <w:delText xml:space="preserve"> </w:delText>
        </w:r>
        <w:r w:rsidDel="00D25F76">
          <w:rPr>
            <w:spacing w:val="-2"/>
            <w:w w:val="105"/>
          </w:rPr>
          <w:delText>major</w:delText>
        </w:r>
        <w:r w:rsidDel="00D25F76">
          <w:rPr>
            <w:spacing w:val="-8"/>
            <w:w w:val="105"/>
          </w:rPr>
          <w:delText xml:space="preserve"> </w:delText>
        </w:r>
        <w:r w:rsidDel="00D25F76">
          <w:rPr>
            <w:spacing w:val="-2"/>
            <w:w w:val="105"/>
          </w:rPr>
          <w:delText>shortcoming,</w:delText>
        </w:r>
        <w:r w:rsidDel="00D25F76">
          <w:rPr>
            <w:spacing w:val="-5"/>
            <w:w w:val="105"/>
          </w:rPr>
          <w:delText xml:space="preserve"> </w:delText>
        </w:r>
        <w:r w:rsidDel="00D25F76">
          <w:rPr>
            <w:spacing w:val="-2"/>
            <w:w w:val="105"/>
          </w:rPr>
          <w:delText>especially</w:delText>
        </w:r>
        <w:r w:rsidDel="00D25F76">
          <w:rPr>
            <w:spacing w:val="-8"/>
            <w:w w:val="105"/>
          </w:rPr>
          <w:delText xml:space="preserve"> </w:delText>
        </w:r>
        <w:r w:rsidDel="00D25F76">
          <w:rPr>
            <w:spacing w:val="-2"/>
            <w:w w:val="105"/>
          </w:rPr>
          <w:delText>since</w:delText>
        </w:r>
      </w:del>
      <w:ins w:id="159" w:author="J Chave" w:date="2025-02-12T19:22:00Z" w16du:dateUtc="2025-02-12T18:22:00Z">
        <w:r w:rsidR="00D25F76">
          <w:rPr>
            <w:spacing w:val="-2"/>
            <w:w w:val="105"/>
          </w:rPr>
          <w:t>, as evidenced in studies based on</w:t>
        </w:r>
      </w:ins>
      <w:r>
        <w:rPr>
          <w:spacing w:val="-8"/>
          <w:w w:val="105"/>
        </w:rPr>
        <w:t xml:space="preserve"> </w:t>
      </w:r>
      <w:r>
        <w:rPr>
          <w:spacing w:val="-2"/>
          <w:w w:val="105"/>
        </w:rPr>
        <w:t xml:space="preserve">process-explicit </w:t>
      </w:r>
      <w:r>
        <w:rPr>
          <w:w w:val="105"/>
        </w:rPr>
        <w:t>models</w:t>
      </w:r>
      <w:r>
        <w:rPr>
          <w:spacing w:val="-15"/>
          <w:w w:val="105"/>
        </w:rPr>
        <w:t xml:space="preserve"> </w:t>
      </w:r>
      <w:del w:id="160" w:author="J Chave" w:date="2025-02-12T19:22:00Z" w16du:dateUtc="2025-02-12T18:22:00Z">
        <w:r w:rsidDel="00D25F76">
          <w:rPr>
            <w:w w:val="105"/>
          </w:rPr>
          <w:delText>might</w:delText>
        </w:r>
        <w:r w:rsidDel="00D25F76">
          <w:rPr>
            <w:spacing w:val="-15"/>
            <w:w w:val="105"/>
          </w:rPr>
          <w:delText xml:space="preserve"> </w:delText>
        </w:r>
        <w:r w:rsidDel="00D25F76">
          <w:rPr>
            <w:w w:val="105"/>
          </w:rPr>
          <w:delText>be</w:delText>
        </w:r>
        <w:r w:rsidDel="00D25F76">
          <w:rPr>
            <w:spacing w:val="-15"/>
            <w:w w:val="105"/>
          </w:rPr>
          <w:delText xml:space="preserve"> </w:delText>
        </w:r>
        <w:r w:rsidDel="00D25F76">
          <w:rPr>
            <w:w w:val="105"/>
          </w:rPr>
          <w:delText>more</w:delText>
        </w:r>
        <w:r w:rsidDel="00D25F76">
          <w:rPr>
            <w:spacing w:val="-14"/>
            <w:w w:val="105"/>
          </w:rPr>
          <w:delText xml:space="preserve"> </w:delText>
        </w:r>
        <w:r w:rsidDel="00D25F76">
          <w:rPr>
            <w:w w:val="105"/>
          </w:rPr>
          <w:delText>robust</w:delText>
        </w:r>
        <w:r w:rsidDel="00D25F76">
          <w:rPr>
            <w:spacing w:val="-15"/>
            <w:w w:val="105"/>
          </w:rPr>
          <w:delText xml:space="preserve"> </w:delText>
        </w:r>
        <w:r w:rsidDel="00D25F76">
          <w:rPr>
            <w:w w:val="105"/>
          </w:rPr>
          <w:delText>under</w:delText>
        </w:r>
        <w:r w:rsidDel="00D25F76">
          <w:rPr>
            <w:spacing w:val="-14"/>
            <w:w w:val="105"/>
          </w:rPr>
          <w:delText xml:space="preserve"> </w:delText>
        </w:r>
        <w:r w:rsidDel="00D25F76">
          <w:rPr>
            <w:w w:val="105"/>
          </w:rPr>
          <w:delText>novel</w:delText>
        </w:r>
        <w:r w:rsidDel="00D25F76">
          <w:rPr>
            <w:spacing w:val="-14"/>
            <w:w w:val="105"/>
          </w:rPr>
          <w:delText xml:space="preserve"> </w:delText>
        </w:r>
        <w:r w:rsidDel="00D25F76">
          <w:rPr>
            <w:w w:val="105"/>
          </w:rPr>
          <w:delText>climatic</w:delText>
        </w:r>
        <w:r w:rsidDel="00D25F76">
          <w:rPr>
            <w:spacing w:val="-15"/>
            <w:w w:val="105"/>
          </w:rPr>
          <w:delText xml:space="preserve"> </w:delText>
        </w:r>
        <w:r w:rsidDel="00D25F76">
          <w:rPr>
            <w:w w:val="105"/>
          </w:rPr>
          <w:delText>conditions</w:delText>
        </w:r>
        <w:r w:rsidDel="00D25F76">
          <w:rPr>
            <w:spacing w:val="-14"/>
            <w:w w:val="105"/>
          </w:rPr>
          <w:delText xml:space="preserve"> </w:delText>
        </w:r>
      </w:del>
      <w:r>
        <w:rPr>
          <w:w w:val="105"/>
        </w:rPr>
        <w:t>(</w:t>
      </w:r>
      <w:r>
        <w:rPr>
          <w:color w:val="E94D52"/>
          <w:w w:val="105"/>
        </w:rPr>
        <w:t>Van</w:t>
      </w:r>
      <w:r>
        <w:rPr>
          <w:color w:val="E94D52"/>
          <w:spacing w:val="-15"/>
          <w:w w:val="105"/>
        </w:rPr>
        <w:t xml:space="preserve"> </w:t>
      </w:r>
      <w:r>
        <w:rPr>
          <w:color w:val="E94D52"/>
          <w:w w:val="105"/>
        </w:rPr>
        <w:t>der</w:t>
      </w:r>
      <w:r>
        <w:rPr>
          <w:color w:val="E94D52"/>
          <w:spacing w:val="-14"/>
          <w:w w:val="105"/>
        </w:rPr>
        <w:t xml:space="preserve"> </w:t>
      </w:r>
      <w:proofErr w:type="spellStart"/>
      <w:r>
        <w:rPr>
          <w:color w:val="E94D52"/>
          <w:w w:val="105"/>
        </w:rPr>
        <w:t>Meersch</w:t>
      </w:r>
      <w:proofErr w:type="spellEnd"/>
      <w:r>
        <w:rPr>
          <w:color w:val="E94D52"/>
          <w:spacing w:val="-15"/>
          <w:w w:val="105"/>
        </w:rPr>
        <w:t xml:space="preserve"> </w:t>
      </w:r>
      <w:r>
        <w:rPr>
          <w:color w:val="E94D52"/>
          <w:w w:val="105"/>
        </w:rPr>
        <w:t>et</w:t>
      </w:r>
      <w:r>
        <w:rPr>
          <w:color w:val="E94D52"/>
          <w:spacing w:val="-14"/>
          <w:w w:val="105"/>
        </w:rPr>
        <w:t xml:space="preserve"> </w:t>
      </w:r>
      <w:r>
        <w:rPr>
          <w:color w:val="E94D52"/>
          <w:w w:val="105"/>
        </w:rPr>
        <w:t>al</w:t>
      </w:r>
      <w:r>
        <w:rPr>
          <w:w w:val="105"/>
        </w:rPr>
        <w:t>,</w:t>
      </w:r>
      <w:r>
        <w:rPr>
          <w:spacing w:val="-15"/>
          <w:w w:val="105"/>
        </w:rPr>
        <w:t xml:space="preserve"> </w:t>
      </w:r>
      <w:r>
        <w:rPr>
          <w:color w:val="E94D52"/>
          <w:w w:val="105"/>
        </w:rPr>
        <w:t>2024</w:t>
      </w:r>
      <w:del w:id="161" w:author="J Chave" w:date="2025-02-12T19:23:00Z" w16du:dateUtc="2025-02-12T18:23:00Z">
        <w:r w:rsidDel="00D25F76">
          <w:rPr>
            <w:w w:val="105"/>
          </w:rPr>
          <w:delText xml:space="preserve">; </w:delText>
        </w:r>
        <w:r w:rsidDel="00D25F76">
          <w:rPr>
            <w:color w:val="E94D52"/>
            <w:w w:val="105"/>
          </w:rPr>
          <w:delText>Chapter 2</w:delText>
        </w:r>
        <w:r w:rsidDel="00D25F76">
          <w:rPr>
            <w:w w:val="105"/>
          </w:rPr>
          <w:delText>).</w:delText>
        </w:r>
      </w:del>
    </w:p>
    <w:p w14:paraId="4B564C54" w14:textId="0451D170" w:rsidR="00F52AD7" w:rsidDel="00D25F76" w:rsidRDefault="00000000">
      <w:pPr>
        <w:pStyle w:val="Corpsdetexte"/>
        <w:spacing w:before="131" w:line="276" w:lineRule="auto"/>
        <w:ind w:right="420"/>
        <w:jc w:val="both"/>
        <w:rPr>
          <w:del w:id="162" w:author="J Chave" w:date="2025-02-12T19:25:00Z" w16du:dateUtc="2025-02-12T18:25:00Z"/>
        </w:rPr>
        <w:pPrChange w:id="163" w:author="J Chave" w:date="2025-02-12T19:25:00Z" w16du:dateUtc="2025-02-12T18:25:00Z">
          <w:pPr>
            <w:pStyle w:val="Corpsdetexte"/>
            <w:spacing w:before="147" w:line="276" w:lineRule="auto"/>
            <w:ind w:left="188" w:right="421"/>
            <w:jc w:val="both"/>
          </w:pPr>
        </w:pPrChange>
      </w:pPr>
      <w:del w:id="164" w:author="J Chave" w:date="2025-02-12T19:23:00Z" w16du:dateUtc="2025-02-12T18:23:00Z">
        <w:r w:rsidRPr="008D61F4" w:rsidDel="00D25F76">
          <w:rPr>
            <w:w w:val="105"/>
            <w:lang w:val="fr-FR"/>
            <w:rPrChange w:id="165" w:author="J Chave" w:date="2025-02-13T17:11:00Z" w16du:dateUtc="2025-02-13T16:11:00Z">
              <w:rPr>
                <w:w w:val="105"/>
              </w:rPr>
            </w:rPrChange>
          </w:rPr>
          <w:delText>The handful of studies that have compared CSDMs with PEMs have shown that their projections indeed significantly diverge in future climatic conditions (</w:delText>
        </w:r>
      </w:del>
      <w:ins w:id="166" w:author="J Chave" w:date="2025-02-12T19:23:00Z" w16du:dateUtc="2025-02-12T18:23:00Z">
        <w:r w:rsidR="00D25F76" w:rsidRPr="008D61F4">
          <w:rPr>
            <w:w w:val="105"/>
            <w:lang w:val="fr-FR"/>
            <w:rPrChange w:id="167" w:author="J Chave" w:date="2025-02-13T17:11:00Z" w16du:dateUtc="2025-02-13T16:11:00Z">
              <w:rPr>
                <w:w w:val="105"/>
              </w:rPr>
            </w:rPrChange>
          </w:rPr>
          <w:t xml:space="preserve">, </w:t>
        </w:r>
      </w:ins>
      <w:proofErr w:type="spellStart"/>
      <w:r w:rsidRPr="008D61F4">
        <w:rPr>
          <w:color w:val="E94D52"/>
          <w:w w:val="105"/>
          <w:lang w:val="fr-FR"/>
          <w:rPrChange w:id="168" w:author="J Chave" w:date="2025-02-13T17:11:00Z" w16du:dateUtc="2025-02-13T16:11:00Z">
            <w:rPr>
              <w:color w:val="E94D52"/>
              <w:w w:val="105"/>
            </w:rPr>
          </w:rPrChange>
        </w:rPr>
        <w:t>Cheaib</w:t>
      </w:r>
      <w:proofErr w:type="spellEnd"/>
      <w:r w:rsidRPr="008D61F4">
        <w:rPr>
          <w:color w:val="E94D52"/>
          <w:w w:val="105"/>
          <w:lang w:val="fr-FR"/>
          <w:rPrChange w:id="169" w:author="J Chave" w:date="2025-02-13T17:11:00Z" w16du:dateUtc="2025-02-13T16:11:00Z">
            <w:rPr>
              <w:color w:val="E94D52"/>
              <w:w w:val="105"/>
            </w:rPr>
          </w:rPrChange>
        </w:rPr>
        <w:t xml:space="preserve"> et al</w:t>
      </w:r>
      <w:r w:rsidRPr="008D61F4">
        <w:rPr>
          <w:w w:val="105"/>
          <w:lang w:val="fr-FR"/>
          <w:rPrChange w:id="170" w:author="J Chave" w:date="2025-02-13T17:11:00Z" w16du:dateUtc="2025-02-13T16:11:00Z">
            <w:rPr>
              <w:w w:val="105"/>
            </w:rPr>
          </w:rPrChange>
        </w:rPr>
        <w:t xml:space="preserve">, </w:t>
      </w:r>
      <w:r w:rsidRPr="008D61F4">
        <w:rPr>
          <w:color w:val="E94D52"/>
          <w:w w:val="105"/>
          <w:lang w:val="fr-FR"/>
          <w:rPrChange w:id="171" w:author="J Chave" w:date="2025-02-13T17:11:00Z" w16du:dateUtc="2025-02-13T16:11:00Z">
            <w:rPr>
              <w:color w:val="E94D52"/>
              <w:w w:val="105"/>
            </w:rPr>
          </w:rPrChange>
        </w:rPr>
        <w:t>2012</w:t>
      </w:r>
      <w:r w:rsidRPr="008D61F4">
        <w:rPr>
          <w:w w:val="105"/>
          <w:lang w:val="fr-FR"/>
          <w:rPrChange w:id="172" w:author="J Chave" w:date="2025-02-13T17:11:00Z" w16du:dateUtc="2025-02-13T16:11:00Z">
            <w:rPr>
              <w:w w:val="105"/>
            </w:rPr>
          </w:rPrChange>
        </w:rPr>
        <w:t xml:space="preserve">; </w:t>
      </w:r>
      <w:r w:rsidRPr="008D61F4">
        <w:rPr>
          <w:color w:val="E94D52"/>
          <w:lang w:val="fr-FR"/>
          <w:rPrChange w:id="173" w:author="J Chave" w:date="2025-02-13T17:11:00Z" w16du:dateUtc="2025-02-13T16:11:00Z">
            <w:rPr>
              <w:color w:val="E94D52"/>
            </w:rPr>
          </w:rPrChange>
        </w:rPr>
        <w:t>Keenan et al</w:t>
      </w:r>
      <w:r w:rsidRPr="008D61F4">
        <w:rPr>
          <w:lang w:val="fr-FR"/>
          <w:rPrChange w:id="174" w:author="J Chave" w:date="2025-02-13T17:11:00Z" w16du:dateUtc="2025-02-13T16:11:00Z">
            <w:rPr/>
          </w:rPrChange>
        </w:rPr>
        <w:t xml:space="preserve">, </w:t>
      </w:r>
      <w:r w:rsidRPr="008D61F4">
        <w:rPr>
          <w:color w:val="E94D52"/>
          <w:lang w:val="fr-FR"/>
          <w:rPrChange w:id="175" w:author="J Chave" w:date="2025-02-13T17:11:00Z" w16du:dateUtc="2025-02-13T16:11:00Z">
            <w:rPr>
              <w:color w:val="E94D52"/>
            </w:rPr>
          </w:rPrChange>
        </w:rPr>
        <w:t>2011a</w:t>
      </w:r>
      <w:r w:rsidRPr="008D61F4">
        <w:rPr>
          <w:lang w:val="fr-FR"/>
          <w:rPrChange w:id="176" w:author="J Chave" w:date="2025-02-13T17:11:00Z" w16du:dateUtc="2025-02-13T16:11:00Z">
            <w:rPr/>
          </w:rPrChange>
        </w:rPr>
        <w:t xml:space="preserve">; </w:t>
      </w:r>
      <w:r w:rsidRPr="008D61F4">
        <w:rPr>
          <w:color w:val="E94D52"/>
          <w:lang w:val="fr-FR"/>
          <w:rPrChange w:id="177" w:author="J Chave" w:date="2025-02-13T17:11:00Z" w16du:dateUtc="2025-02-13T16:11:00Z">
            <w:rPr>
              <w:color w:val="E94D52"/>
            </w:rPr>
          </w:rPrChange>
        </w:rPr>
        <w:t xml:space="preserve">Morin and </w:t>
      </w:r>
      <w:proofErr w:type="spellStart"/>
      <w:r w:rsidRPr="008D61F4">
        <w:rPr>
          <w:color w:val="E94D52"/>
          <w:lang w:val="fr-FR"/>
          <w:rPrChange w:id="178" w:author="J Chave" w:date="2025-02-13T17:11:00Z" w16du:dateUtc="2025-02-13T16:11:00Z">
            <w:rPr>
              <w:color w:val="E94D52"/>
            </w:rPr>
          </w:rPrChange>
        </w:rPr>
        <w:t>Thuiller</w:t>
      </w:r>
      <w:proofErr w:type="spellEnd"/>
      <w:r w:rsidRPr="008D61F4">
        <w:rPr>
          <w:lang w:val="fr-FR"/>
          <w:rPrChange w:id="179" w:author="J Chave" w:date="2025-02-13T17:11:00Z" w16du:dateUtc="2025-02-13T16:11:00Z">
            <w:rPr/>
          </w:rPrChange>
        </w:rPr>
        <w:t xml:space="preserve">, </w:t>
      </w:r>
      <w:r w:rsidRPr="008D61F4">
        <w:rPr>
          <w:color w:val="E94D52"/>
          <w:lang w:val="fr-FR"/>
          <w:rPrChange w:id="180" w:author="J Chave" w:date="2025-02-13T17:11:00Z" w16du:dateUtc="2025-02-13T16:11:00Z">
            <w:rPr>
              <w:color w:val="E94D52"/>
            </w:rPr>
          </w:rPrChange>
        </w:rPr>
        <w:t>2009</w:t>
      </w:r>
      <w:r w:rsidRPr="008D61F4">
        <w:rPr>
          <w:lang w:val="fr-FR"/>
          <w:rPrChange w:id="181" w:author="J Chave" w:date="2025-02-13T17:11:00Z" w16du:dateUtc="2025-02-13T16:11:00Z">
            <w:rPr/>
          </w:rPrChange>
        </w:rPr>
        <w:t xml:space="preserve">; </w:t>
      </w:r>
      <w:proofErr w:type="spellStart"/>
      <w:r w:rsidRPr="008D61F4">
        <w:rPr>
          <w:color w:val="E94D52"/>
          <w:lang w:val="fr-FR"/>
          <w:rPrChange w:id="182" w:author="J Chave" w:date="2025-02-13T17:11:00Z" w16du:dateUtc="2025-02-13T16:11:00Z">
            <w:rPr>
              <w:color w:val="E94D52"/>
            </w:rPr>
          </w:rPrChange>
        </w:rPr>
        <w:t>Takolander</w:t>
      </w:r>
      <w:proofErr w:type="spellEnd"/>
      <w:r w:rsidRPr="008D61F4">
        <w:rPr>
          <w:color w:val="E94D52"/>
          <w:lang w:val="fr-FR"/>
          <w:rPrChange w:id="183" w:author="J Chave" w:date="2025-02-13T17:11:00Z" w16du:dateUtc="2025-02-13T16:11:00Z">
            <w:rPr>
              <w:color w:val="E94D52"/>
            </w:rPr>
          </w:rPrChange>
        </w:rPr>
        <w:t xml:space="preserve"> et al</w:t>
      </w:r>
      <w:r w:rsidRPr="008D61F4">
        <w:rPr>
          <w:lang w:val="fr-FR"/>
          <w:rPrChange w:id="184" w:author="J Chave" w:date="2025-02-13T17:11:00Z" w16du:dateUtc="2025-02-13T16:11:00Z">
            <w:rPr/>
          </w:rPrChange>
        </w:rPr>
        <w:t xml:space="preserve">, </w:t>
      </w:r>
      <w:r w:rsidRPr="008D61F4">
        <w:rPr>
          <w:color w:val="E94D52"/>
          <w:lang w:val="fr-FR"/>
          <w:rPrChange w:id="185" w:author="J Chave" w:date="2025-02-13T17:11:00Z" w16du:dateUtc="2025-02-13T16:11:00Z">
            <w:rPr>
              <w:color w:val="E94D52"/>
            </w:rPr>
          </w:rPrChange>
        </w:rPr>
        <w:t>2019</w:t>
      </w:r>
      <w:r w:rsidRPr="008D61F4">
        <w:rPr>
          <w:lang w:val="fr-FR"/>
          <w:rPrChange w:id="186" w:author="J Chave" w:date="2025-02-13T17:11:00Z" w16du:dateUtc="2025-02-13T16:11:00Z">
            <w:rPr/>
          </w:rPrChange>
        </w:rPr>
        <w:t>)</w:t>
      </w:r>
      <w:del w:id="187" w:author="J Chave" w:date="2025-02-12T19:23:00Z" w16du:dateUtc="2025-02-12T18:23:00Z">
        <w:r w:rsidRPr="008D61F4" w:rsidDel="00D25F76">
          <w:rPr>
            <w:lang w:val="fr-FR"/>
            <w:rPrChange w:id="188" w:author="J Chave" w:date="2025-02-13T17:11:00Z" w16du:dateUtc="2025-02-13T16:11:00Z">
              <w:rPr/>
            </w:rPrChange>
          </w:rPr>
          <w:delText xml:space="preserve">, and PEM projections </w:delText>
        </w:r>
        <w:r w:rsidRPr="008D61F4" w:rsidDel="00D25F76">
          <w:rPr>
            <w:w w:val="105"/>
            <w:lang w:val="fr-FR"/>
            <w:rPrChange w:id="189" w:author="J Chave" w:date="2025-02-13T17:11:00Z" w16du:dateUtc="2025-02-13T16:11:00Z">
              <w:rPr>
                <w:w w:val="105"/>
              </w:rPr>
            </w:rPrChange>
          </w:rPr>
          <w:delText>tend to be more nuanced</w:delText>
        </w:r>
      </w:del>
      <w:r w:rsidRPr="008D61F4">
        <w:rPr>
          <w:w w:val="105"/>
          <w:lang w:val="fr-FR"/>
          <w:rPrChange w:id="190" w:author="J Chave" w:date="2025-02-13T17:11:00Z" w16du:dateUtc="2025-02-13T16:11:00Z">
            <w:rPr>
              <w:w w:val="105"/>
            </w:rPr>
          </w:rPrChange>
        </w:rPr>
        <w:t>.</w:t>
      </w:r>
      <w:r w:rsidRPr="008D61F4">
        <w:rPr>
          <w:spacing w:val="40"/>
          <w:w w:val="105"/>
          <w:lang w:val="fr-FR"/>
          <w:rPrChange w:id="191" w:author="J Chave" w:date="2025-02-13T17:11:00Z" w16du:dateUtc="2025-02-13T16:11:00Z">
            <w:rPr>
              <w:spacing w:val="40"/>
              <w:w w:val="105"/>
            </w:rPr>
          </w:rPrChange>
        </w:rPr>
        <w:t xml:space="preserve"> </w:t>
      </w:r>
      <w:r>
        <w:rPr>
          <w:w w:val="105"/>
        </w:rPr>
        <w:t>These studies</w:t>
      </w:r>
      <w:ins w:id="192" w:author="J Chave" w:date="2025-02-12T19:24:00Z" w16du:dateUtc="2025-02-12T18:24:00Z">
        <w:r w:rsidR="00D25F76">
          <w:rPr>
            <w:w w:val="105"/>
          </w:rPr>
          <w:t>, albeit limited,</w:t>
        </w:r>
      </w:ins>
      <w:r>
        <w:rPr>
          <w:w w:val="105"/>
        </w:rPr>
        <w:t xml:space="preserve"> have provided some essential insights</w:t>
      </w:r>
      <w:ins w:id="193" w:author="J Chave" w:date="2025-02-12T19:24:00Z" w16du:dateUtc="2025-02-12T18:24:00Z">
        <w:r w:rsidR="00D25F76">
          <w:rPr>
            <w:w w:val="105"/>
          </w:rPr>
          <w:t xml:space="preserve"> into the real uncertainty range of species projections</w:t>
        </w:r>
      </w:ins>
      <w:del w:id="194" w:author="J Chave" w:date="2025-02-12T19:24:00Z" w16du:dateUtc="2025-02-12T18:24:00Z">
        <w:r w:rsidDel="00D25F76">
          <w:rPr>
            <w:w w:val="105"/>
          </w:rPr>
          <w:delText>, though they were limited to a qualitative comparison of projections over a limited area and did</w:delText>
        </w:r>
        <w:r w:rsidDel="00D25F76">
          <w:rPr>
            <w:spacing w:val="40"/>
            <w:w w:val="105"/>
          </w:rPr>
          <w:delText xml:space="preserve"> </w:delText>
        </w:r>
        <w:r w:rsidDel="00D25F76">
          <w:rPr>
            <w:w w:val="105"/>
          </w:rPr>
          <w:delText>not account for climatic uncertainties (i.e. they used a single climate model)</w:delText>
        </w:r>
      </w:del>
      <w:del w:id="195" w:author="J Chave" w:date="2025-02-12T19:25:00Z" w16du:dateUtc="2025-02-12T18:25:00Z">
        <w:r w:rsidDel="00D25F76">
          <w:rPr>
            <w:w w:val="105"/>
          </w:rPr>
          <w:delText xml:space="preserve">. </w:delText>
        </w:r>
      </w:del>
      <w:del w:id="196" w:author="J Chave" w:date="2025-02-12T19:24:00Z" w16du:dateUtc="2025-02-12T18:24:00Z">
        <w:r w:rsidDel="00D25F76">
          <w:rPr>
            <w:w w:val="105"/>
          </w:rPr>
          <w:delText>Today, it is nevertheless</w:delText>
        </w:r>
        <w:r w:rsidDel="00D25F76">
          <w:rPr>
            <w:spacing w:val="-3"/>
            <w:w w:val="105"/>
          </w:rPr>
          <w:delText xml:space="preserve"> </w:delText>
        </w:r>
        <w:r w:rsidDel="00D25F76">
          <w:rPr>
            <w:w w:val="105"/>
          </w:rPr>
          <w:delText>essential</w:delText>
        </w:r>
        <w:r w:rsidDel="00D25F76">
          <w:rPr>
            <w:spacing w:val="-3"/>
            <w:w w:val="105"/>
          </w:rPr>
          <w:delText xml:space="preserve"> </w:delText>
        </w:r>
        <w:r w:rsidDel="00D25F76">
          <w:rPr>
            <w:w w:val="105"/>
          </w:rPr>
          <w:delText>to</w:delText>
        </w:r>
        <w:r w:rsidDel="00D25F76">
          <w:rPr>
            <w:spacing w:val="-4"/>
            <w:w w:val="105"/>
          </w:rPr>
          <w:delText xml:space="preserve"> </w:delText>
        </w:r>
        <w:r w:rsidDel="00D25F76">
          <w:rPr>
            <w:w w:val="105"/>
          </w:rPr>
          <w:delText>quantitatively</w:delText>
        </w:r>
        <w:r w:rsidDel="00D25F76">
          <w:rPr>
            <w:spacing w:val="-4"/>
            <w:w w:val="105"/>
          </w:rPr>
          <w:delText xml:space="preserve"> </w:delText>
        </w:r>
        <w:r w:rsidDel="00D25F76">
          <w:rPr>
            <w:w w:val="105"/>
          </w:rPr>
          <w:delText>understand</w:delText>
        </w:r>
        <w:r w:rsidDel="00D25F76">
          <w:rPr>
            <w:spacing w:val="-3"/>
            <w:w w:val="105"/>
          </w:rPr>
          <w:delText xml:space="preserve"> </w:delText>
        </w:r>
        <w:r w:rsidDel="00D25F76">
          <w:rPr>
            <w:w w:val="105"/>
          </w:rPr>
          <w:delText>how</w:delText>
        </w:r>
        <w:r w:rsidDel="00D25F76">
          <w:rPr>
            <w:spacing w:val="-3"/>
            <w:w w:val="105"/>
          </w:rPr>
          <w:delText xml:space="preserve"> </w:delText>
        </w:r>
        <w:r w:rsidDel="00D25F76">
          <w:rPr>
            <w:w w:val="105"/>
          </w:rPr>
          <w:delText>the</w:delText>
        </w:r>
        <w:r w:rsidDel="00D25F76">
          <w:rPr>
            <w:spacing w:val="-3"/>
            <w:w w:val="105"/>
          </w:rPr>
          <w:delText xml:space="preserve"> </w:delText>
        </w:r>
        <w:r w:rsidDel="00D25F76">
          <w:rPr>
            <w:w w:val="105"/>
          </w:rPr>
          <w:delText>different</w:delText>
        </w:r>
        <w:r w:rsidDel="00D25F76">
          <w:rPr>
            <w:spacing w:val="-3"/>
            <w:w w:val="105"/>
          </w:rPr>
          <w:delText xml:space="preserve"> </w:delText>
        </w:r>
        <w:r w:rsidDel="00D25F76">
          <w:rPr>
            <w:w w:val="105"/>
          </w:rPr>
          <w:delText>approaches</w:delText>
        </w:r>
        <w:r w:rsidDel="00D25F76">
          <w:rPr>
            <w:spacing w:val="-4"/>
            <w:w w:val="105"/>
          </w:rPr>
          <w:delText xml:space="preserve"> </w:delText>
        </w:r>
        <w:r w:rsidDel="00D25F76">
          <w:rPr>
            <w:w w:val="105"/>
          </w:rPr>
          <w:delText>of</w:delText>
        </w:r>
        <w:r w:rsidDel="00D25F76">
          <w:rPr>
            <w:spacing w:val="-3"/>
            <w:w w:val="105"/>
          </w:rPr>
          <w:delText xml:space="preserve"> </w:delText>
        </w:r>
        <w:r w:rsidDel="00D25F76">
          <w:rPr>
            <w:w w:val="105"/>
          </w:rPr>
          <w:delText>species distribution models influence the uncertainty of projections, considering the interaction with the climate, and how these uncertainties will evolve over time.</w:delText>
        </w:r>
      </w:del>
    </w:p>
    <w:p w14:paraId="48BB15DF" w14:textId="3E938B5A" w:rsidR="00F52AD7" w:rsidRDefault="00000000">
      <w:pPr>
        <w:pStyle w:val="Corpsdetexte"/>
        <w:spacing w:before="131" w:line="276" w:lineRule="auto"/>
        <w:ind w:right="420"/>
        <w:jc w:val="both"/>
        <w:pPrChange w:id="197" w:author="J Chave" w:date="2025-02-12T19:25:00Z" w16du:dateUtc="2025-02-12T18:25:00Z">
          <w:pPr>
            <w:pStyle w:val="Corpsdetexte"/>
            <w:spacing w:before="149" w:line="276" w:lineRule="auto"/>
            <w:ind w:left="188" w:right="420" w:firstLine="8"/>
            <w:jc w:val="both"/>
          </w:pPr>
        </w:pPrChange>
      </w:pPr>
      <w:del w:id="198" w:author="J Chave" w:date="2025-02-12T19:25:00Z" w16du:dateUtc="2025-02-12T18:25:00Z">
        <w:r w:rsidDel="00D25F76">
          <w:rPr>
            <w:w w:val="105"/>
          </w:rPr>
          <w:delText>Understanding where do the uncertainties originate and and how they relate to each other is indeed a critical challenge. From the modeler point of view, it is obviously crucial to identify opportunities for model developments (</w:delText>
        </w:r>
        <w:r w:rsidDel="00D25F76">
          <w:rPr>
            <w:color w:val="E94D52"/>
            <w:w w:val="105"/>
          </w:rPr>
          <w:delText>Petchey et al</w:delText>
        </w:r>
        <w:r w:rsidDel="00D25F76">
          <w:rPr>
            <w:w w:val="105"/>
          </w:rPr>
          <w:delText xml:space="preserve">, </w:delText>
        </w:r>
        <w:r w:rsidDel="00D25F76">
          <w:rPr>
            <w:color w:val="E94D52"/>
            <w:w w:val="105"/>
          </w:rPr>
          <w:delText>2015</w:delText>
        </w:r>
        <w:r w:rsidDel="00D25F76">
          <w:rPr>
            <w:w w:val="105"/>
          </w:rPr>
          <w:delText>). But it has broader implications</w:delText>
        </w:r>
        <w:r w:rsidDel="00D25F76">
          <w:rPr>
            <w:spacing w:val="-7"/>
            <w:w w:val="105"/>
          </w:rPr>
          <w:delText xml:space="preserve"> </w:delText>
        </w:r>
        <w:r w:rsidDel="00D25F76">
          <w:rPr>
            <w:w w:val="105"/>
          </w:rPr>
          <w:delText>beyond</w:delText>
        </w:r>
        <w:r w:rsidDel="00D25F76">
          <w:rPr>
            <w:spacing w:val="-7"/>
            <w:w w:val="105"/>
          </w:rPr>
          <w:delText xml:space="preserve"> </w:delText>
        </w:r>
        <w:r w:rsidDel="00D25F76">
          <w:rPr>
            <w:w w:val="105"/>
          </w:rPr>
          <w:delText>the</w:delText>
        </w:r>
        <w:r w:rsidDel="00D25F76">
          <w:rPr>
            <w:spacing w:val="-7"/>
            <w:w w:val="105"/>
          </w:rPr>
          <w:delText xml:space="preserve"> </w:delText>
        </w:r>
        <w:r w:rsidDel="00D25F76">
          <w:rPr>
            <w:w w:val="105"/>
          </w:rPr>
          <w:delText>scientific</w:delText>
        </w:r>
        <w:r w:rsidDel="00D25F76">
          <w:rPr>
            <w:spacing w:val="-7"/>
            <w:w w:val="105"/>
          </w:rPr>
          <w:delText xml:space="preserve"> </w:delText>
        </w:r>
        <w:r w:rsidDel="00D25F76">
          <w:rPr>
            <w:w w:val="105"/>
          </w:rPr>
          <w:delText>community</w:delText>
        </w:r>
      </w:del>
      <w:r>
        <w:rPr>
          <w:w w:val="105"/>
        </w:rPr>
        <w:t>,</w:t>
      </w:r>
      <w:ins w:id="199" w:author="J Chave" w:date="2025-02-12T19:25:00Z" w16du:dateUtc="2025-02-12T18:25:00Z">
        <w:r w:rsidR="00D25F76">
          <w:rPr>
            <w:w w:val="105"/>
          </w:rPr>
          <w:t xml:space="preserve"> and</w:t>
        </w:r>
      </w:ins>
      <w:r>
        <w:rPr>
          <w:spacing w:val="-7"/>
          <w:w w:val="105"/>
        </w:rPr>
        <w:t xml:space="preserve"> </w:t>
      </w:r>
      <w:r>
        <w:rPr>
          <w:w w:val="105"/>
        </w:rPr>
        <w:t>to</w:t>
      </w:r>
      <w:r>
        <w:rPr>
          <w:spacing w:val="-7"/>
          <w:w w:val="105"/>
        </w:rPr>
        <w:t xml:space="preserve"> </w:t>
      </w:r>
      <w:r>
        <w:rPr>
          <w:w w:val="105"/>
        </w:rPr>
        <w:t>address</w:t>
      </w:r>
      <w:r>
        <w:rPr>
          <w:spacing w:val="-7"/>
          <w:w w:val="105"/>
        </w:rPr>
        <w:t xml:space="preserve"> </w:t>
      </w:r>
      <w:r>
        <w:rPr>
          <w:w w:val="105"/>
        </w:rPr>
        <w:t>policy-relevant</w:t>
      </w:r>
      <w:r>
        <w:rPr>
          <w:spacing w:val="-7"/>
          <w:w w:val="105"/>
        </w:rPr>
        <w:t xml:space="preserve"> </w:t>
      </w:r>
      <w:r>
        <w:rPr>
          <w:w w:val="105"/>
        </w:rPr>
        <w:t>questions</w:t>
      </w:r>
      <w:r>
        <w:rPr>
          <w:spacing w:val="-7"/>
          <w:w w:val="105"/>
        </w:rPr>
        <w:t xml:space="preserve"> </w:t>
      </w:r>
      <w:r>
        <w:rPr>
          <w:w w:val="105"/>
        </w:rPr>
        <w:t>(</w:t>
      </w:r>
      <w:r>
        <w:rPr>
          <w:color w:val="E94D52"/>
          <w:w w:val="105"/>
        </w:rPr>
        <w:t>Urban et al</w:t>
      </w:r>
      <w:r>
        <w:rPr>
          <w:w w:val="105"/>
        </w:rPr>
        <w:t xml:space="preserve">, </w:t>
      </w:r>
      <w:r>
        <w:rPr>
          <w:color w:val="E94D52"/>
          <w:w w:val="105"/>
        </w:rPr>
        <w:t>2016</w:t>
      </w:r>
      <w:r>
        <w:rPr>
          <w:w w:val="105"/>
        </w:rPr>
        <w:t>).</w:t>
      </w:r>
      <w:r>
        <w:rPr>
          <w:spacing w:val="40"/>
          <w:w w:val="105"/>
        </w:rPr>
        <w:t xml:space="preserve"> </w:t>
      </w:r>
      <w:del w:id="200" w:author="J Chave" w:date="2025-02-12T19:26:00Z" w16du:dateUtc="2025-02-12T18:26:00Z">
        <w:r w:rsidDel="00D25F76">
          <w:rPr>
            <w:w w:val="105"/>
          </w:rPr>
          <w:delText>Clarifying and quantifying the many uncertainties that the different actors will face in the 21</w:delText>
        </w:r>
        <w:r w:rsidDel="00D25F76">
          <w:rPr>
            <w:w w:val="105"/>
            <w:position w:val="9"/>
            <w:sz w:val="16"/>
          </w:rPr>
          <w:delText>st</w:delText>
        </w:r>
        <w:r w:rsidDel="00D25F76">
          <w:rPr>
            <w:spacing w:val="40"/>
            <w:w w:val="105"/>
            <w:position w:val="9"/>
            <w:sz w:val="16"/>
          </w:rPr>
          <w:delText xml:space="preserve"> </w:delText>
        </w:r>
        <w:r w:rsidDel="00D25F76">
          <w:rPr>
            <w:w w:val="105"/>
          </w:rPr>
          <w:delText>century supports the development of robust and sustainable forest management practices that can accommodate a range of possible future scenarios (</w:delText>
        </w:r>
        <w:r w:rsidDel="00D25F76">
          <w:rPr>
            <w:color w:val="E94D52"/>
            <w:w w:val="105"/>
          </w:rPr>
          <w:delText>IPCC</w:delText>
        </w:r>
        <w:r w:rsidDel="00D25F76">
          <w:rPr>
            <w:w w:val="105"/>
          </w:rPr>
          <w:delText xml:space="preserve">, </w:delText>
        </w:r>
        <w:r w:rsidDel="00D25F76">
          <w:rPr>
            <w:color w:val="E94D52"/>
            <w:w w:val="105"/>
          </w:rPr>
          <w:delText>2021</w:delText>
        </w:r>
        <w:r w:rsidDel="00D25F76">
          <w:rPr>
            <w:w w:val="105"/>
          </w:rPr>
          <w:delText>).</w:delText>
        </w:r>
        <w:r w:rsidDel="00D25F76">
          <w:rPr>
            <w:spacing w:val="80"/>
            <w:w w:val="105"/>
          </w:rPr>
          <w:delText xml:space="preserve"> </w:delText>
        </w:r>
        <w:r w:rsidDel="00D25F76">
          <w:rPr>
            <w:w w:val="105"/>
          </w:rPr>
          <w:delText>In</w:delText>
        </w:r>
        <w:r w:rsidDel="00D25F76">
          <w:rPr>
            <w:spacing w:val="33"/>
            <w:w w:val="105"/>
          </w:rPr>
          <w:delText xml:space="preserve"> </w:delText>
        </w:r>
        <w:r w:rsidDel="00D25F76">
          <w:rPr>
            <w:w w:val="105"/>
          </w:rPr>
          <w:delText>particular,</w:delText>
        </w:r>
        <w:r w:rsidDel="00D25F76">
          <w:rPr>
            <w:spacing w:val="36"/>
            <w:w w:val="105"/>
          </w:rPr>
          <w:delText xml:space="preserve"> </w:delText>
        </w:r>
        <w:r w:rsidDel="00D25F76">
          <w:rPr>
            <w:w w:val="105"/>
          </w:rPr>
          <w:delText>it</w:delText>
        </w:r>
        <w:r w:rsidDel="00D25F76">
          <w:rPr>
            <w:spacing w:val="33"/>
            <w:w w:val="105"/>
          </w:rPr>
          <w:delText xml:space="preserve"> </w:delText>
        </w:r>
        <w:r w:rsidDel="00D25F76">
          <w:rPr>
            <w:w w:val="105"/>
          </w:rPr>
          <w:delText>helps</w:delText>
        </w:r>
        <w:r w:rsidDel="00D25F76">
          <w:rPr>
            <w:spacing w:val="33"/>
            <w:w w:val="105"/>
          </w:rPr>
          <w:delText xml:space="preserve"> </w:delText>
        </w:r>
        <w:r w:rsidDel="00D25F76">
          <w:rPr>
            <w:w w:val="105"/>
          </w:rPr>
          <w:delText>identify</w:delText>
        </w:r>
        <w:r w:rsidDel="00D25F76">
          <w:rPr>
            <w:spacing w:val="33"/>
            <w:w w:val="105"/>
          </w:rPr>
          <w:delText xml:space="preserve"> </w:delText>
        </w:r>
        <w:r w:rsidDel="00D25F76">
          <w:rPr>
            <w:w w:val="105"/>
          </w:rPr>
          <w:delText>how</w:delText>
        </w:r>
        <w:r w:rsidDel="00D25F76">
          <w:rPr>
            <w:spacing w:val="33"/>
            <w:w w:val="105"/>
          </w:rPr>
          <w:delText xml:space="preserve"> </w:delText>
        </w:r>
        <w:r w:rsidDel="00D25F76">
          <w:rPr>
            <w:w w:val="105"/>
          </w:rPr>
          <w:delText>serious</w:delText>
        </w:r>
        <w:r w:rsidDel="00D25F76">
          <w:rPr>
            <w:spacing w:val="33"/>
            <w:w w:val="105"/>
          </w:rPr>
          <w:delText xml:space="preserve"> </w:delText>
        </w:r>
        <w:r w:rsidDel="00D25F76">
          <w:rPr>
            <w:w w:val="105"/>
          </w:rPr>
          <w:delText>the</w:delText>
        </w:r>
        <w:r w:rsidDel="00D25F76">
          <w:rPr>
            <w:spacing w:val="33"/>
            <w:w w:val="105"/>
          </w:rPr>
          <w:delText xml:space="preserve"> </w:delText>
        </w:r>
        <w:r w:rsidDel="00D25F76">
          <w:rPr>
            <w:w w:val="105"/>
          </w:rPr>
          <w:delText>risk</w:delText>
        </w:r>
        <w:r w:rsidDel="00D25F76">
          <w:rPr>
            <w:spacing w:val="33"/>
            <w:w w:val="105"/>
          </w:rPr>
          <w:delText xml:space="preserve"> </w:delText>
        </w:r>
        <w:r w:rsidDel="00D25F76">
          <w:rPr>
            <w:w w:val="105"/>
          </w:rPr>
          <w:delText>is</w:delText>
        </w:r>
        <w:r w:rsidDel="00D25F76">
          <w:rPr>
            <w:spacing w:val="33"/>
            <w:w w:val="105"/>
          </w:rPr>
          <w:delText xml:space="preserve"> </w:delText>
        </w:r>
        <w:r w:rsidDel="00D25F76">
          <w:rPr>
            <w:w w:val="105"/>
          </w:rPr>
          <w:delText>for</w:delText>
        </w:r>
        <w:r w:rsidDel="00D25F76">
          <w:rPr>
            <w:spacing w:val="33"/>
            <w:w w:val="105"/>
          </w:rPr>
          <w:delText xml:space="preserve"> </w:delText>
        </w:r>
        <w:r w:rsidDel="00D25F76">
          <w:rPr>
            <w:w w:val="105"/>
          </w:rPr>
          <w:delText>the</w:delText>
        </w:r>
        <w:r w:rsidDel="00D25F76">
          <w:rPr>
            <w:spacing w:val="33"/>
            <w:w w:val="105"/>
          </w:rPr>
          <w:delText xml:space="preserve"> </w:delText>
        </w:r>
        <w:r w:rsidDel="00D25F76">
          <w:rPr>
            <w:w w:val="105"/>
          </w:rPr>
          <w:delText>forest</w:delText>
        </w:r>
        <w:r w:rsidDel="00D25F76">
          <w:rPr>
            <w:spacing w:val="33"/>
            <w:w w:val="105"/>
          </w:rPr>
          <w:delText xml:space="preserve"> </w:delText>
        </w:r>
        <w:r w:rsidDel="00D25F76">
          <w:rPr>
            <w:w w:val="105"/>
          </w:rPr>
          <w:delText>considered, and if any action is required. Forest managers need to know whether the current species will be able to tolerate future climate conditions, whether they can rely on its natural regeneration, or whether they should capitalize on new species opportunities.</w:delText>
        </w:r>
        <w:r w:rsidDel="00D25F76">
          <w:rPr>
            <w:spacing w:val="40"/>
            <w:w w:val="105"/>
          </w:rPr>
          <w:delText xml:space="preserve"> </w:delText>
        </w:r>
        <w:r w:rsidDel="00D25F76">
          <w:rPr>
            <w:w w:val="105"/>
          </w:rPr>
          <w:delText>It is not reasonable to ignore these uncertainties or to consider only a portion (e.g. omitting model methodological</w:delText>
        </w:r>
        <w:r w:rsidDel="00D25F76">
          <w:rPr>
            <w:spacing w:val="-15"/>
            <w:w w:val="105"/>
          </w:rPr>
          <w:delText xml:space="preserve"> </w:delText>
        </w:r>
        <w:r w:rsidDel="00D25F76">
          <w:rPr>
            <w:w w:val="105"/>
          </w:rPr>
          <w:delText>uncertainty)</w:delText>
        </w:r>
        <w:r w:rsidDel="00D25F76">
          <w:rPr>
            <w:spacing w:val="-15"/>
            <w:w w:val="105"/>
          </w:rPr>
          <w:delText xml:space="preserve"> </w:delText>
        </w:r>
        <w:r w:rsidDel="00D25F76">
          <w:rPr>
            <w:w w:val="105"/>
          </w:rPr>
          <w:delText>if</w:delText>
        </w:r>
        <w:r w:rsidDel="00D25F76">
          <w:rPr>
            <w:spacing w:val="-15"/>
            <w:w w:val="105"/>
          </w:rPr>
          <w:delText xml:space="preserve"> </w:delText>
        </w:r>
        <w:r w:rsidDel="00D25F76">
          <w:rPr>
            <w:w w:val="105"/>
          </w:rPr>
          <w:delText>we</w:delText>
        </w:r>
        <w:r w:rsidDel="00D25F76">
          <w:rPr>
            <w:spacing w:val="-15"/>
            <w:w w:val="105"/>
          </w:rPr>
          <w:delText xml:space="preserve"> </w:delText>
        </w:r>
        <w:r w:rsidDel="00D25F76">
          <w:rPr>
            <w:w w:val="105"/>
          </w:rPr>
          <w:delText>aim</w:delText>
        </w:r>
        <w:r w:rsidDel="00D25F76">
          <w:rPr>
            <w:spacing w:val="-15"/>
            <w:w w:val="105"/>
          </w:rPr>
          <w:delText xml:space="preserve"> </w:delText>
        </w:r>
        <w:r w:rsidDel="00D25F76">
          <w:rPr>
            <w:w w:val="105"/>
          </w:rPr>
          <w:delText>to</w:delText>
        </w:r>
        <w:r w:rsidDel="00D25F76">
          <w:rPr>
            <w:spacing w:val="-15"/>
            <w:w w:val="105"/>
          </w:rPr>
          <w:delText xml:space="preserve"> </w:delText>
        </w:r>
        <w:r w:rsidDel="00D25F76">
          <w:rPr>
            <w:w w:val="105"/>
          </w:rPr>
          <w:delText>secure</w:delText>
        </w:r>
        <w:r w:rsidDel="00D25F76">
          <w:rPr>
            <w:spacing w:val="-15"/>
            <w:w w:val="105"/>
          </w:rPr>
          <w:delText xml:space="preserve"> </w:delText>
        </w:r>
        <w:r w:rsidDel="00D25F76">
          <w:rPr>
            <w:w w:val="105"/>
          </w:rPr>
          <w:delText>the</w:delText>
        </w:r>
        <w:r w:rsidDel="00D25F76">
          <w:rPr>
            <w:spacing w:val="-15"/>
            <w:w w:val="105"/>
          </w:rPr>
          <w:delText xml:space="preserve"> </w:delText>
        </w:r>
        <w:r w:rsidDel="00D25F76">
          <w:rPr>
            <w:w w:val="105"/>
          </w:rPr>
          <w:delText>capacity</w:delText>
        </w:r>
        <w:r w:rsidDel="00D25F76">
          <w:rPr>
            <w:spacing w:val="-15"/>
            <w:w w:val="105"/>
          </w:rPr>
          <w:delText xml:space="preserve"> </w:delText>
        </w:r>
        <w:r w:rsidDel="00D25F76">
          <w:rPr>
            <w:w w:val="105"/>
          </w:rPr>
          <w:delText>of</w:delText>
        </w:r>
        <w:r w:rsidDel="00D25F76">
          <w:rPr>
            <w:spacing w:val="-15"/>
            <w:w w:val="105"/>
          </w:rPr>
          <w:delText xml:space="preserve"> </w:delText>
        </w:r>
        <w:r w:rsidDel="00D25F76">
          <w:rPr>
            <w:w w:val="105"/>
          </w:rPr>
          <w:delText>Europe’s</w:delText>
        </w:r>
        <w:r w:rsidDel="00D25F76">
          <w:rPr>
            <w:spacing w:val="-15"/>
            <w:w w:val="105"/>
          </w:rPr>
          <w:delText xml:space="preserve"> </w:delText>
        </w:r>
        <w:r w:rsidDel="00D25F76">
          <w:rPr>
            <w:w w:val="105"/>
          </w:rPr>
          <w:delText>forests</w:delText>
        </w:r>
        <w:r w:rsidDel="00D25F76">
          <w:rPr>
            <w:spacing w:val="-15"/>
            <w:w w:val="105"/>
          </w:rPr>
          <w:delText xml:space="preserve"> </w:delText>
        </w:r>
        <w:r w:rsidDel="00D25F76">
          <w:rPr>
            <w:w w:val="105"/>
          </w:rPr>
          <w:delText>to</w:delText>
        </w:r>
        <w:r w:rsidDel="00D25F76">
          <w:rPr>
            <w:spacing w:val="-15"/>
            <w:w w:val="105"/>
          </w:rPr>
          <w:delText xml:space="preserve"> </w:delText>
        </w:r>
        <w:r w:rsidDel="00D25F76">
          <w:rPr>
            <w:w w:val="105"/>
          </w:rPr>
          <w:delText>continue providing ecosystem services.</w:delText>
        </w:r>
      </w:del>
    </w:p>
    <w:p w14:paraId="4C42E04E" w14:textId="7234490F" w:rsidR="00F52AD7" w:rsidRDefault="00D25F76">
      <w:pPr>
        <w:pStyle w:val="Corpsdetexte"/>
        <w:spacing w:before="135" w:line="276" w:lineRule="auto"/>
        <w:ind w:right="422"/>
        <w:jc w:val="both"/>
        <w:pPrChange w:id="201" w:author="J Chave" w:date="2025-02-12T19:26:00Z" w16du:dateUtc="2025-02-12T18:26:00Z">
          <w:pPr>
            <w:pStyle w:val="Corpsdetexte"/>
            <w:spacing w:before="135" w:line="276" w:lineRule="auto"/>
            <w:ind w:left="169" w:right="422" w:firstLine="18"/>
            <w:jc w:val="both"/>
          </w:pPr>
        </w:pPrChange>
      </w:pPr>
      <w:ins w:id="202" w:author="J Chave" w:date="2025-02-12T19:26:00Z" w16du:dateUtc="2025-02-12T18:26:00Z">
        <w:r>
          <w:rPr>
            <w:w w:val="105"/>
          </w:rPr>
          <w:t xml:space="preserve">Here we combine a </w:t>
        </w:r>
      </w:ins>
      <w:ins w:id="203" w:author="J Chave" w:date="2025-02-12T19:27:00Z" w16du:dateUtc="2025-02-12T18:27:00Z">
        <w:r>
          <w:rPr>
            <w:w w:val="105"/>
          </w:rPr>
          <w:t>variety</w:t>
        </w:r>
      </w:ins>
      <w:ins w:id="204" w:author="J Chave" w:date="2025-02-12T19:26:00Z" w16du:dateUtc="2025-02-12T18:26:00Z">
        <w:r>
          <w:rPr>
            <w:w w:val="105"/>
          </w:rPr>
          <w:t xml:space="preserve"> of </w:t>
        </w:r>
      </w:ins>
      <w:ins w:id="205" w:author="J Chave" w:date="2025-02-12T19:27:00Z" w16du:dateUtc="2025-02-12T18:27:00Z">
        <w:r>
          <w:rPr>
            <w:w w:val="105"/>
          </w:rPr>
          <w:t xml:space="preserve">species </w:t>
        </w:r>
      </w:ins>
      <w:ins w:id="206" w:author="J Chave" w:date="2025-02-12T19:26:00Z" w16du:dateUtc="2025-02-12T18:26:00Z">
        <w:r>
          <w:rPr>
            <w:w w:val="105"/>
          </w:rPr>
          <w:t xml:space="preserve">models to project </w:t>
        </w:r>
      </w:ins>
      <w:del w:id="207" w:author="J Chave" w:date="2025-02-12T19:26:00Z" w16du:dateUtc="2025-02-12T18:26:00Z">
        <w:r w:rsidDel="00D25F76">
          <w:rPr>
            <w:w w:val="105"/>
          </w:rPr>
          <w:delText xml:space="preserve">To capture the full breadth of uncertainties that are relevant to assess how climate change will affect forests across Europe, we simulated </w:delText>
        </w:r>
      </w:del>
      <w:r>
        <w:rPr>
          <w:w w:val="105"/>
        </w:rPr>
        <w:t>the future distribution of six tree</w:t>
      </w:r>
      <w:ins w:id="208" w:author="J Chave" w:date="2025-02-12T19:26:00Z" w16du:dateUtc="2025-02-12T18:26:00Z">
        <w:r>
          <w:rPr>
            <w:w w:val="105"/>
          </w:rPr>
          <w:t xml:space="preserve"> common</w:t>
        </w:r>
      </w:ins>
      <w:r>
        <w:rPr>
          <w:w w:val="105"/>
        </w:rPr>
        <w:t xml:space="preserve"> species </w:t>
      </w:r>
      <w:del w:id="209" w:author="J Chave" w:date="2025-02-12T19:27:00Z" w16du:dateUtc="2025-02-12T18:27:00Z">
        <w:r w:rsidDel="00D25F76">
          <w:rPr>
            <w:w w:val="105"/>
          </w:rPr>
          <w:delText>(</w:delText>
        </w:r>
        <w:r w:rsidDel="00D25F76">
          <w:rPr>
            <w:i/>
            <w:w w:val="105"/>
          </w:rPr>
          <w:delText xml:space="preserve">Abies alba </w:delText>
        </w:r>
        <w:r w:rsidDel="00D25F76">
          <w:rPr>
            <w:w w:val="105"/>
          </w:rPr>
          <w:delText xml:space="preserve">Mill., </w:delText>
        </w:r>
        <w:r w:rsidDel="00D25F76">
          <w:rPr>
            <w:i/>
            <w:w w:val="105"/>
          </w:rPr>
          <w:delText xml:space="preserve">Fagus sylvatica </w:delText>
        </w:r>
        <w:r w:rsidDel="00D25F76">
          <w:rPr>
            <w:w w:val="105"/>
          </w:rPr>
          <w:delText xml:space="preserve">L., </w:delText>
        </w:r>
        <w:r w:rsidDel="00D25F76">
          <w:rPr>
            <w:i/>
            <w:w w:val="105"/>
          </w:rPr>
          <w:delText xml:space="preserve">Quercus petraea </w:delText>
        </w:r>
        <w:r w:rsidDel="00D25F76">
          <w:rPr>
            <w:w w:val="105"/>
          </w:rPr>
          <w:delText xml:space="preserve">(Matt.) Liebl., </w:delText>
        </w:r>
        <w:r w:rsidDel="00D25F76">
          <w:rPr>
            <w:i/>
            <w:w w:val="105"/>
          </w:rPr>
          <w:delText xml:space="preserve">Quercus robur </w:delText>
        </w:r>
        <w:r w:rsidDel="00D25F76">
          <w:rPr>
            <w:w w:val="105"/>
          </w:rPr>
          <w:delText xml:space="preserve">L., </w:delText>
        </w:r>
        <w:r w:rsidDel="00D25F76">
          <w:rPr>
            <w:i/>
            <w:w w:val="105"/>
          </w:rPr>
          <w:delText>Quercus</w:delText>
        </w:r>
        <w:r w:rsidDel="00D25F76">
          <w:rPr>
            <w:i/>
            <w:spacing w:val="-2"/>
            <w:w w:val="105"/>
          </w:rPr>
          <w:delText xml:space="preserve"> </w:delText>
        </w:r>
        <w:r w:rsidDel="00D25F76">
          <w:rPr>
            <w:i/>
            <w:w w:val="105"/>
          </w:rPr>
          <w:delText xml:space="preserve">pubescens </w:delText>
        </w:r>
        <w:r w:rsidDel="00D25F76">
          <w:rPr>
            <w:w w:val="105"/>
          </w:rPr>
          <w:delText>Willd. and</w:delText>
        </w:r>
        <w:r w:rsidDel="00D25F76">
          <w:rPr>
            <w:spacing w:val="-6"/>
            <w:w w:val="105"/>
          </w:rPr>
          <w:delText xml:space="preserve"> </w:delText>
        </w:r>
        <w:r w:rsidDel="00D25F76">
          <w:rPr>
            <w:i/>
            <w:w w:val="105"/>
          </w:rPr>
          <w:delText>Quercus</w:delText>
        </w:r>
        <w:r w:rsidDel="00D25F76">
          <w:rPr>
            <w:i/>
            <w:spacing w:val="-2"/>
            <w:w w:val="105"/>
          </w:rPr>
          <w:delText xml:space="preserve"> </w:delText>
        </w:r>
        <w:r w:rsidDel="00D25F76">
          <w:rPr>
            <w:i/>
            <w:w w:val="105"/>
          </w:rPr>
          <w:delText xml:space="preserve">ilex </w:delText>
        </w:r>
        <w:r w:rsidDel="00D25F76">
          <w:rPr>
            <w:w w:val="105"/>
          </w:rPr>
          <w:delText>L.)</w:delText>
        </w:r>
        <w:r w:rsidDel="00D25F76">
          <w:rPr>
            <w:spacing w:val="-6"/>
            <w:w w:val="105"/>
          </w:rPr>
          <w:delText xml:space="preserve"> </w:delText>
        </w:r>
        <w:r w:rsidDel="00D25F76">
          <w:rPr>
            <w:w w:val="105"/>
          </w:rPr>
          <w:delText>with</w:delText>
        </w:r>
        <w:r w:rsidDel="00D25F76">
          <w:rPr>
            <w:spacing w:val="-6"/>
            <w:w w:val="105"/>
          </w:rPr>
          <w:delText xml:space="preserve"> </w:delText>
        </w:r>
        <w:r w:rsidDel="00D25F76">
          <w:rPr>
            <w:w w:val="105"/>
          </w:rPr>
          <w:delText>different</w:delText>
        </w:r>
        <w:r w:rsidDel="00D25F76">
          <w:rPr>
            <w:spacing w:val="-6"/>
            <w:w w:val="105"/>
          </w:rPr>
          <w:delText xml:space="preserve"> </w:delText>
        </w:r>
        <w:r w:rsidDel="00D25F76">
          <w:rPr>
            <w:w w:val="105"/>
          </w:rPr>
          <w:delText>modeling</w:delText>
        </w:r>
        <w:r w:rsidDel="00D25F76">
          <w:rPr>
            <w:spacing w:val="-6"/>
            <w:w w:val="105"/>
          </w:rPr>
          <w:delText xml:space="preserve"> </w:delText>
        </w:r>
        <w:r w:rsidDel="00D25F76">
          <w:rPr>
            <w:w w:val="105"/>
          </w:rPr>
          <w:delText>approaches,</w:delText>
        </w:r>
        <w:r w:rsidDel="00D25F76">
          <w:rPr>
            <w:spacing w:val="-6"/>
            <w:w w:val="105"/>
          </w:rPr>
          <w:delText xml:space="preserve"> </w:delText>
        </w:r>
        <w:r w:rsidDel="00D25F76">
          <w:rPr>
            <w:w w:val="105"/>
          </w:rPr>
          <w:delText>using 10</w:delText>
        </w:r>
      </w:del>
      <w:ins w:id="210" w:author="J Chave" w:date="2025-02-12T19:27:00Z" w16du:dateUtc="2025-02-12T18:27:00Z">
        <w:r>
          <w:rPr>
            <w:w w:val="105"/>
          </w:rPr>
          <w:t>a range</w:t>
        </w:r>
      </w:ins>
      <w:r>
        <w:rPr>
          <w:w w:val="105"/>
        </w:rPr>
        <w:t xml:space="preserve"> </w:t>
      </w:r>
      <w:del w:id="211" w:author="J Chave" w:date="2025-02-12T19:27:00Z" w16du:dateUtc="2025-02-12T18:27:00Z">
        <w:r w:rsidDel="00D25F76">
          <w:rPr>
            <w:w w:val="105"/>
          </w:rPr>
          <w:delText xml:space="preserve">different </w:delText>
        </w:r>
      </w:del>
      <w:ins w:id="212" w:author="J Chave" w:date="2025-02-12T19:27:00Z" w16du:dateUtc="2025-02-12T18:27:00Z">
        <w:r>
          <w:rPr>
            <w:w w:val="105"/>
          </w:rPr>
          <w:t xml:space="preserve">of </w:t>
        </w:r>
      </w:ins>
      <w:r>
        <w:rPr>
          <w:w w:val="105"/>
        </w:rPr>
        <w:t xml:space="preserve">climate projections </w:t>
      </w:r>
      <w:del w:id="213" w:author="J Chave" w:date="2025-02-12T19:27:00Z" w16du:dateUtc="2025-02-12T18:27:00Z">
        <w:r w:rsidDel="00D25F76">
          <w:rPr>
            <w:w w:val="105"/>
          </w:rPr>
          <w:delText xml:space="preserve">(5 global climate models and 2 socioeconomic scenarios) </w:delText>
        </w:r>
      </w:del>
      <w:r>
        <w:rPr>
          <w:w w:val="105"/>
        </w:rPr>
        <w:t>from the CMIP6 dataset (</w:t>
      </w:r>
      <w:r>
        <w:rPr>
          <w:color w:val="E94D52"/>
          <w:w w:val="105"/>
        </w:rPr>
        <w:t>Noël et al</w:t>
      </w:r>
      <w:r>
        <w:rPr>
          <w:w w:val="105"/>
        </w:rPr>
        <w:t xml:space="preserve">, </w:t>
      </w:r>
      <w:r>
        <w:rPr>
          <w:color w:val="E94D52"/>
          <w:w w:val="105"/>
        </w:rPr>
        <w:t>2022</w:t>
      </w:r>
      <w:r>
        <w:rPr>
          <w:w w:val="105"/>
        </w:rPr>
        <w:t>)</w:t>
      </w:r>
      <w:ins w:id="214" w:author="J Chave" w:date="2025-02-12T19:28:00Z" w16du:dateUtc="2025-02-12T18:28:00Z">
        <w:r>
          <w:rPr>
            <w:spacing w:val="40"/>
            <w:w w:val="105"/>
          </w:rPr>
          <w:t xml:space="preserve"> </w:t>
        </w:r>
      </w:ins>
      <w:del w:id="215" w:author="J Chave" w:date="2025-02-12T19:28:00Z" w16du:dateUtc="2025-02-12T18:28:00Z">
        <w:r w:rsidDel="00D25F76">
          <w:rPr>
            <w:w w:val="105"/>
          </w:rPr>
          <w:delText>.</w:delText>
        </w:r>
        <w:r w:rsidDel="00D25F76">
          <w:rPr>
            <w:spacing w:val="40"/>
            <w:w w:val="105"/>
          </w:rPr>
          <w:delText xml:space="preserve"> </w:delText>
        </w:r>
      </w:del>
      <w:del w:id="216" w:author="J Chave" w:date="2025-02-12T19:27:00Z" w16du:dateUtc="2025-02-12T18:27:00Z">
        <w:r w:rsidDel="00D25F76">
          <w:rPr>
            <w:w w:val="105"/>
          </w:rPr>
          <w:delText>We then used an ANOVA-based variance decomposition to</w:delText>
        </w:r>
      </w:del>
      <w:ins w:id="217" w:author="J Chave" w:date="2025-02-12T19:27:00Z" w16du:dateUtc="2025-02-12T18:27:00Z">
        <w:r>
          <w:rPr>
            <w:w w:val="105"/>
          </w:rPr>
          <w:t>and we</w:t>
        </w:r>
      </w:ins>
      <w:r>
        <w:rPr>
          <w:w w:val="105"/>
        </w:rPr>
        <w:t xml:space="preserve"> </w:t>
      </w:r>
      <w:del w:id="218" w:author="J Chave" w:date="2025-02-12T19:27:00Z" w16du:dateUtc="2025-02-12T18:27:00Z">
        <w:r w:rsidDel="00D25F76">
          <w:rPr>
            <w:w w:val="105"/>
          </w:rPr>
          <w:delText xml:space="preserve">identify </w:delText>
        </w:r>
      </w:del>
      <w:ins w:id="219" w:author="J Chave" w:date="2025-02-12T19:27:00Z" w16du:dateUtc="2025-02-12T18:27:00Z">
        <w:r>
          <w:rPr>
            <w:w w:val="105"/>
          </w:rPr>
          <w:t xml:space="preserve">seek to attribute </w:t>
        </w:r>
      </w:ins>
      <w:r>
        <w:rPr>
          <w:w w:val="105"/>
        </w:rPr>
        <w:t xml:space="preserve">the </w:t>
      </w:r>
      <w:del w:id="220" w:author="J Chave" w:date="2025-02-12T19:27:00Z" w16du:dateUtc="2025-02-12T18:27:00Z">
        <w:r w:rsidDel="00D25F76">
          <w:rPr>
            <w:w w:val="105"/>
          </w:rPr>
          <w:delText xml:space="preserve">different </w:delText>
        </w:r>
      </w:del>
      <w:r>
        <w:rPr>
          <w:w w:val="105"/>
        </w:rPr>
        <w:t xml:space="preserve">sources of uncertainty and </w:t>
      </w:r>
      <w:ins w:id="221" w:author="J Chave" w:date="2025-02-12T19:28:00Z" w16du:dateUtc="2025-02-12T18:28:00Z">
        <w:r>
          <w:rPr>
            <w:w w:val="105"/>
          </w:rPr>
          <w:t xml:space="preserve">to </w:t>
        </w:r>
      </w:ins>
      <w:r>
        <w:rPr>
          <w:w w:val="105"/>
        </w:rPr>
        <w:t>quantify their relative contribution to the total projection uncertainty.</w:t>
      </w:r>
    </w:p>
    <w:p w14:paraId="3CA3F770" w14:textId="77777777" w:rsidR="00F52AD7" w:rsidRDefault="00F52AD7">
      <w:pPr>
        <w:spacing w:line="276" w:lineRule="auto"/>
        <w:jc w:val="both"/>
        <w:sectPr w:rsidR="00F52AD7">
          <w:pgSz w:w="11910" w:h="16840"/>
          <w:pgMar w:top="1000" w:right="960" w:bottom="800" w:left="1220" w:header="0" w:footer="606" w:gutter="0"/>
          <w:cols w:space="720"/>
        </w:sectPr>
      </w:pPr>
    </w:p>
    <w:p w14:paraId="79585B20" w14:textId="77777777" w:rsidR="00F52AD7" w:rsidRDefault="00000000">
      <w:pPr>
        <w:pStyle w:val="Titre1"/>
        <w:spacing w:before="154"/>
      </w:pPr>
      <w:r>
        <w:rPr>
          <w:spacing w:val="-2"/>
        </w:rPr>
        <w:lastRenderedPageBreak/>
        <w:t>Methods</w:t>
      </w:r>
    </w:p>
    <w:p w14:paraId="4DACD9DA" w14:textId="77777777" w:rsidR="00F52AD7" w:rsidRDefault="00000000">
      <w:pPr>
        <w:pStyle w:val="Titre2"/>
        <w:spacing w:before="263"/>
        <w:jc w:val="left"/>
      </w:pPr>
      <w:r>
        <w:rPr>
          <w:spacing w:val="-6"/>
        </w:rPr>
        <w:t>Species</w:t>
      </w:r>
      <w:r>
        <w:rPr>
          <w:spacing w:val="4"/>
        </w:rPr>
        <w:t xml:space="preserve"> </w:t>
      </w:r>
      <w:r>
        <w:rPr>
          <w:spacing w:val="-6"/>
        </w:rPr>
        <w:t>distribution</w:t>
      </w:r>
      <w:r>
        <w:rPr>
          <w:spacing w:val="4"/>
        </w:rPr>
        <w:t xml:space="preserve"> </w:t>
      </w:r>
      <w:r>
        <w:rPr>
          <w:spacing w:val="-6"/>
        </w:rPr>
        <w:t>models</w:t>
      </w:r>
    </w:p>
    <w:p w14:paraId="7B2E6A5E" w14:textId="6EE75BE8" w:rsidR="00F52AD7" w:rsidDel="00474EF2" w:rsidRDefault="00000000">
      <w:pPr>
        <w:pStyle w:val="Corpsdetexte"/>
        <w:spacing w:before="192" w:line="276" w:lineRule="auto"/>
        <w:ind w:left="169" w:right="428" w:firstLine="15"/>
        <w:jc w:val="both"/>
        <w:rPr>
          <w:del w:id="222" w:author="J Chave" w:date="2025-02-13T17:36:00Z" w16du:dateUtc="2025-02-13T16:36:00Z"/>
        </w:rPr>
      </w:pPr>
      <w:r>
        <w:t>We</w:t>
      </w:r>
      <w:del w:id="223" w:author="J Chave" w:date="2025-02-13T17:35:00Z" w16du:dateUtc="2025-02-13T16:35:00Z">
        <w:r w:rsidDel="00474EF2">
          <w:delText xml:space="preserve"> </w:delText>
        </w:r>
      </w:del>
      <w:ins w:id="224" w:author="J Chave" w:date="2025-02-13T17:35:00Z" w16du:dateUtc="2025-02-13T16:35:00Z">
        <w:r w:rsidR="00474EF2">
          <w:t xml:space="preserve"> </w:t>
        </w:r>
      </w:ins>
      <w:del w:id="225" w:author="J Chave" w:date="2025-02-13T17:35:00Z" w16du:dateUtc="2025-02-13T16:35:00Z">
        <w:r w:rsidDel="00474EF2">
          <w:delText xml:space="preserve">sought to </w:delText>
        </w:r>
      </w:del>
      <w:del w:id="226" w:author="J Chave" w:date="2025-02-13T17:11:00Z" w16du:dateUtc="2025-02-13T16:11:00Z">
        <w:r w:rsidDel="008D61F4">
          <w:delText>encompass the greatest</w:delText>
        </w:r>
      </w:del>
      <w:del w:id="227" w:author="J Chave" w:date="2025-02-13T17:35:00Z" w16du:dateUtc="2025-02-13T16:35:00Z">
        <w:r w:rsidDel="00474EF2">
          <w:delText xml:space="preserve"> diversity of species distribution modeling </w:delText>
        </w:r>
      </w:del>
      <w:del w:id="228" w:author="J Chave" w:date="2025-02-13T17:11:00Z" w16du:dateUtc="2025-02-13T16:11:00Z">
        <w:r w:rsidDel="008D61F4">
          <w:delText xml:space="preserve">(SDM) </w:delText>
        </w:r>
      </w:del>
      <w:del w:id="229" w:author="J Chave" w:date="2025-02-13T17:35:00Z" w16du:dateUtc="2025-02-13T16:35:00Z">
        <w:r w:rsidDel="00474EF2">
          <w:delText>approaches by including three different approaches</w:delText>
        </w:r>
      </w:del>
      <w:del w:id="230" w:author="J Chave" w:date="2025-02-13T17:11:00Z" w16du:dateUtc="2025-02-13T16:11:00Z">
        <w:r w:rsidDel="008D61F4">
          <w:delText>, along the correlative–process spectrum (</w:delText>
        </w:r>
        <w:r w:rsidDel="008D61F4">
          <w:rPr>
            <w:color w:val="E94D52"/>
          </w:rPr>
          <w:delText>Dormann et al</w:delText>
        </w:r>
        <w:r w:rsidDel="008D61F4">
          <w:delText xml:space="preserve">, </w:delText>
        </w:r>
        <w:r w:rsidDel="008D61F4">
          <w:rPr>
            <w:color w:val="E94D52"/>
          </w:rPr>
          <w:delText>2012</w:delText>
        </w:r>
        <w:r w:rsidDel="008D61F4">
          <w:delText>)</w:delText>
        </w:r>
      </w:del>
      <w:del w:id="231" w:author="J Chave" w:date="2025-02-13T17:17:00Z" w16du:dateUtc="2025-02-13T16:17:00Z">
        <w:r w:rsidDel="008D61F4">
          <w:delText>:</w:delText>
        </w:r>
        <w:r w:rsidDel="008D61F4">
          <w:rPr>
            <w:spacing w:val="40"/>
          </w:rPr>
          <w:delText xml:space="preserve"> </w:delText>
        </w:r>
      </w:del>
      <w:ins w:id="232" w:author="J Chave" w:date="2025-02-13T17:17:00Z" w16du:dateUtc="2025-02-13T16:17:00Z">
        <w:r w:rsidR="008D61F4">
          <w:t>selected five correlative models (</w:t>
        </w:r>
        <w:proofErr w:type="spellStart"/>
        <w:r w:rsidR="008D61F4">
          <w:rPr>
            <w:color w:val="E94D52"/>
            <w:w w:val="110"/>
          </w:rPr>
          <w:t>Valavi</w:t>
        </w:r>
        <w:proofErr w:type="spellEnd"/>
        <w:r w:rsidR="008D61F4">
          <w:rPr>
            <w:color w:val="E94D52"/>
            <w:spacing w:val="-11"/>
            <w:w w:val="110"/>
          </w:rPr>
          <w:t xml:space="preserve"> </w:t>
        </w:r>
        <w:r w:rsidR="008D61F4">
          <w:rPr>
            <w:color w:val="E94D52"/>
            <w:w w:val="110"/>
          </w:rPr>
          <w:t>et</w:t>
        </w:r>
        <w:r w:rsidR="008D61F4">
          <w:rPr>
            <w:color w:val="E94D52"/>
            <w:spacing w:val="-11"/>
            <w:w w:val="110"/>
          </w:rPr>
          <w:t xml:space="preserve"> </w:t>
        </w:r>
        <w:r w:rsidR="008D61F4">
          <w:rPr>
            <w:color w:val="E94D52"/>
            <w:w w:val="110"/>
          </w:rPr>
          <w:t>al</w:t>
        </w:r>
        <w:r w:rsidR="008D61F4">
          <w:rPr>
            <w:color w:val="E94D52"/>
            <w:spacing w:val="-11"/>
            <w:w w:val="110"/>
          </w:rPr>
          <w:t xml:space="preserve"> </w:t>
        </w:r>
        <w:r w:rsidR="008D61F4">
          <w:rPr>
            <w:color w:val="E94D52"/>
            <w:w w:val="110"/>
          </w:rPr>
          <w:t>2022</w:t>
        </w:r>
        <w:r w:rsidR="008D61F4">
          <w:rPr>
            <w:w w:val="110"/>
          </w:rPr>
          <w:t>): a generalized linear model</w:t>
        </w:r>
        <w:r w:rsidR="008D61F4">
          <w:rPr>
            <w:spacing w:val="-11"/>
            <w:w w:val="110"/>
          </w:rPr>
          <w:t xml:space="preserve"> </w:t>
        </w:r>
        <w:r w:rsidR="008D61F4">
          <w:rPr>
            <w:w w:val="110"/>
          </w:rPr>
          <w:t>with</w:t>
        </w:r>
        <w:r w:rsidR="008D61F4">
          <w:rPr>
            <w:spacing w:val="-11"/>
            <w:w w:val="110"/>
          </w:rPr>
          <w:t xml:space="preserve"> </w:t>
        </w:r>
        <w:r w:rsidR="008D61F4">
          <w:rPr>
            <w:w w:val="110"/>
          </w:rPr>
          <w:t>lasso</w:t>
        </w:r>
        <w:r w:rsidR="008D61F4">
          <w:rPr>
            <w:spacing w:val="-11"/>
            <w:w w:val="110"/>
          </w:rPr>
          <w:t xml:space="preserve"> </w:t>
        </w:r>
        <w:r w:rsidR="008D61F4">
          <w:rPr>
            <w:w w:val="110"/>
          </w:rPr>
          <w:t>regularization,</w:t>
        </w:r>
        <w:r w:rsidR="008D61F4">
          <w:rPr>
            <w:spacing w:val="-11"/>
            <w:w w:val="110"/>
          </w:rPr>
          <w:t xml:space="preserve"> </w:t>
        </w:r>
        <w:r w:rsidR="008D61F4">
          <w:rPr>
            <w:w w:val="110"/>
          </w:rPr>
          <w:t>a generalized additive model,</w:t>
        </w:r>
        <w:r w:rsidR="008D61F4">
          <w:rPr>
            <w:spacing w:val="-11"/>
            <w:w w:val="110"/>
          </w:rPr>
          <w:t xml:space="preserve"> </w:t>
        </w:r>
        <w:commentRangeStart w:id="233"/>
        <w:r w:rsidR="008D61F4">
          <w:rPr>
            <w:w w:val="110"/>
          </w:rPr>
          <w:t>BRT</w:t>
        </w:r>
        <w:commentRangeEnd w:id="233"/>
        <w:r w:rsidR="008D61F4">
          <w:rPr>
            <w:rStyle w:val="Marquedecommentaire"/>
          </w:rPr>
          <w:commentReference w:id="233"/>
        </w:r>
        <w:r w:rsidR="008D61F4">
          <w:rPr>
            <w:w w:val="110"/>
          </w:rPr>
          <w:t>, a model based on maximum entropy</w:t>
        </w:r>
        <w:r w:rsidR="008D61F4">
          <w:rPr>
            <w:spacing w:val="-1"/>
            <w:w w:val="110"/>
          </w:rPr>
          <w:t xml:space="preserve"> </w:t>
        </w:r>
        <w:r w:rsidR="008D61F4">
          <w:rPr>
            <w:w w:val="110"/>
          </w:rPr>
          <w:t>and</w:t>
        </w:r>
        <w:r w:rsidR="008D61F4">
          <w:rPr>
            <w:spacing w:val="-1"/>
            <w:w w:val="110"/>
          </w:rPr>
          <w:t xml:space="preserve"> </w:t>
        </w:r>
        <w:r w:rsidR="008D61F4">
          <w:rPr>
            <w:w w:val="110"/>
          </w:rPr>
          <w:t>down-sampled</w:t>
        </w:r>
        <w:r w:rsidR="008D61F4">
          <w:rPr>
            <w:spacing w:val="-1"/>
            <w:w w:val="110"/>
          </w:rPr>
          <w:t xml:space="preserve"> </w:t>
        </w:r>
        <w:r w:rsidR="008D61F4">
          <w:rPr>
            <w:w w:val="110"/>
          </w:rPr>
          <w:t>Random</w:t>
        </w:r>
        <w:r w:rsidR="008D61F4">
          <w:rPr>
            <w:spacing w:val="-1"/>
            <w:w w:val="110"/>
          </w:rPr>
          <w:t xml:space="preserve"> </w:t>
        </w:r>
        <w:r w:rsidR="008D61F4">
          <w:rPr>
            <w:w w:val="110"/>
          </w:rPr>
          <w:t>Forest</w:t>
        </w:r>
      </w:ins>
      <w:del w:id="234" w:author="J Chave" w:date="2025-02-13T17:17:00Z" w16du:dateUtc="2025-02-13T16:17:00Z">
        <w:r w:rsidDel="008D61F4">
          <w:delText>correlative models</w:delText>
        </w:r>
      </w:del>
      <w:ins w:id="235" w:author="J Chave" w:date="2025-02-13T17:17:00Z" w16du:dateUtc="2025-02-13T16:17:00Z">
        <w:r w:rsidR="008D61F4">
          <w:t>. Second,</w:t>
        </w:r>
      </w:ins>
      <w:r>
        <w:t xml:space="preserve"> </w:t>
      </w:r>
      <w:del w:id="236" w:author="J Chave" w:date="2025-02-13T17:11:00Z" w16du:dateUtc="2025-02-13T16:11:00Z">
        <w:r w:rsidDel="008D61F4">
          <w:delText xml:space="preserve">(CSDMs), </w:delText>
        </w:r>
      </w:del>
      <w:r>
        <w:t xml:space="preserve">process-explicit models </w:t>
      </w:r>
      <w:del w:id="237" w:author="J Chave" w:date="2025-02-13T17:11:00Z" w16du:dateUtc="2025-02-13T16:11:00Z">
        <w:r w:rsidDel="008D61F4">
          <w:delText xml:space="preserve">(PEMs) </w:delText>
        </w:r>
      </w:del>
      <w:r>
        <w:t>and fitted</w:t>
      </w:r>
      <w:r>
        <w:rPr>
          <w:spacing w:val="40"/>
        </w:rPr>
        <w:t xml:space="preserve"> </w:t>
      </w:r>
      <w:del w:id="238" w:author="J Chave" w:date="2025-02-13T17:12:00Z" w16du:dateUtc="2025-02-13T16:12:00Z">
        <w:r w:rsidDel="008D61F4">
          <w:delText>PEMs</w:delText>
        </w:r>
        <w:r w:rsidDel="008D61F4">
          <w:rPr>
            <w:spacing w:val="40"/>
          </w:rPr>
          <w:delText xml:space="preserve"> </w:delText>
        </w:r>
        <w:r w:rsidDel="008D61F4">
          <w:delText>(hybrid</w:delText>
        </w:r>
        <w:r w:rsidDel="008D61F4">
          <w:rPr>
            <w:spacing w:val="40"/>
          </w:rPr>
          <w:delText xml:space="preserve"> </w:delText>
        </w:r>
        <w:r w:rsidDel="008D61F4">
          <w:delText>approach</w:delText>
        </w:r>
        <w:r w:rsidDel="008D61F4">
          <w:rPr>
            <w:spacing w:val="40"/>
          </w:rPr>
          <w:delText xml:space="preserve"> </w:delText>
        </w:r>
        <w:r w:rsidDel="008D61F4">
          <w:delText>between</w:delText>
        </w:r>
        <w:r w:rsidDel="008D61F4">
          <w:rPr>
            <w:spacing w:val="40"/>
          </w:rPr>
          <w:delText xml:space="preserve"> </w:delText>
        </w:r>
        <w:r w:rsidDel="008D61F4">
          <w:delText>CSDM</w:delText>
        </w:r>
        <w:r w:rsidDel="008D61F4">
          <w:rPr>
            <w:spacing w:val="40"/>
          </w:rPr>
          <w:delText xml:space="preserve"> </w:delText>
        </w:r>
        <w:r w:rsidDel="008D61F4">
          <w:delText>and</w:delText>
        </w:r>
        <w:r w:rsidDel="008D61F4">
          <w:rPr>
            <w:spacing w:val="40"/>
          </w:rPr>
          <w:delText xml:space="preserve"> </w:delText>
        </w:r>
        <w:r w:rsidDel="008D61F4">
          <w:delText>PEM).</w:delText>
        </w:r>
      </w:del>
      <w:ins w:id="239" w:author="J Chave" w:date="2025-02-13T17:12:00Z" w16du:dateUtc="2025-02-13T16:12:00Z">
        <w:r w:rsidR="008D61F4" w:rsidRPr="008D61F4">
          <w:t xml:space="preserve"> </w:t>
        </w:r>
        <w:r w:rsidR="008D61F4">
          <w:t>process-explicit models</w:t>
        </w:r>
        <w:r w:rsidR="008D61F4">
          <w:t xml:space="preserve"> (a hybrid between the former two approaches)</w:t>
        </w:r>
      </w:ins>
      <w:ins w:id="240" w:author="J Chave" w:date="2025-02-13T17:36:00Z" w16du:dateUtc="2025-02-13T16:36:00Z">
        <w:r w:rsidR="00474EF2">
          <w:t>. To fit these correlative models, w</w:t>
        </w:r>
      </w:ins>
    </w:p>
    <w:p w14:paraId="3EB380C0" w14:textId="4D4D8CEB" w:rsidR="00F52AD7" w:rsidRDefault="00000000" w:rsidP="00474EF2">
      <w:pPr>
        <w:pStyle w:val="Corpsdetexte"/>
        <w:spacing w:before="192" w:line="276" w:lineRule="auto"/>
        <w:ind w:left="169" w:right="428" w:firstLine="15"/>
        <w:jc w:val="both"/>
        <w:pPrChange w:id="241" w:author="J Chave" w:date="2025-02-13T17:36:00Z" w16du:dateUtc="2025-02-13T16:36:00Z">
          <w:pPr>
            <w:pStyle w:val="Corpsdetexte"/>
            <w:spacing w:before="151" w:line="276" w:lineRule="auto"/>
            <w:ind w:left="169" w:right="415" w:firstLine="27"/>
            <w:jc w:val="both"/>
          </w:pPr>
        </w:pPrChange>
      </w:pPr>
      <w:del w:id="242" w:author="J Chave" w:date="2025-02-13T17:12:00Z" w16du:dateUtc="2025-02-13T16:12:00Z">
        <w:r w:rsidDel="008D61F4">
          <w:delText>For the correlative approach, we</w:delText>
        </w:r>
      </w:del>
      <w:del w:id="243" w:author="J Chave" w:date="2025-02-13T17:17:00Z" w16du:dateUtc="2025-02-13T16:17:00Z">
        <w:r w:rsidDel="008D61F4">
          <w:delText xml:space="preserve"> selected five </w:delText>
        </w:r>
      </w:del>
      <w:del w:id="244" w:author="J Chave" w:date="2025-02-13T17:12:00Z" w16du:dateUtc="2025-02-13T16:12:00Z">
        <w:r w:rsidDel="008D61F4">
          <w:delText>well-established</w:delText>
        </w:r>
      </w:del>
      <w:del w:id="245" w:author="J Chave" w:date="2025-02-13T17:17:00Z" w16du:dateUtc="2025-02-13T16:17:00Z">
        <w:r w:rsidDel="008D61F4">
          <w:delText xml:space="preserve"> models </w:delText>
        </w:r>
      </w:del>
      <w:del w:id="246" w:author="J Chave" w:date="2025-02-13T17:12:00Z" w16du:dateUtc="2025-02-13T16:12:00Z">
        <w:r w:rsidDel="008D61F4">
          <w:delText xml:space="preserve">following the perfor- </w:delText>
        </w:r>
        <w:r w:rsidDel="008D61F4">
          <w:rPr>
            <w:w w:val="110"/>
          </w:rPr>
          <w:delText>mance</w:delText>
        </w:r>
        <w:r w:rsidDel="008D61F4">
          <w:rPr>
            <w:spacing w:val="-11"/>
            <w:w w:val="110"/>
          </w:rPr>
          <w:delText xml:space="preserve"> </w:delText>
        </w:r>
        <w:r w:rsidDel="008D61F4">
          <w:rPr>
            <w:w w:val="110"/>
          </w:rPr>
          <w:delText>comparison</w:delText>
        </w:r>
        <w:r w:rsidDel="008D61F4">
          <w:rPr>
            <w:spacing w:val="-11"/>
            <w:w w:val="110"/>
          </w:rPr>
          <w:delText xml:space="preserve"> </w:delText>
        </w:r>
        <w:r w:rsidDel="008D61F4">
          <w:rPr>
            <w:w w:val="110"/>
          </w:rPr>
          <w:delText>by</w:delText>
        </w:r>
      </w:del>
      <w:del w:id="247" w:author="J Chave" w:date="2025-02-13T17:13:00Z" w16du:dateUtc="2025-02-13T16:13:00Z">
        <w:r w:rsidDel="008D61F4">
          <w:rPr>
            <w:spacing w:val="-11"/>
            <w:w w:val="110"/>
          </w:rPr>
          <w:delText xml:space="preserve"> </w:delText>
        </w:r>
      </w:del>
      <w:del w:id="248" w:author="J Chave" w:date="2025-02-13T17:17:00Z" w16du:dateUtc="2025-02-13T16:17:00Z">
        <w:r w:rsidDel="008D61F4">
          <w:rPr>
            <w:color w:val="E94D52"/>
            <w:w w:val="110"/>
          </w:rPr>
          <w:delText>Valavi</w:delText>
        </w:r>
        <w:r w:rsidDel="008D61F4">
          <w:rPr>
            <w:color w:val="E94D52"/>
            <w:spacing w:val="-11"/>
            <w:w w:val="110"/>
          </w:rPr>
          <w:delText xml:space="preserve"> </w:delText>
        </w:r>
        <w:r w:rsidDel="008D61F4">
          <w:rPr>
            <w:color w:val="E94D52"/>
            <w:w w:val="110"/>
          </w:rPr>
          <w:delText>et</w:delText>
        </w:r>
        <w:r w:rsidDel="008D61F4">
          <w:rPr>
            <w:color w:val="E94D52"/>
            <w:spacing w:val="-11"/>
            <w:w w:val="110"/>
          </w:rPr>
          <w:delText xml:space="preserve"> </w:delText>
        </w:r>
        <w:r w:rsidDel="008D61F4">
          <w:rPr>
            <w:color w:val="E94D52"/>
            <w:w w:val="110"/>
          </w:rPr>
          <w:delText>al</w:delText>
        </w:r>
        <w:r w:rsidDel="008D61F4">
          <w:rPr>
            <w:color w:val="E94D52"/>
            <w:spacing w:val="-11"/>
            <w:w w:val="110"/>
          </w:rPr>
          <w:delText xml:space="preserve"> </w:delText>
        </w:r>
      </w:del>
      <w:del w:id="249" w:author="J Chave" w:date="2025-02-13T17:13:00Z" w16du:dateUtc="2025-02-13T16:13:00Z">
        <w:r w:rsidDel="008D61F4">
          <w:rPr>
            <w:w w:val="110"/>
          </w:rPr>
          <w:delText>(</w:delText>
        </w:r>
      </w:del>
      <w:del w:id="250" w:author="J Chave" w:date="2025-02-13T17:17:00Z" w16du:dateUtc="2025-02-13T16:17:00Z">
        <w:r w:rsidDel="008D61F4">
          <w:rPr>
            <w:color w:val="E94D52"/>
            <w:w w:val="110"/>
          </w:rPr>
          <w:delText>2022</w:delText>
        </w:r>
        <w:r w:rsidDel="008D61F4">
          <w:rPr>
            <w:w w:val="110"/>
          </w:rPr>
          <w:delText xml:space="preserve">): </w:delText>
        </w:r>
      </w:del>
      <w:del w:id="251" w:author="J Chave" w:date="2025-02-13T17:13:00Z" w16du:dateUtc="2025-02-13T16:13:00Z">
        <w:r w:rsidDel="008D61F4">
          <w:rPr>
            <w:w w:val="110"/>
          </w:rPr>
          <w:delText>GLM</w:delText>
        </w:r>
        <w:r w:rsidDel="008D61F4">
          <w:rPr>
            <w:spacing w:val="-11"/>
            <w:w w:val="110"/>
          </w:rPr>
          <w:delText xml:space="preserve"> </w:delText>
        </w:r>
      </w:del>
      <w:del w:id="252" w:author="J Chave" w:date="2025-02-13T17:17:00Z" w16du:dateUtc="2025-02-13T16:17:00Z">
        <w:r w:rsidDel="008D61F4">
          <w:rPr>
            <w:w w:val="110"/>
          </w:rPr>
          <w:delText>with</w:delText>
        </w:r>
        <w:r w:rsidDel="008D61F4">
          <w:rPr>
            <w:spacing w:val="-11"/>
            <w:w w:val="110"/>
          </w:rPr>
          <w:delText xml:space="preserve"> </w:delText>
        </w:r>
        <w:r w:rsidDel="008D61F4">
          <w:rPr>
            <w:w w:val="110"/>
          </w:rPr>
          <w:delText>lasso</w:delText>
        </w:r>
        <w:r w:rsidDel="008D61F4">
          <w:rPr>
            <w:spacing w:val="-11"/>
            <w:w w:val="110"/>
          </w:rPr>
          <w:delText xml:space="preserve"> </w:delText>
        </w:r>
        <w:r w:rsidDel="008D61F4">
          <w:rPr>
            <w:w w:val="110"/>
          </w:rPr>
          <w:delText>regularization,</w:delText>
        </w:r>
        <w:r w:rsidDel="008D61F4">
          <w:rPr>
            <w:spacing w:val="-11"/>
            <w:w w:val="110"/>
          </w:rPr>
          <w:delText xml:space="preserve"> </w:delText>
        </w:r>
      </w:del>
      <w:del w:id="253" w:author="J Chave" w:date="2025-02-13T17:13:00Z" w16du:dateUtc="2025-02-13T16:13:00Z">
        <w:r w:rsidDel="008D61F4">
          <w:rPr>
            <w:w w:val="110"/>
          </w:rPr>
          <w:delText>GAM</w:delText>
        </w:r>
      </w:del>
      <w:del w:id="254" w:author="J Chave" w:date="2025-02-13T17:17:00Z" w16du:dateUtc="2025-02-13T16:17:00Z">
        <w:r w:rsidDel="008D61F4">
          <w:rPr>
            <w:w w:val="110"/>
          </w:rPr>
          <w:delText>,</w:delText>
        </w:r>
        <w:r w:rsidDel="008D61F4">
          <w:rPr>
            <w:spacing w:val="-11"/>
            <w:w w:val="110"/>
          </w:rPr>
          <w:delText xml:space="preserve"> </w:delText>
        </w:r>
        <w:commentRangeStart w:id="255"/>
        <w:r w:rsidDel="008D61F4">
          <w:rPr>
            <w:w w:val="110"/>
          </w:rPr>
          <w:delText>BRT</w:delText>
        </w:r>
        <w:commentRangeEnd w:id="255"/>
        <w:r w:rsidR="008D61F4" w:rsidDel="008D61F4">
          <w:rPr>
            <w:rStyle w:val="Marquedecommentaire"/>
          </w:rPr>
          <w:commentReference w:id="255"/>
        </w:r>
        <w:r w:rsidDel="008D61F4">
          <w:rPr>
            <w:w w:val="110"/>
          </w:rPr>
          <w:delText xml:space="preserve">, </w:delText>
        </w:r>
      </w:del>
      <w:del w:id="256" w:author="J Chave" w:date="2025-02-13T17:13:00Z" w16du:dateUtc="2025-02-13T16:13:00Z">
        <w:r w:rsidDel="008D61F4">
          <w:rPr>
            <w:w w:val="110"/>
          </w:rPr>
          <w:delText>MaxEnt</w:delText>
        </w:r>
        <w:r w:rsidDel="008D61F4">
          <w:rPr>
            <w:spacing w:val="-1"/>
            <w:w w:val="110"/>
          </w:rPr>
          <w:delText xml:space="preserve"> </w:delText>
        </w:r>
      </w:del>
      <w:del w:id="257" w:author="J Chave" w:date="2025-02-13T17:17:00Z" w16du:dateUtc="2025-02-13T16:17:00Z">
        <w:r w:rsidDel="008D61F4">
          <w:rPr>
            <w:w w:val="110"/>
          </w:rPr>
          <w:delText>and</w:delText>
        </w:r>
        <w:r w:rsidDel="008D61F4">
          <w:rPr>
            <w:spacing w:val="-1"/>
            <w:w w:val="110"/>
          </w:rPr>
          <w:delText xml:space="preserve"> </w:delText>
        </w:r>
        <w:r w:rsidDel="008D61F4">
          <w:rPr>
            <w:w w:val="110"/>
          </w:rPr>
          <w:delText>down-sampled</w:delText>
        </w:r>
        <w:r w:rsidDel="008D61F4">
          <w:rPr>
            <w:spacing w:val="-1"/>
            <w:w w:val="110"/>
          </w:rPr>
          <w:delText xml:space="preserve"> </w:delText>
        </w:r>
        <w:r w:rsidDel="008D61F4">
          <w:rPr>
            <w:w w:val="110"/>
          </w:rPr>
          <w:delText>Random</w:delText>
        </w:r>
        <w:r w:rsidDel="008D61F4">
          <w:rPr>
            <w:spacing w:val="-1"/>
            <w:w w:val="110"/>
          </w:rPr>
          <w:delText xml:space="preserve"> </w:delText>
        </w:r>
        <w:r w:rsidDel="008D61F4">
          <w:rPr>
            <w:w w:val="110"/>
          </w:rPr>
          <w:delText>Forest.</w:delText>
        </w:r>
        <w:r w:rsidDel="008D61F4">
          <w:rPr>
            <w:spacing w:val="30"/>
            <w:w w:val="110"/>
          </w:rPr>
          <w:delText xml:space="preserve"> </w:delText>
        </w:r>
      </w:del>
      <w:del w:id="258" w:author="J Chave" w:date="2025-02-13T17:36:00Z" w16du:dateUtc="2025-02-13T16:36:00Z">
        <w:r w:rsidDel="00474EF2">
          <w:rPr>
            <w:w w:val="110"/>
          </w:rPr>
          <w:delText>W</w:delText>
        </w:r>
      </w:del>
      <w:r>
        <w:rPr>
          <w:w w:val="110"/>
        </w:rPr>
        <w:t>e</w:t>
      </w:r>
      <w:r>
        <w:rPr>
          <w:spacing w:val="-1"/>
          <w:w w:val="110"/>
        </w:rPr>
        <w:t xml:space="preserve"> </w:t>
      </w:r>
      <w:r>
        <w:rPr>
          <w:w w:val="110"/>
        </w:rPr>
        <w:t>selected</w:t>
      </w:r>
      <w:r>
        <w:rPr>
          <w:spacing w:val="-1"/>
          <w:w w:val="110"/>
        </w:rPr>
        <w:t xml:space="preserve"> </w:t>
      </w:r>
      <w:r>
        <w:rPr>
          <w:w w:val="110"/>
        </w:rPr>
        <w:t>a</w:t>
      </w:r>
      <w:r>
        <w:rPr>
          <w:spacing w:val="-1"/>
          <w:w w:val="110"/>
        </w:rPr>
        <w:t xml:space="preserve"> </w:t>
      </w:r>
      <w:r>
        <w:rPr>
          <w:w w:val="110"/>
        </w:rPr>
        <w:t>set</w:t>
      </w:r>
      <w:r>
        <w:rPr>
          <w:spacing w:val="-1"/>
          <w:w w:val="110"/>
        </w:rPr>
        <w:t xml:space="preserve"> </w:t>
      </w:r>
      <w:r>
        <w:rPr>
          <w:w w:val="110"/>
        </w:rPr>
        <w:t>of</w:t>
      </w:r>
      <w:r>
        <w:rPr>
          <w:spacing w:val="-1"/>
          <w:w w:val="110"/>
        </w:rPr>
        <w:t xml:space="preserve"> </w:t>
      </w:r>
      <w:r>
        <w:rPr>
          <w:w w:val="110"/>
        </w:rPr>
        <w:t>uncorrelated</w:t>
      </w:r>
      <w:r>
        <w:rPr>
          <w:spacing w:val="-1"/>
          <w:w w:val="110"/>
        </w:rPr>
        <w:t xml:space="preserve"> </w:t>
      </w:r>
      <w:r>
        <w:rPr>
          <w:w w:val="110"/>
        </w:rPr>
        <w:t xml:space="preserve">climate </w:t>
      </w:r>
      <w:r>
        <w:t xml:space="preserve">predictors, based on their </w:t>
      </w:r>
      <w:del w:id="259" w:author="J Chave" w:date="2025-02-13T17:33:00Z" w16du:dateUtc="2025-02-13T16:33:00Z">
        <w:r w:rsidDel="00474EF2">
          <w:delText xml:space="preserve">implicit </w:delText>
        </w:r>
      </w:del>
      <w:r>
        <w:t xml:space="preserve">relevance for tree species: minimum temperature of the </w:t>
      </w:r>
      <w:r>
        <w:rPr>
          <w:w w:val="110"/>
        </w:rPr>
        <w:t>coldest month (representing frost tolerance), total precipitation (representing available water),</w:t>
      </w:r>
      <w:r>
        <w:rPr>
          <w:spacing w:val="-15"/>
          <w:w w:val="110"/>
        </w:rPr>
        <w:t xml:space="preserve"> </w:t>
      </w:r>
      <w:del w:id="260" w:author="J Chave" w:date="2025-02-13T17:34:00Z" w16du:dateUtc="2025-02-13T16:34:00Z">
        <w:r w:rsidDel="00474EF2">
          <w:rPr>
            <w:w w:val="110"/>
          </w:rPr>
          <w:delText>GDD5</w:delText>
        </w:r>
        <w:r w:rsidDel="00474EF2">
          <w:rPr>
            <w:spacing w:val="-15"/>
            <w:w w:val="110"/>
          </w:rPr>
          <w:delText xml:space="preserve"> </w:delText>
        </w:r>
        <w:r w:rsidDel="00474EF2">
          <w:rPr>
            <w:w w:val="110"/>
          </w:rPr>
          <w:delText>(</w:delText>
        </w:r>
      </w:del>
      <w:r>
        <w:rPr>
          <w:w w:val="110"/>
        </w:rPr>
        <w:t>growing</w:t>
      </w:r>
      <w:r>
        <w:rPr>
          <w:spacing w:val="-15"/>
          <w:w w:val="110"/>
        </w:rPr>
        <w:t xml:space="preserve"> </w:t>
      </w:r>
      <w:r>
        <w:rPr>
          <w:w w:val="110"/>
        </w:rPr>
        <w:t>degree</w:t>
      </w:r>
      <w:r>
        <w:rPr>
          <w:spacing w:val="-14"/>
          <w:w w:val="110"/>
        </w:rPr>
        <w:t xml:space="preserve"> </w:t>
      </w:r>
      <w:r>
        <w:rPr>
          <w:w w:val="110"/>
        </w:rPr>
        <w:t>days</w:t>
      </w:r>
      <w:r>
        <w:rPr>
          <w:spacing w:val="-14"/>
          <w:w w:val="110"/>
        </w:rPr>
        <w:t xml:space="preserve"> </w:t>
      </w:r>
      <w:r>
        <w:rPr>
          <w:w w:val="110"/>
        </w:rPr>
        <w:t>&gt;5°C</w:t>
      </w:r>
      <w:del w:id="261" w:author="J Chave" w:date="2025-02-13T17:34:00Z" w16du:dateUtc="2025-02-13T16:34:00Z">
        <w:r w:rsidDel="00474EF2">
          <w:rPr>
            <w:w w:val="110"/>
          </w:rPr>
          <w:delText>)</w:delText>
        </w:r>
      </w:del>
      <w:r>
        <w:rPr>
          <w:spacing w:val="-15"/>
          <w:w w:val="110"/>
        </w:rPr>
        <w:t xml:space="preserve"> </w:t>
      </w:r>
      <w:r>
        <w:rPr>
          <w:w w:val="110"/>
        </w:rPr>
        <w:t>between</w:t>
      </w:r>
      <w:r>
        <w:rPr>
          <w:spacing w:val="-15"/>
          <w:w w:val="110"/>
        </w:rPr>
        <w:t xml:space="preserve"> </w:t>
      </w:r>
      <w:r>
        <w:rPr>
          <w:w w:val="110"/>
        </w:rPr>
        <w:t>April</w:t>
      </w:r>
      <w:r>
        <w:rPr>
          <w:spacing w:val="-15"/>
          <w:w w:val="110"/>
        </w:rPr>
        <w:t xml:space="preserve"> </w:t>
      </w:r>
      <w:r>
        <w:rPr>
          <w:w w:val="110"/>
        </w:rPr>
        <w:t>and</w:t>
      </w:r>
      <w:r>
        <w:rPr>
          <w:spacing w:val="-15"/>
          <w:w w:val="110"/>
        </w:rPr>
        <w:t xml:space="preserve"> </w:t>
      </w:r>
      <w:r>
        <w:rPr>
          <w:w w:val="110"/>
        </w:rPr>
        <w:t>September</w:t>
      </w:r>
      <w:r>
        <w:rPr>
          <w:spacing w:val="-15"/>
          <w:w w:val="110"/>
        </w:rPr>
        <w:t xml:space="preserve"> </w:t>
      </w:r>
      <w:r>
        <w:rPr>
          <w:w w:val="110"/>
        </w:rPr>
        <w:t>(representing available</w:t>
      </w:r>
      <w:r>
        <w:rPr>
          <w:spacing w:val="-15"/>
          <w:w w:val="110"/>
        </w:rPr>
        <w:t xml:space="preserve"> </w:t>
      </w:r>
      <w:r>
        <w:rPr>
          <w:w w:val="110"/>
        </w:rPr>
        <w:t>thermal</w:t>
      </w:r>
      <w:r>
        <w:rPr>
          <w:spacing w:val="-15"/>
          <w:w w:val="110"/>
        </w:rPr>
        <w:t xml:space="preserve"> </w:t>
      </w:r>
      <w:r>
        <w:rPr>
          <w:w w:val="110"/>
        </w:rPr>
        <w:t>energy</w:t>
      </w:r>
      <w:r>
        <w:rPr>
          <w:spacing w:val="-16"/>
          <w:w w:val="110"/>
        </w:rPr>
        <w:t xml:space="preserve"> </w:t>
      </w:r>
      <w:r>
        <w:rPr>
          <w:w w:val="110"/>
        </w:rPr>
        <w:t>for</w:t>
      </w:r>
      <w:r>
        <w:rPr>
          <w:spacing w:val="-15"/>
          <w:w w:val="110"/>
        </w:rPr>
        <w:t xml:space="preserve"> </w:t>
      </w:r>
      <w:r>
        <w:rPr>
          <w:w w:val="110"/>
        </w:rPr>
        <w:t>vegetation</w:t>
      </w:r>
      <w:r>
        <w:rPr>
          <w:spacing w:val="-15"/>
          <w:w w:val="110"/>
        </w:rPr>
        <w:t xml:space="preserve"> </w:t>
      </w:r>
      <w:r>
        <w:rPr>
          <w:w w:val="110"/>
        </w:rPr>
        <w:t>growth</w:t>
      </w:r>
      <w:r>
        <w:rPr>
          <w:spacing w:val="-15"/>
          <w:w w:val="110"/>
        </w:rPr>
        <w:t xml:space="preserve"> </w:t>
      </w:r>
      <w:r>
        <w:rPr>
          <w:w w:val="110"/>
        </w:rPr>
        <w:t>and</w:t>
      </w:r>
      <w:r>
        <w:rPr>
          <w:spacing w:val="-15"/>
          <w:w w:val="110"/>
        </w:rPr>
        <w:t xml:space="preserve"> </w:t>
      </w:r>
      <w:r>
        <w:rPr>
          <w:w w:val="110"/>
        </w:rPr>
        <w:t>fruit</w:t>
      </w:r>
      <w:r>
        <w:rPr>
          <w:spacing w:val="-15"/>
          <w:w w:val="110"/>
        </w:rPr>
        <w:t xml:space="preserve"> </w:t>
      </w:r>
      <w:r>
        <w:rPr>
          <w:w w:val="110"/>
        </w:rPr>
        <w:t>maturation),</w:t>
      </w:r>
      <w:r>
        <w:rPr>
          <w:spacing w:val="-15"/>
          <w:w w:val="110"/>
        </w:rPr>
        <w:t xml:space="preserve"> </w:t>
      </w:r>
      <w:r>
        <w:rPr>
          <w:w w:val="110"/>
        </w:rPr>
        <w:t>and</w:t>
      </w:r>
      <w:r>
        <w:rPr>
          <w:spacing w:val="-15"/>
          <w:w w:val="110"/>
        </w:rPr>
        <w:t xml:space="preserve"> </w:t>
      </w:r>
      <w:r>
        <w:rPr>
          <w:w w:val="110"/>
        </w:rPr>
        <w:t>water</w:t>
      </w:r>
      <w:r>
        <w:rPr>
          <w:spacing w:val="-15"/>
          <w:w w:val="110"/>
        </w:rPr>
        <w:t xml:space="preserve"> </w:t>
      </w:r>
      <w:r>
        <w:rPr>
          <w:w w:val="110"/>
        </w:rPr>
        <w:t>balance between</w:t>
      </w:r>
      <w:r>
        <w:rPr>
          <w:spacing w:val="-12"/>
          <w:w w:val="110"/>
        </w:rPr>
        <w:t xml:space="preserve"> </w:t>
      </w:r>
      <w:r>
        <w:rPr>
          <w:w w:val="110"/>
        </w:rPr>
        <w:t>June</w:t>
      </w:r>
      <w:r>
        <w:rPr>
          <w:spacing w:val="-12"/>
          <w:w w:val="110"/>
        </w:rPr>
        <w:t xml:space="preserve"> </w:t>
      </w:r>
      <w:r>
        <w:rPr>
          <w:w w:val="110"/>
        </w:rPr>
        <w:t>and</w:t>
      </w:r>
      <w:r>
        <w:rPr>
          <w:spacing w:val="-12"/>
          <w:w w:val="110"/>
        </w:rPr>
        <w:t xml:space="preserve"> </w:t>
      </w:r>
      <w:r>
        <w:rPr>
          <w:w w:val="110"/>
        </w:rPr>
        <w:t>July</w:t>
      </w:r>
      <w:r>
        <w:rPr>
          <w:spacing w:val="-12"/>
          <w:w w:val="110"/>
        </w:rPr>
        <w:t xml:space="preserve"> </w:t>
      </w:r>
      <w:r>
        <w:rPr>
          <w:w w:val="110"/>
        </w:rPr>
        <w:t>(difference</w:t>
      </w:r>
      <w:r>
        <w:rPr>
          <w:spacing w:val="-12"/>
          <w:w w:val="110"/>
        </w:rPr>
        <w:t xml:space="preserve"> </w:t>
      </w:r>
      <w:r>
        <w:rPr>
          <w:w w:val="110"/>
        </w:rPr>
        <w:t>of</w:t>
      </w:r>
      <w:r>
        <w:rPr>
          <w:spacing w:val="-12"/>
          <w:w w:val="110"/>
        </w:rPr>
        <w:t xml:space="preserve"> </w:t>
      </w:r>
      <w:r>
        <w:rPr>
          <w:w w:val="110"/>
        </w:rPr>
        <w:t>precipitation</w:t>
      </w:r>
      <w:r>
        <w:rPr>
          <w:spacing w:val="-12"/>
          <w:w w:val="110"/>
        </w:rPr>
        <w:t xml:space="preserve"> </w:t>
      </w:r>
      <w:r>
        <w:rPr>
          <w:w w:val="110"/>
        </w:rPr>
        <w:t>and</w:t>
      </w:r>
      <w:r>
        <w:rPr>
          <w:spacing w:val="-12"/>
          <w:w w:val="110"/>
        </w:rPr>
        <w:t xml:space="preserve"> </w:t>
      </w:r>
      <w:r>
        <w:rPr>
          <w:w w:val="110"/>
        </w:rPr>
        <w:t>evapotranspiration,</w:t>
      </w:r>
      <w:r>
        <w:rPr>
          <w:spacing w:val="-12"/>
          <w:w w:val="110"/>
        </w:rPr>
        <w:t xml:space="preserve"> </w:t>
      </w:r>
      <w:r>
        <w:rPr>
          <w:w w:val="110"/>
        </w:rPr>
        <w:t xml:space="preserve">representing </w:t>
      </w:r>
      <w:r>
        <w:t xml:space="preserve">summer drought tolerance). We also included two soil covariates (pH and </w:t>
      </w:r>
      <w:del w:id="262" w:author="J Chave" w:date="2025-02-13T17:34:00Z" w16du:dateUtc="2025-02-13T16:34:00Z">
        <w:r w:rsidDel="00474EF2">
          <w:delText xml:space="preserve">Water </w:delText>
        </w:r>
      </w:del>
      <w:ins w:id="263" w:author="J Chave" w:date="2025-02-13T17:34:00Z" w16du:dateUtc="2025-02-13T16:34:00Z">
        <w:r w:rsidR="00474EF2">
          <w:t>w</w:t>
        </w:r>
        <w:r w:rsidR="00474EF2">
          <w:t xml:space="preserve">ater </w:t>
        </w:r>
      </w:ins>
      <w:del w:id="264" w:author="J Chave" w:date="2025-02-13T17:34:00Z" w16du:dateUtc="2025-02-13T16:34:00Z">
        <w:r w:rsidDel="00474EF2">
          <w:delText xml:space="preserve">Holding </w:delText>
        </w:r>
      </w:del>
      <w:ins w:id="265" w:author="J Chave" w:date="2025-02-13T17:34:00Z" w16du:dateUtc="2025-02-13T16:34:00Z">
        <w:r w:rsidR="00474EF2">
          <w:t>h</w:t>
        </w:r>
        <w:r w:rsidR="00474EF2">
          <w:t xml:space="preserve">olding </w:t>
        </w:r>
        <w:r w:rsidR="00474EF2">
          <w:rPr>
            <w:w w:val="110"/>
          </w:rPr>
          <w:t>c</w:t>
        </w:r>
      </w:ins>
      <w:del w:id="266" w:author="J Chave" w:date="2025-02-13T17:34:00Z" w16du:dateUtc="2025-02-13T16:34:00Z">
        <w:r w:rsidDel="00474EF2">
          <w:rPr>
            <w:w w:val="110"/>
          </w:rPr>
          <w:delText>C</w:delText>
        </w:r>
      </w:del>
      <w:r>
        <w:rPr>
          <w:w w:val="110"/>
        </w:rPr>
        <w:t>apacity). We</w:t>
      </w:r>
      <w:r>
        <w:rPr>
          <w:spacing w:val="-12"/>
          <w:w w:val="110"/>
        </w:rPr>
        <w:t xml:space="preserve"> </w:t>
      </w:r>
      <w:r>
        <w:rPr>
          <w:w w:val="110"/>
        </w:rPr>
        <w:t>calibrated</w:t>
      </w:r>
      <w:r>
        <w:rPr>
          <w:spacing w:val="-12"/>
          <w:w w:val="110"/>
        </w:rPr>
        <w:t xml:space="preserve"> </w:t>
      </w:r>
      <w:r>
        <w:rPr>
          <w:w w:val="110"/>
        </w:rPr>
        <w:t>the</w:t>
      </w:r>
      <w:r>
        <w:rPr>
          <w:spacing w:val="-12"/>
          <w:w w:val="110"/>
        </w:rPr>
        <w:t xml:space="preserve"> </w:t>
      </w:r>
      <w:r>
        <w:rPr>
          <w:w w:val="110"/>
        </w:rPr>
        <w:t>models</w:t>
      </w:r>
      <w:r>
        <w:rPr>
          <w:spacing w:val="-12"/>
          <w:w w:val="110"/>
        </w:rPr>
        <w:t xml:space="preserve"> </w:t>
      </w:r>
      <w:r>
        <w:rPr>
          <w:w w:val="110"/>
        </w:rPr>
        <w:t>using</w:t>
      </w:r>
      <w:r>
        <w:rPr>
          <w:spacing w:val="-12"/>
          <w:w w:val="110"/>
        </w:rPr>
        <w:t xml:space="preserve"> </w:t>
      </w:r>
      <w:r>
        <w:rPr>
          <w:w w:val="110"/>
        </w:rPr>
        <w:t>species</w:t>
      </w:r>
      <w:r>
        <w:rPr>
          <w:spacing w:val="-11"/>
          <w:w w:val="110"/>
        </w:rPr>
        <w:t xml:space="preserve"> </w:t>
      </w:r>
      <w:r>
        <w:rPr>
          <w:w w:val="110"/>
        </w:rPr>
        <w:t>occurrences</w:t>
      </w:r>
      <w:r>
        <w:rPr>
          <w:spacing w:val="-12"/>
          <w:w w:val="110"/>
        </w:rPr>
        <w:t xml:space="preserve"> </w:t>
      </w:r>
      <w:del w:id="267" w:author="J Chave" w:date="2025-02-13T17:34:00Z" w16du:dateUtc="2025-02-13T16:34:00Z">
        <w:r w:rsidDel="00474EF2">
          <w:rPr>
            <w:w w:val="110"/>
          </w:rPr>
          <w:delText>from</w:delText>
        </w:r>
        <w:r w:rsidDel="00474EF2">
          <w:rPr>
            <w:spacing w:val="-12"/>
            <w:w w:val="110"/>
          </w:rPr>
          <w:delText xml:space="preserve"> </w:delText>
        </w:r>
        <w:r w:rsidDel="00474EF2">
          <w:rPr>
            <w:w w:val="110"/>
          </w:rPr>
          <w:delText>the</w:delText>
        </w:r>
        <w:r w:rsidDel="00474EF2">
          <w:rPr>
            <w:spacing w:val="-12"/>
            <w:w w:val="110"/>
          </w:rPr>
          <w:delText xml:space="preserve"> </w:delText>
        </w:r>
        <w:r w:rsidDel="00474EF2">
          <w:rPr>
            <w:w w:val="110"/>
          </w:rPr>
          <w:delText>dataset</w:delText>
        </w:r>
        <w:r w:rsidDel="00474EF2">
          <w:rPr>
            <w:spacing w:val="-12"/>
            <w:w w:val="110"/>
          </w:rPr>
          <w:delText xml:space="preserve"> </w:delText>
        </w:r>
        <w:r w:rsidDel="00474EF2">
          <w:rPr>
            <w:w w:val="110"/>
          </w:rPr>
          <w:delText>assem- bled</w:delText>
        </w:r>
        <w:r w:rsidDel="00474EF2">
          <w:rPr>
            <w:spacing w:val="-12"/>
            <w:w w:val="110"/>
          </w:rPr>
          <w:delText xml:space="preserve"> </w:delText>
        </w:r>
        <w:r w:rsidDel="00474EF2">
          <w:rPr>
            <w:w w:val="110"/>
          </w:rPr>
          <w:delText>in</w:delText>
        </w:r>
      </w:del>
      <w:ins w:id="268" w:author="J Chave" w:date="2025-02-13T17:34:00Z" w16du:dateUtc="2025-02-13T16:34:00Z">
        <w:r w:rsidR="00474EF2">
          <w:rPr>
            <w:w w:val="110"/>
          </w:rPr>
          <w:t>(</w:t>
        </w:r>
      </w:ins>
      <w:del w:id="269" w:author="J Chave" w:date="2025-02-13T17:34:00Z" w16du:dateUtc="2025-02-13T16:34:00Z">
        <w:r w:rsidDel="00474EF2">
          <w:rPr>
            <w:spacing w:val="-12"/>
            <w:w w:val="110"/>
          </w:rPr>
          <w:delText xml:space="preserve"> </w:delText>
        </w:r>
      </w:del>
      <w:r>
        <w:rPr>
          <w:color w:val="E94D52"/>
          <w:w w:val="110"/>
        </w:rPr>
        <w:t>Van</w:t>
      </w:r>
      <w:r>
        <w:rPr>
          <w:color w:val="E94D52"/>
          <w:spacing w:val="-12"/>
          <w:w w:val="110"/>
        </w:rPr>
        <w:t xml:space="preserve"> </w:t>
      </w:r>
      <w:r>
        <w:rPr>
          <w:color w:val="E94D52"/>
          <w:w w:val="110"/>
        </w:rPr>
        <w:t>der</w:t>
      </w:r>
      <w:r>
        <w:rPr>
          <w:color w:val="E94D52"/>
          <w:spacing w:val="-12"/>
          <w:w w:val="110"/>
        </w:rPr>
        <w:t xml:space="preserve"> </w:t>
      </w:r>
      <w:proofErr w:type="spellStart"/>
      <w:r>
        <w:rPr>
          <w:color w:val="E94D52"/>
          <w:w w:val="110"/>
        </w:rPr>
        <w:t>Meersch</w:t>
      </w:r>
      <w:proofErr w:type="spellEnd"/>
      <w:r>
        <w:rPr>
          <w:color w:val="E94D52"/>
          <w:spacing w:val="-12"/>
          <w:w w:val="110"/>
        </w:rPr>
        <w:t xml:space="preserve"> </w:t>
      </w:r>
      <w:r>
        <w:rPr>
          <w:color w:val="E94D52"/>
          <w:w w:val="110"/>
        </w:rPr>
        <w:t>and</w:t>
      </w:r>
      <w:r>
        <w:rPr>
          <w:color w:val="E94D52"/>
          <w:spacing w:val="-12"/>
          <w:w w:val="110"/>
        </w:rPr>
        <w:t xml:space="preserve"> </w:t>
      </w:r>
      <w:proofErr w:type="spellStart"/>
      <w:r>
        <w:rPr>
          <w:color w:val="E94D52"/>
          <w:w w:val="110"/>
        </w:rPr>
        <w:t>Chuine</w:t>
      </w:r>
      <w:proofErr w:type="spellEnd"/>
      <w:r>
        <w:rPr>
          <w:color w:val="E94D52"/>
          <w:spacing w:val="-12"/>
          <w:w w:val="110"/>
        </w:rPr>
        <w:t xml:space="preserve"> </w:t>
      </w:r>
      <w:del w:id="270" w:author="J Chave" w:date="2025-02-13T17:34:00Z" w16du:dateUtc="2025-02-13T16:34:00Z">
        <w:r w:rsidDel="00474EF2">
          <w:rPr>
            <w:w w:val="110"/>
          </w:rPr>
          <w:delText>(</w:delText>
        </w:r>
      </w:del>
      <w:r>
        <w:rPr>
          <w:color w:val="E94D52"/>
          <w:w w:val="110"/>
        </w:rPr>
        <w:t>2023</w:t>
      </w:r>
      <w:r>
        <w:rPr>
          <w:w w:val="110"/>
        </w:rPr>
        <w:t>),</w:t>
      </w:r>
      <w:r>
        <w:rPr>
          <w:spacing w:val="-12"/>
          <w:w w:val="110"/>
        </w:rPr>
        <w:t xml:space="preserve"> </w:t>
      </w:r>
      <w:del w:id="271" w:author="J Chave" w:date="2025-02-13T17:34:00Z" w16du:dateUtc="2025-02-13T16:34:00Z">
        <w:r w:rsidDel="00474EF2">
          <w:rPr>
            <w:w w:val="110"/>
          </w:rPr>
          <w:delText>mostly</w:delText>
        </w:r>
        <w:r w:rsidDel="00474EF2">
          <w:rPr>
            <w:spacing w:val="-12"/>
            <w:w w:val="110"/>
          </w:rPr>
          <w:delText xml:space="preserve"> </w:delText>
        </w:r>
      </w:del>
      <w:r>
        <w:rPr>
          <w:w w:val="110"/>
        </w:rPr>
        <w:t>based</w:t>
      </w:r>
      <w:r>
        <w:rPr>
          <w:spacing w:val="-12"/>
          <w:w w:val="110"/>
        </w:rPr>
        <w:t xml:space="preserve"> </w:t>
      </w:r>
      <w:r>
        <w:rPr>
          <w:w w:val="110"/>
        </w:rPr>
        <w:t>on</w:t>
      </w:r>
      <w:r>
        <w:rPr>
          <w:spacing w:val="-12"/>
          <w:w w:val="110"/>
        </w:rPr>
        <w:t xml:space="preserve"> </w:t>
      </w:r>
      <w:r>
        <w:rPr>
          <w:w w:val="110"/>
        </w:rPr>
        <w:t>EU-Forest</w:t>
      </w:r>
      <w:r>
        <w:rPr>
          <w:spacing w:val="-12"/>
          <w:w w:val="110"/>
        </w:rPr>
        <w:t xml:space="preserve"> </w:t>
      </w:r>
      <w:r>
        <w:rPr>
          <w:w w:val="110"/>
        </w:rPr>
        <w:t>inventory</w:t>
      </w:r>
      <w:r>
        <w:rPr>
          <w:spacing w:val="-12"/>
          <w:w w:val="110"/>
        </w:rPr>
        <w:t xml:space="preserve"> </w:t>
      </w:r>
      <w:r>
        <w:rPr>
          <w:w w:val="110"/>
        </w:rPr>
        <w:t>data (</w:t>
      </w:r>
      <w:r>
        <w:rPr>
          <w:color w:val="E94D52"/>
          <w:w w:val="110"/>
        </w:rPr>
        <w:t>Mauri</w:t>
      </w:r>
      <w:r>
        <w:rPr>
          <w:color w:val="E94D52"/>
          <w:spacing w:val="-4"/>
          <w:w w:val="110"/>
        </w:rPr>
        <w:t xml:space="preserve"> </w:t>
      </w:r>
      <w:r>
        <w:rPr>
          <w:color w:val="E94D52"/>
          <w:w w:val="110"/>
        </w:rPr>
        <w:t>et</w:t>
      </w:r>
      <w:r>
        <w:rPr>
          <w:color w:val="E94D52"/>
          <w:spacing w:val="-4"/>
          <w:w w:val="110"/>
        </w:rPr>
        <w:t xml:space="preserve"> </w:t>
      </w:r>
      <w:r>
        <w:rPr>
          <w:color w:val="E94D52"/>
          <w:w w:val="110"/>
        </w:rPr>
        <w:t>al</w:t>
      </w:r>
      <w:r>
        <w:rPr>
          <w:w w:val="110"/>
        </w:rPr>
        <w:t>,</w:t>
      </w:r>
      <w:r>
        <w:rPr>
          <w:spacing w:val="-4"/>
          <w:w w:val="110"/>
        </w:rPr>
        <w:t xml:space="preserve"> </w:t>
      </w:r>
      <w:r>
        <w:rPr>
          <w:color w:val="E94D52"/>
          <w:w w:val="110"/>
        </w:rPr>
        <w:t>2017</w:t>
      </w:r>
      <w:r>
        <w:rPr>
          <w:w w:val="110"/>
        </w:rPr>
        <w:t>),</w:t>
      </w:r>
      <w:r>
        <w:rPr>
          <w:spacing w:val="-4"/>
          <w:w w:val="110"/>
        </w:rPr>
        <w:t xml:space="preserve"> </w:t>
      </w:r>
      <w:r>
        <w:rPr>
          <w:w w:val="110"/>
        </w:rPr>
        <w:t>and</w:t>
      </w:r>
      <w:r>
        <w:rPr>
          <w:spacing w:val="-4"/>
          <w:w w:val="110"/>
        </w:rPr>
        <w:t xml:space="preserve"> </w:t>
      </w:r>
      <w:r>
        <w:rPr>
          <w:w w:val="110"/>
        </w:rPr>
        <w:t>50,000</w:t>
      </w:r>
      <w:r>
        <w:rPr>
          <w:spacing w:val="-4"/>
          <w:w w:val="110"/>
        </w:rPr>
        <w:t xml:space="preserve"> </w:t>
      </w:r>
      <w:r>
        <w:rPr>
          <w:w w:val="110"/>
        </w:rPr>
        <w:t>background</w:t>
      </w:r>
      <w:r>
        <w:rPr>
          <w:spacing w:val="-4"/>
          <w:w w:val="110"/>
        </w:rPr>
        <w:t xml:space="preserve"> </w:t>
      </w:r>
      <w:r>
        <w:rPr>
          <w:w w:val="110"/>
        </w:rPr>
        <w:t>points</w:t>
      </w:r>
      <w:r>
        <w:rPr>
          <w:spacing w:val="-4"/>
          <w:w w:val="110"/>
        </w:rPr>
        <w:t xml:space="preserve"> </w:t>
      </w:r>
      <w:del w:id="272" w:author="J Chave" w:date="2025-02-13T17:34:00Z" w16du:dateUtc="2025-02-13T16:34:00Z">
        <w:r w:rsidDel="00474EF2">
          <w:rPr>
            <w:w w:val="110"/>
          </w:rPr>
          <w:delText>(</w:delText>
        </w:r>
      </w:del>
      <w:r>
        <w:rPr>
          <w:w w:val="110"/>
        </w:rPr>
        <w:t>to</w:t>
      </w:r>
      <w:r>
        <w:rPr>
          <w:spacing w:val="-4"/>
          <w:w w:val="110"/>
        </w:rPr>
        <w:t xml:space="preserve"> </w:t>
      </w:r>
      <w:r>
        <w:rPr>
          <w:w w:val="110"/>
        </w:rPr>
        <w:t>properly</w:t>
      </w:r>
      <w:r>
        <w:rPr>
          <w:spacing w:val="-4"/>
          <w:w w:val="110"/>
        </w:rPr>
        <w:t xml:space="preserve"> </w:t>
      </w:r>
      <w:r>
        <w:rPr>
          <w:w w:val="110"/>
        </w:rPr>
        <w:t>represent</w:t>
      </w:r>
      <w:r>
        <w:rPr>
          <w:spacing w:val="-4"/>
          <w:w w:val="110"/>
        </w:rPr>
        <w:t xml:space="preserve"> </w:t>
      </w:r>
      <w:r>
        <w:rPr>
          <w:w w:val="110"/>
        </w:rPr>
        <w:t>the</w:t>
      </w:r>
      <w:r>
        <w:rPr>
          <w:spacing w:val="-4"/>
          <w:w w:val="110"/>
        </w:rPr>
        <w:t xml:space="preserve"> </w:t>
      </w:r>
      <w:r>
        <w:rPr>
          <w:w w:val="110"/>
        </w:rPr>
        <w:t>full</w:t>
      </w:r>
      <w:r>
        <w:rPr>
          <w:spacing w:val="-4"/>
          <w:w w:val="110"/>
        </w:rPr>
        <w:t xml:space="preserve"> </w:t>
      </w:r>
      <w:r>
        <w:rPr>
          <w:w w:val="110"/>
        </w:rPr>
        <w:t xml:space="preserve">range </w:t>
      </w:r>
      <w:r>
        <w:rPr>
          <w:spacing w:val="-2"/>
          <w:w w:val="110"/>
        </w:rPr>
        <w:t>of</w:t>
      </w:r>
      <w:r>
        <w:rPr>
          <w:spacing w:val="-13"/>
          <w:w w:val="110"/>
        </w:rPr>
        <w:t xml:space="preserve"> </w:t>
      </w:r>
      <w:r>
        <w:rPr>
          <w:spacing w:val="-2"/>
          <w:w w:val="110"/>
        </w:rPr>
        <w:t>environmental</w:t>
      </w:r>
      <w:r>
        <w:rPr>
          <w:spacing w:val="-13"/>
          <w:w w:val="110"/>
        </w:rPr>
        <w:t xml:space="preserve"> </w:t>
      </w:r>
      <w:r>
        <w:rPr>
          <w:spacing w:val="-2"/>
          <w:w w:val="110"/>
        </w:rPr>
        <w:t>conditions</w:t>
      </w:r>
      <w:r>
        <w:rPr>
          <w:spacing w:val="-13"/>
          <w:w w:val="110"/>
        </w:rPr>
        <w:t xml:space="preserve"> </w:t>
      </w:r>
      <w:r>
        <w:rPr>
          <w:spacing w:val="-2"/>
          <w:w w:val="110"/>
        </w:rPr>
        <w:t>across</w:t>
      </w:r>
      <w:r>
        <w:rPr>
          <w:spacing w:val="-13"/>
          <w:w w:val="110"/>
        </w:rPr>
        <w:t xml:space="preserve"> </w:t>
      </w:r>
      <w:r>
        <w:rPr>
          <w:spacing w:val="-2"/>
          <w:w w:val="110"/>
        </w:rPr>
        <w:t>Europe</w:t>
      </w:r>
      <w:del w:id="273" w:author="J Chave" w:date="2025-02-13T17:34:00Z" w16du:dateUtc="2025-02-13T16:34:00Z">
        <w:r w:rsidDel="00474EF2">
          <w:rPr>
            <w:spacing w:val="-2"/>
            <w:w w:val="110"/>
          </w:rPr>
          <w:delText>,</w:delText>
        </w:r>
      </w:del>
      <w:r>
        <w:rPr>
          <w:spacing w:val="-13"/>
          <w:w w:val="110"/>
        </w:rPr>
        <w:t xml:space="preserve"> </w:t>
      </w:r>
      <w:ins w:id="274" w:author="J Chave" w:date="2025-02-13T17:34:00Z" w16du:dateUtc="2025-02-13T16:34:00Z">
        <w:r w:rsidR="00474EF2">
          <w:rPr>
            <w:spacing w:val="-13"/>
            <w:w w:val="110"/>
          </w:rPr>
          <w:t>(</w:t>
        </w:r>
      </w:ins>
      <w:proofErr w:type="spellStart"/>
      <w:r>
        <w:rPr>
          <w:color w:val="E94D52"/>
          <w:spacing w:val="-2"/>
          <w:w w:val="110"/>
        </w:rPr>
        <w:t>Valavi</w:t>
      </w:r>
      <w:proofErr w:type="spellEnd"/>
      <w:r>
        <w:rPr>
          <w:color w:val="E94D52"/>
          <w:spacing w:val="-13"/>
          <w:w w:val="110"/>
        </w:rPr>
        <w:t xml:space="preserve"> </w:t>
      </w:r>
      <w:r>
        <w:rPr>
          <w:color w:val="E94D52"/>
          <w:spacing w:val="-2"/>
          <w:w w:val="110"/>
        </w:rPr>
        <w:t>et</w:t>
      </w:r>
      <w:r>
        <w:rPr>
          <w:color w:val="E94D52"/>
          <w:spacing w:val="-13"/>
          <w:w w:val="110"/>
        </w:rPr>
        <w:t xml:space="preserve"> </w:t>
      </w:r>
      <w:r>
        <w:rPr>
          <w:color w:val="E94D52"/>
          <w:spacing w:val="-2"/>
          <w:w w:val="110"/>
        </w:rPr>
        <w:t>al</w:t>
      </w:r>
      <w:r>
        <w:rPr>
          <w:spacing w:val="-2"/>
          <w:w w:val="110"/>
        </w:rPr>
        <w:t>,</w:t>
      </w:r>
      <w:r>
        <w:rPr>
          <w:spacing w:val="-13"/>
          <w:w w:val="110"/>
        </w:rPr>
        <w:t xml:space="preserve"> </w:t>
      </w:r>
      <w:r>
        <w:rPr>
          <w:color w:val="E94D52"/>
          <w:spacing w:val="-2"/>
          <w:w w:val="110"/>
        </w:rPr>
        <w:t>2022</w:t>
      </w:r>
      <w:r>
        <w:rPr>
          <w:spacing w:val="-2"/>
          <w:w w:val="110"/>
        </w:rPr>
        <w:t>).</w:t>
      </w:r>
      <w:r>
        <w:rPr>
          <w:spacing w:val="5"/>
          <w:w w:val="110"/>
        </w:rPr>
        <w:t xml:space="preserve"> </w:t>
      </w:r>
      <w:r>
        <w:rPr>
          <w:spacing w:val="-2"/>
          <w:w w:val="110"/>
        </w:rPr>
        <w:t>For</w:t>
      </w:r>
      <w:r>
        <w:rPr>
          <w:spacing w:val="-13"/>
          <w:w w:val="110"/>
        </w:rPr>
        <w:t xml:space="preserve"> </w:t>
      </w:r>
      <w:r>
        <w:rPr>
          <w:spacing w:val="-2"/>
          <w:w w:val="110"/>
        </w:rPr>
        <w:t>each</w:t>
      </w:r>
      <w:r>
        <w:rPr>
          <w:spacing w:val="-13"/>
          <w:w w:val="110"/>
        </w:rPr>
        <w:t xml:space="preserve"> </w:t>
      </w:r>
      <w:ins w:id="275" w:author="J Chave" w:date="2025-02-13T17:35:00Z" w16du:dateUtc="2025-02-13T16:35:00Z">
        <w:r w:rsidR="00474EF2">
          <w:rPr>
            <w:spacing w:val="-13"/>
            <w:w w:val="110"/>
          </w:rPr>
          <w:t xml:space="preserve">correlative </w:t>
        </w:r>
      </w:ins>
      <w:r>
        <w:rPr>
          <w:spacing w:val="-2"/>
          <w:w w:val="110"/>
        </w:rPr>
        <w:t>model</w:t>
      </w:r>
      <w:r>
        <w:rPr>
          <w:spacing w:val="-13"/>
          <w:w w:val="110"/>
        </w:rPr>
        <w:t xml:space="preserve"> </w:t>
      </w:r>
      <w:r>
        <w:rPr>
          <w:spacing w:val="-2"/>
          <w:w w:val="110"/>
        </w:rPr>
        <w:t>and</w:t>
      </w:r>
      <w:r>
        <w:rPr>
          <w:spacing w:val="-13"/>
          <w:w w:val="110"/>
        </w:rPr>
        <w:t xml:space="preserve"> </w:t>
      </w:r>
      <w:r>
        <w:rPr>
          <w:spacing w:val="-2"/>
          <w:w w:val="110"/>
        </w:rPr>
        <w:t xml:space="preserve">each </w:t>
      </w:r>
      <w:r>
        <w:t>species,</w:t>
      </w:r>
      <w:r>
        <w:rPr>
          <w:spacing w:val="40"/>
        </w:rPr>
        <w:t xml:space="preserve"> </w:t>
      </w:r>
      <w:r>
        <w:t>we</w:t>
      </w:r>
      <w:r>
        <w:rPr>
          <w:spacing w:val="40"/>
        </w:rPr>
        <w:t xml:space="preserve"> </w:t>
      </w:r>
      <w:r>
        <w:t>ran</w:t>
      </w:r>
      <w:r>
        <w:rPr>
          <w:spacing w:val="40"/>
        </w:rPr>
        <w:t xml:space="preserve"> </w:t>
      </w:r>
      <w:r>
        <w:t>a</w:t>
      </w:r>
      <w:r>
        <w:rPr>
          <w:spacing w:val="40"/>
        </w:rPr>
        <w:t xml:space="preserve"> </w:t>
      </w:r>
      <w:r>
        <w:t>fivefold</w:t>
      </w:r>
      <w:r>
        <w:rPr>
          <w:spacing w:val="40"/>
        </w:rPr>
        <w:t xml:space="preserve"> </w:t>
      </w:r>
      <w:r>
        <w:t>environmental</w:t>
      </w:r>
      <w:r>
        <w:rPr>
          <w:spacing w:val="40"/>
        </w:rPr>
        <w:t xml:space="preserve"> </w:t>
      </w:r>
      <w:r>
        <w:t>cross-validation</w:t>
      </w:r>
      <w:r>
        <w:rPr>
          <w:spacing w:val="40"/>
        </w:rPr>
        <w:t xml:space="preserve"> </w:t>
      </w:r>
      <w:r>
        <w:t>to</w:t>
      </w:r>
      <w:r>
        <w:rPr>
          <w:spacing w:val="40"/>
        </w:rPr>
        <w:t xml:space="preserve"> </w:t>
      </w:r>
      <w:r>
        <w:t>estimate</w:t>
      </w:r>
      <w:r>
        <w:rPr>
          <w:spacing w:val="40"/>
        </w:rPr>
        <w:t xml:space="preserve"> </w:t>
      </w:r>
      <w:r>
        <w:t>model</w:t>
      </w:r>
      <w:r>
        <w:rPr>
          <w:spacing w:val="40"/>
        </w:rPr>
        <w:t xml:space="preserve"> </w:t>
      </w:r>
      <w:r>
        <w:t xml:space="preserve">performance </w:t>
      </w:r>
      <w:r>
        <w:rPr>
          <w:w w:val="110"/>
        </w:rPr>
        <w:t>in novel extrapolation conditions (</w:t>
      </w:r>
      <w:r>
        <w:rPr>
          <w:color w:val="E94D52"/>
          <w:w w:val="110"/>
        </w:rPr>
        <w:t>Roberts et al</w:t>
      </w:r>
      <w:r>
        <w:rPr>
          <w:w w:val="110"/>
        </w:rPr>
        <w:t xml:space="preserve">, </w:t>
      </w:r>
      <w:r>
        <w:rPr>
          <w:color w:val="E94D52"/>
          <w:w w:val="110"/>
        </w:rPr>
        <w:t>2017</w:t>
      </w:r>
      <w:r>
        <w:rPr>
          <w:w w:val="110"/>
        </w:rPr>
        <w:t>).</w:t>
      </w:r>
      <w:r>
        <w:rPr>
          <w:spacing w:val="35"/>
          <w:w w:val="110"/>
        </w:rPr>
        <w:t xml:space="preserve"> </w:t>
      </w:r>
      <w:r>
        <w:rPr>
          <w:w w:val="110"/>
        </w:rPr>
        <w:t xml:space="preserve">We then used </w:t>
      </w:r>
      <w:del w:id="276" w:author="J Chave" w:date="2025-02-13T17:35:00Z" w16du:dateUtc="2025-02-13T16:35:00Z">
        <w:r w:rsidDel="00474EF2">
          <w:rPr>
            <w:w w:val="110"/>
          </w:rPr>
          <w:delText>all the available</w:delText>
        </w:r>
      </w:del>
      <w:ins w:id="277" w:author="J Chave" w:date="2025-02-13T17:35:00Z" w16du:dateUtc="2025-02-13T16:35:00Z">
        <w:r w:rsidR="00474EF2">
          <w:rPr>
            <w:w w:val="110"/>
          </w:rPr>
          <w:t>the</w:t>
        </w:r>
      </w:ins>
      <w:r>
        <w:rPr>
          <w:w w:val="110"/>
        </w:rPr>
        <w:t xml:space="preserve"> training</w:t>
      </w:r>
      <w:r>
        <w:rPr>
          <w:spacing w:val="-6"/>
          <w:w w:val="110"/>
        </w:rPr>
        <w:t xml:space="preserve"> </w:t>
      </w:r>
      <w:r>
        <w:rPr>
          <w:w w:val="110"/>
        </w:rPr>
        <w:t>data</w:t>
      </w:r>
      <w:r>
        <w:rPr>
          <w:spacing w:val="-6"/>
          <w:w w:val="110"/>
        </w:rPr>
        <w:t xml:space="preserve"> </w:t>
      </w:r>
      <w:r>
        <w:rPr>
          <w:w w:val="110"/>
        </w:rPr>
        <w:t>to</w:t>
      </w:r>
      <w:r>
        <w:rPr>
          <w:spacing w:val="-6"/>
          <w:w w:val="110"/>
        </w:rPr>
        <w:t xml:space="preserve"> </w:t>
      </w:r>
      <w:r>
        <w:rPr>
          <w:w w:val="110"/>
        </w:rPr>
        <w:t>calibrate</w:t>
      </w:r>
      <w:r>
        <w:rPr>
          <w:spacing w:val="-6"/>
          <w:w w:val="110"/>
        </w:rPr>
        <w:t xml:space="preserve"> </w:t>
      </w:r>
      <w:r>
        <w:rPr>
          <w:w w:val="110"/>
        </w:rPr>
        <w:t>the</w:t>
      </w:r>
      <w:r>
        <w:rPr>
          <w:spacing w:val="-6"/>
          <w:w w:val="110"/>
        </w:rPr>
        <w:t xml:space="preserve"> </w:t>
      </w:r>
      <w:r>
        <w:rPr>
          <w:w w:val="110"/>
        </w:rPr>
        <w:t>models</w:t>
      </w:r>
      <w:r>
        <w:rPr>
          <w:spacing w:val="-6"/>
          <w:w w:val="110"/>
        </w:rPr>
        <w:t xml:space="preserve"> </w:t>
      </w:r>
      <w:r>
        <w:rPr>
          <w:w w:val="110"/>
        </w:rPr>
        <w:t>in</w:t>
      </w:r>
      <w:r>
        <w:rPr>
          <w:spacing w:val="-6"/>
          <w:w w:val="110"/>
        </w:rPr>
        <w:t xml:space="preserve"> </w:t>
      </w:r>
      <w:r>
        <w:rPr>
          <w:w w:val="110"/>
        </w:rPr>
        <w:t>order</w:t>
      </w:r>
      <w:r>
        <w:rPr>
          <w:spacing w:val="-6"/>
          <w:w w:val="110"/>
        </w:rPr>
        <w:t xml:space="preserve"> </w:t>
      </w:r>
      <w:r>
        <w:rPr>
          <w:w w:val="110"/>
        </w:rPr>
        <w:t>to</w:t>
      </w:r>
      <w:r>
        <w:rPr>
          <w:spacing w:val="-6"/>
          <w:w w:val="110"/>
        </w:rPr>
        <w:t xml:space="preserve"> </w:t>
      </w:r>
      <w:proofErr w:type="spellStart"/>
      <w:r>
        <w:rPr>
          <w:w w:val="110"/>
        </w:rPr>
        <w:t>favour</w:t>
      </w:r>
      <w:proofErr w:type="spellEnd"/>
      <w:r>
        <w:rPr>
          <w:spacing w:val="-6"/>
          <w:w w:val="110"/>
        </w:rPr>
        <w:t xml:space="preserve"> </w:t>
      </w:r>
      <w:del w:id="278" w:author="J Chave" w:date="2025-02-13T17:35:00Z" w16du:dateUtc="2025-02-13T16:35:00Z">
        <w:r w:rsidDel="00474EF2">
          <w:rPr>
            <w:w w:val="110"/>
          </w:rPr>
          <w:delText>final</w:delText>
        </w:r>
        <w:r w:rsidDel="00474EF2">
          <w:rPr>
            <w:spacing w:val="-6"/>
            <w:w w:val="110"/>
          </w:rPr>
          <w:delText xml:space="preserve"> </w:delText>
        </w:r>
      </w:del>
      <w:r>
        <w:rPr>
          <w:w w:val="110"/>
        </w:rPr>
        <w:t>prediction</w:t>
      </w:r>
      <w:r>
        <w:rPr>
          <w:spacing w:val="-6"/>
          <w:w w:val="110"/>
        </w:rPr>
        <w:t xml:space="preserve"> </w:t>
      </w:r>
      <w:r>
        <w:rPr>
          <w:w w:val="110"/>
        </w:rPr>
        <w:t>quality</w:t>
      </w:r>
      <w:r>
        <w:rPr>
          <w:spacing w:val="-6"/>
          <w:w w:val="110"/>
        </w:rPr>
        <w:t xml:space="preserve"> </w:t>
      </w:r>
      <w:r>
        <w:rPr>
          <w:w w:val="110"/>
        </w:rPr>
        <w:t>(</w:t>
      </w:r>
      <w:r>
        <w:rPr>
          <w:color w:val="E94D52"/>
          <w:w w:val="110"/>
        </w:rPr>
        <w:t>Roberts et al</w:t>
      </w:r>
      <w:r>
        <w:rPr>
          <w:w w:val="110"/>
        </w:rPr>
        <w:t xml:space="preserve">, </w:t>
      </w:r>
      <w:r>
        <w:rPr>
          <w:color w:val="E94D52"/>
          <w:w w:val="110"/>
        </w:rPr>
        <w:t>2017</w:t>
      </w:r>
      <w:r>
        <w:rPr>
          <w:w w:val="110"/>
        </w:rPr>
        <w:t>).</w:t>
      </w:r>
    </w:p>
    <w:p w14:paraId="075F0F1C" w14:textId="39BA8E7E" w:rsidR="00F52AD7" w:rsidDel="00EA38B4" w:rsidRDefault="00000000">
      <w:pPr>
        <w:pStyle w:val="Corpsdetexte"/>
        <w:spacing w:before="156" w:line="276" w:lineRule="auto"/>
        <w:ind w:left="197" w:right="422"/>
        <w:jc w:val="both"/>
        <w:rPr>
          <w:del w:id="279" w:author="J Chave" w:date="2025-02-13T17:59:00Z" w16du:dateUtc="2025-02-13T16:59:00Z"/>
        </w:rPr>
      </w:pPr>
      <w:del w:id="280" w:author="J Chave" w:date="2025-02-13T17:36:00Z" w16du:dateUtc="2025-02-13T16:36:00Z">
        <w:r w:rsidDel="00474EF2">
          <w:rPr>
            <w:w w:val="105"/>
          </w:rPr>
          <w:delText>For</w:delText>
        </w:r>
        <w:r w:rsidDel="00474EF2">
          <w:rPr>
            <w:spacing w:val="-10"/>
            <w:w w:val="105"/>
          </w:rPr>
          <w:delText xml:space="preserve"> </w:delText>
        </w:r>
        <w:r w:rsidDel="00474EF2">
          <w:rPr>
            <w:w w:val="105"/>
          </w:rPr>
          <w:delText>the</w:delText>
        </w:r>
      </w:del>
      <w:ins w:id="281" w:author="J Chave" w:date="2025-02-13T17:36:00Z" w16du:dateUtc="2025-02-13T16:36:00Z">
        <w:r w:rsidR="00474EF2">
          <w:rPr>
            <w:w w:val="105"/>
          </w:rPr>
          <w:t>Then we used a</w:t>
        </w:r>
      </w:ins>
      <w:r>
        <w:rPr>
          <w:spacing w:val="-10"/>
          <w:w w:val="105"/>
        </w:rPr>
        <w:t xml:space="preserve"> </w:t>
      </w:r>
      <w:r>
        <w:rPr>
          <w:w w:val="105"/>
        </w:rPr>
        <w:t>process-explicit</w:t>
      </w:r>
      <w:r>
        <w:rPr>
          <w:spacing w:val="-10"/>
          <w:w w:val="105"/>
        </w:rPr>
        <w:t xml:space="preserve"> </w:t>
      </w:r>
      <w:del w:id="282" w:author="J Chave" w:date="2025-02-13T17:36:00Z" w16du:dateUtc="2025-02-13T16:36:00Z">
        <w:r w:rsidDel="00474EF2">
          <w:rPr>
            <w:w w:val="105"/>
          </w:rPr>
          <w:delText>approach,</w:delText>
        </w:r>
        <w:r w:rsidDel="00474EF2">
          <w:rPr>
            <w:spacing w:val="-8"/>
            <w:w w:val="105"/>
          </w:rPr>
          <w:delText xml:space="preserve"> </w:delText>
        </w:r>
        <w:r w:rsidDel="00474EF2">
          <w:rPr>
            <w:w w:val="105"/>
          </w:rPr>
          <w:delText>we</w:delText>
        </w:r>
        <w:r w:rsidDel="00474EF2">
          <w:rPr>
            <w:spacing w:val="-10"/>
            <w:w w:val="105"/>
          </w:rPr>
          <w:delText xml:space="preserve"> </w:delText>
        </w:r>
        <w:r w:rsidDel="00474EF2">
          <w:rPr>
            <w:w w:val="105"/>
          </w:rPr>
          <w:delText>used</w:delText>
        </w:r>
        <w:r w:rsidDel="00474EF2">
          <w:rPr>
            <w:spacing w:val="-10"/>
            <w:w w:val="105"/>
          </w:rPr>
          <w:delText xml:space="preserve"> </w:delText>
        </w:r>
        <w:r w:rsidDel="00474EF2">
          <w:rPr>
            <w:w w:val="105"/>
          </w:rPr>
          <w:delText>the</w:delText>
        </w:r>
        <w:r w:rsidDel="00474EF2">
          <w:rPr>
            <w:spacing w:val="-10"/>
            <w:w w:val="105"/>
          </w:rPr>
          <w:delText xml:space="preserve"> </w:delText>
        </w:r>
      </w:del>
      <w:r>
        <w:rPr>
          <w:w w:val="105"/>
        </w:rPr>
        <w:t>model</w:t>
      </w:r>
      <w:ins w:id="283" w:author="J Chave" w:date="2025-02-13T17:36:00Z" w16du:dateUtc="2025-02-13T16:36:00Z">
        <w:r w:rsidR="00474EF2">
          <w:rPr>
            <w:w w:val="105"/>
          </w:rPr>
          <w:t xml:space="preserve"> called</w:t>
        </w:r>
      </w:ins>
      <w:r>
        <w:rPr>
          <w:spacing w:val="-10"/>
          <w:w w:val="105"/>
        </w:rPr>
        <w:t xml:space="preserve"> </w:t>
      </w:r>
      <w:r>
        <w:rPr>
          <w:w w:val="105"/>
        </w:rPr>
        <w:t>PHENOFIT</w:t>
      </w:r>
      <w:ins w:id="284" w:author="J Chave" w:date="2025-02-13T17:36:00Z" w16du:dateUtc="2025-02-13T16:36:00Z">
        <w:r w:rsidR="00474EF2">
          <w:rPr>
            <w:w w:val="105"/>
          </w:rPr>
          <w:t>, which</w:t>
        </w:r>
      </w:ins>
      <w:del w:id="285" w:author="J Chave" w:date="2025-02-13T17:36:00Z" w16du:dateUtc="2025-02-13T16:36:00Z">
        <w:r w:rsidDel="00474EF2">
          <w:rPr>
            <w:w w:val="105"/>
          </w:rPr>
          <w:delText>.</w:delText>
        </w:r>
      </w:del>
      <w:r>
        <w:rPr>
          <w:spacing w:val="-10"/>
          <w:w w:val="105"/>
        </w:rPr>
        <w:t xml:space="preserve"> </w:t>
      </w:r>
      <w:del w:id="286" w:author="J Chave" w:date="2025-02-13T17:36:00Z" w16du:dateUtc="2025-02-13T16:36:00Z">
        <w:r w:rsidDel="00474EF2">
          <w:rPr>
            <w:w w:val="105"/>
          </w:rPr>
          <w:delText>It</w:delText>
        </w:r>
        <w:r w:rsidDel="00474EF2">
          <w:rPr>
            <w:spacing w:val="-10"/>
            <w:w w:val="105"/>
          </w:rPr>
          <w:delText xml:space="preserve"> </w:delText>
        </w:r>
      </w:del>
      <w:r>
        <w:rPr>
          <w:w w:val="105"/>
        </w:rPr>
        <w:t>assesses</w:t>
      </w:r>
      <w:r>
        <w:rPr>
          <w:spacing w:val="-10"/>
          <w:w w:val="105"/>
        </w:rPr>
        <w:t xml:space="preserve"> </w:t>
      </w:r>
      <w:r>
        <w:rPr>
          <w:w w:val="105"/>
        </w:rPr>
        <w:t>the</w:t>
      </w:r>
      <w:r>
        <w:rPr>
          <w:spacing w:val="-10"/>
          <w:w w:val="105"/>
        </w:rPr>
        <w:t xml:space="preserve"> </w:t>
      </w:r>
      <w:r>
        <w:rPr>
          <w:w w:val="105"/>
        </w:rPr>
        <w:t>fitness</w:t>
      </w:r>
      <w:r>
        <w:rPr>
          <w:spacing w:val="-10"/>
          <w:w w:val="105"/>
        </w:rPr>
        <w:t xml:space="preserve"> </w:t>
      </w:r>
      <w:r>
        <w:rPr>
          <w:w w:val="105"/>
        </w:rPr>
        <w:t xml:space="preserve">of </w:t>
      </w:r>
      <w:r>
        <w:t xml:space="preserve">an adult tree by simulating </w:t>
      </w:r>
      <w:ins w:id="287" w:author="J Chave" w:date="2025-02-13T17:36:00Z" w16du:dateUtc="2025-02-13T16:36:00Z">
        <w:r w:rsidR="00474EF2">
          <w:t>i</w:t>
        </w:r>
      </w:ins>
      <w:ins w:id="288" w:author="J Chave" w:date="2025-02-13T17:37:00Z" w16du:dateUtc="2025-02-13T16:37:00Z">
        <w:r w:rsidR="00474EF2">
          <w:t xml:space="preserve">ts </w:t>
        </w:r>
      </w:ins>
      <w:del w:id="289" w:author="J Chave" w:date="2025-02-13T17:36:00Z" w16du:dateUtc="2025-02-13T16:36:00Z">
        <w:r w:rsidDel="00474EF2">
          <w:delText xml:space="preserve">the precise </w:delText>
        </w:r>
      </w:del>
      <w:r>
        <w:t>phenolog</w:t>
      </w:r>
      <w:ins w:id="290" w:author="J Chave" w:date="2025-02-13T17:37:00Z" w16du:dateUtc="2025-02-13T16:37:00Z">
        <w:r w:rsidR="00474EF2">
          <w:t>ical phases</w:t>
        </w:r>
      </w:ins>
      <w:del w:id="291" w:author="J Chave" w:date="2025-02-13T17:37:00Z" w16du:dateUtc="2025-02-13T16:37:00Z">
        <w:r w:rsidDel="00474EF2">
          <w:delText>y</w:delText>
        </w:r>
      </w:del>
      <w:r>
        <w:t xml:space="preserve"> (leaf unfolding, flowering, fruit maturation, </w:t>
      </w:r>
      <w:r>
        <w:rPr>
          <w:w w:val="105"/>
        </w:rPr>
        <w:t>leaf senescence), and damages caused by abiotic stress (frost, drought) relatively to the development stages of the different organs.</w:t>
      </w:r>
      <w:r>
        <w:rPr>
          <w:spacing w:val="40"/>
          <w:w w:val="105"/>
        </w:rPr>
        <w:t xml:space="preserve"> </w:t>
      </w:r>
      <w:r>
        <w:rPr>
          <w:w w:val="105"/>
        </w:rPr>
        <w:t xml:space="preserve">The </w:t>
      </w:r>
      <w:ins w:id="292" w:author="J Chave" w:date="2025-02-13T17:56:00Z" w16du:dateUtc="2025-02-13T16:56:00Z">
        <w:r w:rsidR="00F67910">
          <w:rPr>
            <w:w w:val="105"/>
          </w:rPr>
          <w:t xml:space="preserve">model parameters </w:t>
        </w:r>
      </w:ins>
      <w:del w:id="293" w:author="J Chave" w:date="2025-02-13T17:56:00Z" w16du:dateUtc="2025-02-13T16:56:00Z">
        <w:r w:rsidDel="00F67910">
          <w:rPr>
            <w:w w:val="105"/>
          </w:rPr>
          <w:delText>parameters of PHENOFIT are</w:delText>
        </w:r>
      </w:del>
      <w:ins w:id="294" w:author="J Chave" w:date="2025-02-13T17:56:00Z" w16du:dateUtc="2025-02-13T16:56:00Z">
        <w:r w:rsidR="00F67910">
          <w:rPr>
            <w:w w:val="105"/>
          </w:rPr>
          <w:t>were</w:t>
        </w:r>
      </w:ins>
      <w:r>
        <w:rPr>
          <w:w w:val="105"/>
        </w:rPr>
        <w:t xml:space="preserve"> </w:t>
      </w:r>
      <w:del w:id="295" w:author="J Chave" w:date="2025-02-13T17:57:00Z" w16du:dateUtc="2025-02-13T16:57:00Z">
        <w:r w:rsidDel="00F67910">
          <w:rPr>
            <w:w w:val="105"/>
          </w:rPr>
          <w:delText xml:space="preserve">either </w:delText>
        </w:r>
      </w:del>
      <w:r>
        <w:rPr>
          <w:w w:val="105"/>
        </w:rPr>
        <w:t>calibrated</w:t>
      </w:r>
      <w:r>
        <w:rPr>
          <w:spacing w:val="40"/>
          <w:w w:val="105"/>
        </w:rPr>
        <w:t xml:space="preserve"> </w:t>
      </w:r>
      <w:del w:id="296" w:author="J Chave" w:date="2025-02-13T17:56:00Z" w16du:dateUtc="2025-02-13T16:56:00Z">
        <w:r w:rsidDel="00F67910">
          <w:rPr>
            <w:w w:val="105"/>
          </w:rPr>
          <w:delText>with</w:delText>
        </w:r>
        <w:r w:rsidDel="00F67910">
          <w:rPr>
            <w:spacing w:val="40"/>
            <w:w w:val="105"/>
          </w:rPr>
          <w:delText xml:space="preserve"> </w:delText>
        </w:r>
        <w:r w:rsidDel="00F67910">
          <w:rPr>
            <w:w w:val="105"/>
          </w:rPr>
          <w:delText>direct</w:delText>
        </w:r>
        <w:r w:rsidDel="00F67910">
          <w:rPr>
            <w:spacing w:val="40"/>
            <w:w w:val="105"/>
          </w:rPr>
          <w:delText xml:space="preserve"> </w:delText>
        </w:r>
        <w:r w:rsidDel="00F67910">
          <w:rPr>
            <w:w w:val="105"/>
          </w:rPr>
          <w:delText>measurements</w:delText>
        </w:r>
      </w:del>
      <w:ins w:id="297" w:author="J Chave" w:date="2025-02-13T17:56:00Z" w16du:dateUtc="2025-02-13T16:56:00Z">
        <w:r w:rsidR="00F67910">
          <w:rPr>
            <w:w w:val="105"/>
          </w:rPr>
          <w:t>directly</w:t>
        </w:r>
      </w:ins>
      <w:r>
        <w:rPr>
          <w:w w:val="105"/>
        </w:rPr>
        <w:t>,</w:t>
      </w:r>
      <w:ins w:id="298" w:author="J Chave" w:date="2025-02-13T17:57:00Z" w16du:dateUtc="2025-02-13T16:57:00Z">
        <w:r w:rsidR="00F67910">
          <w:rPr>
            <w:w w:val="105"/>
          </w:rPr>
          <w:t xml:space="preserve"> or based on</w:t>
        </w:r>
      </w:ins>
      <w:r>
        <w:rPr>
          <w:spacing w:val="40"/>
          <w:w w:val="105"/>
        </w:rPr>
        <w:t xml:space="preserve"> </w:t>
      </w:r>
      <w:r>
        <w:rPr>
          <w:w w:val="105"/>
        </w:rPr>
        <w:t>literature</w:t>
      </w:r>
      <w:r>
        <w:rPr>
          <w:spacing w:val="40"/>
          <w:w w:val="105"/>
        </w:rPr>
        <w:t xml:space="preserve"> </w:t>
      </w:r>
      <w:r>
        <w:rPr>
          <w:w w:val="105"/>
        </w:rPr>
        <w:t>data</w:t>
      </w:r>
      <w:del w:id="299" w:author="J Chave" w:date="2025-02-13T17:57:00Z" w16du:dateUtc="2025-02-13T16:57:00Z">
        <w:r w:rsidDel="00F67910">
          <w:rPr>
            <w:w w:val="105"/>
          </w:rPr>
          <w:delText>,</w:delText>
        </w:r>
        <w:r w:rsidDel="00F67910">
          <w:rPr>
            <w:spacing w:val="40"/>
            <w:w w:val="105"/>
          </w:rPr>
          <w:delText xml:space="preserve"> </w:delText>
        </w:r>
        <w:r w:rsidDel="00F67910">
          <w:rPr>
            <w:w w:val="105"/>
          </w:rPr>
          <w:delText>or</w:delText>
        </w:r>
        <w:r w:rsidDel="00F67910">
          <w:rPr>
            <w:spacing w:val="40"/>
            <w:w w:val="105"/>
          </w:rPr>
          <w:delText xml:space="preserve"> </w:delText>
        </w:r>
        <w:r w:rsidDel="00F67910">
          <w:rPr>
            <w:w w:val="105"/>
          </w:rPr>
          <w:delText>inferred</w:delText>
        </w:r>
        <w:r w:rsidDel="00F67910">
          <w:rPr>
            <w:spacing w:val="40"/>
            <w:w w:val="105"/>
          </w:rPr>
          <w:delText xml:space="preserve"> </w:delText>
        </w:r>
        <w:r w:rsidDel="00F67910">
          <w:rPr>
            <w:w w:val="105"/>
          </w:rPr>
          <w:delText>using</w:delText>
        </w:r>
        <w:r w:rsidDel="00F67910">
          <w:rPr>
            <w:spacing w:val="40"/>
            <w:w w:val="105"/>
          </w:rPr>
          <w:delText xml:space="preserve"> </w:delText>
        </w:r>
        <w:r w:rsidDel="00F67910">
          <w:rPr>
            <w:w w:val="105"/>
          </w:rPr>
          <w:delText>observations</w:delText>
        </w:r>
        <w:r w:rsidDel="00F67910">
          <w:rPr>
            <w:spacing w:val="40"/>
            <w:w w:val="105"/>
          </w:rPr>
          <w:delText xml:space="preserve"> </w:delText>
        </w:r>
        <w:r w:rsidDel="00F67910">
          <w:rPr>
            <w:w w:val="105"/>
          </w:rPr>
          <w:delText>of the processes modelled (e.g. species-specific phenological dates to calibrate phenological subcomponents).</w:delText>
        </w:r>
        <w:r w:rsidDel="00F67910">
          <w:rPr>
            <w:spacing w:val="13"/>
            <w:w w:val="105"/>
          </w:rPr>
          <w:delText xml:space="preserve"> </w:delText>
        </w:r>
        <w:r w:rsidDel="00F67910">
          <w:rPr>
            <w:w w:val="105"/>
          </w:rPr>
          <w:delText>Its</w:delText>
        </w:r>
        <w:r w:rsidDel="00F67910">
          <w:rPr>
            <w:spacing w:val="-16"/>
            <w:w w:val="105"/>
          </w:rPr>
          <w:delText xml:space="preserve"> </w:delText>
        </w:r>
        <w:r w:rsidDel="00F67910">
          <w:rPr>
            <w:w w:val="105"/>
          </w:rPr>
          <w:delText>calibration</w:delText>
        </w:r>
        <w:r w:rsidDel="00F67910">
          <w:rPr>
            <w:spacing w:val="-16"/>
            <w:w w:val="105"/>
          </w:rPr>
          <w:delText xml:space="preserve"> </w:delText>
        </w:r>
        <w:r w:rsidDel="00F67910">
          <w:rPr>
            <w:w w:val="105"/>
          </w:rPr>
          <w:delText>thus</w:delText>
        </w:r>
      </w:del>
      <w:ins w:id="300" w:author="J Chave" w:date="2025-02-13T17:57:00Z" w16du:dateUtc="2025-02-13T16:57:00Z">
        <w:r w:rsidR="00F67910">
          <w:rPr>
            <w:w w:val="105"/>
          </w:rPr>
          <w:t>, and they do</w:t>
        </w:r>
      </w:ins>
      <w:del w:id="301" w:author="J Chave" w:date="2025-02-13T17:57:00Z" w16du:dateUtc="2025-02-13T16:57:00Z">
        <w:r w:rsidDel="00F67910">
          <w:rPr>
            <w:spacing w:val="-16"/>
            <w:w w:val="105"/>
          </w:rPr>
          <w:delText xml:space="preserve"> </w:delText>
        </w:r>
        <w:r w:rsidDel="00F67910">
          <w:rPr>
            <w:w w:val="105"/>
          </w:rPr>
          <w:delText>does</w:delText>
        </w:r>
      </w:del>
      <w:r>
        <w:rPr>
          <w:spacing w:val="-15"/>
          <w:w w:val="105"/>
        </w:rPr>
        <w:t xml:space="preserve"> </w:t>
      </w:r>
      <w:r>
        <w:rPr>
          <w:w w:val="105"/>
        </w:rPr>
        <w:t>not</w:t>
      </w:r>
      <w:r>
        <w:rPr>
          <w:spacing w:val="-16"/>
          <w:w w:val="105"/>
        </w:rPr>
        <w:t xml:space="preserve"> </w:t>
      </w:r>
      <w:r>
        <w:rPr>
          <w:w w:val="105"/>
        </w:rPr>
        <w:t>involve</w:t>
      </w:r>
      <w:r>
        <w:rPr>
          <w:spacing w:val="-16"/>
          <w:w w:val="105"/>
        </w:rPr>
        <w:t xml:space="preserve"> </w:t>
      </w:r>
      <w:r>
        <w:rPr>
          <w:w w:val="105"/>
        </w:rPr>
        <w:t>species</w:t>
      </w:r>
      <w:r>
        <w:rPr>
          <w:spacing w:val="-16"/>
          <w:w w:val="105"/>
        </w:rPr>
        <w:t xml:space="preserve"> </w:t>
      </w:r>
      <w:r>
        <w:rPr>
          <w:w w:val="105"/>
        </w:rPr>
        <w:t>occurrence</w:t>
      </w:r>
      <w:r>
        <w:rPr>
          <w:spacing w:val="-15"/>
          <w:w w:val="105"/>
        </w:rPr>
        <w:t xml:space="preserve"> </w:t>
      </w:r>
      <w:r>
        <w:rPr>
          <w:w w:val="105"/>
        </w:rPr>
        <w:t>data.</w:t>
      </w:r>
      <w:r>
        <w:rPr>
          <w:spacing w:val="15"/>
          <w:w w:val="105"/>
        </w:rPr>
        <w:t xml:space="preserve"> </w:t>
      </w:r>
      <w:r>
        <w:rPr>
          <w:w w:val="105"/>
        </w:rPr>
        <w:t xml:space="preserve">PHENOFIT </w:t>
      </w:r>
      <w:del w:id="302" w:author="J Chave" w:date="2025-02-13T17:57:00Z" w16du:dateUtc="2025-02-13T16:57:00Z">
        <w:r w:rsidDel="00F67910">
          <w:rPr>
            <w:w w:val="105"/>
          </w:rPr>
          <w:delText xml:space="preserve">requires </w:delText>
        </w:r>
      </w:del>
      <w:ins w:id="303" w:author="J Chave" w:date="2025-02-13T17:57:00Z" w16du:dateUtc="2025-02-13T16:57:00Z">
        <w:r w:rsidR="00F67910">
          <w:rPr>
            <w:w w:val="105"/>
          </w:rPr>
          <w:t xml:space="preserve">is forced </w:t>
        </w:r>
      </w:ins>
      <w:ins w:id="304" w:author="J Chave" w:date="2025-02-13T17:58:00Z" w16du:dateUtc="2025-02-13T16:58:00Z">
        <w:r w:rsidR="00F67910">
          <w:rPr>
            <w:w w:val="105"/>
          </w:rPr>
          <w:t>by</w:t>
        </w:r>
      </w:ins>
      <w:ins w:id="305" w:author="J Chave" w:date="2025-02-13T17:57:00Z" w16du:dateUtc="2025-02-13T16:57:00Z">
        <w:r w:rsidR="00F67910">
          <w:rPr>
            <w:w w:val="105"/>
          </w:rPr>
          <w:t xml:space="preserve"> </w:t>
        </w:r>
      </w:ins>
      <w:r>
        <w:rPr>
          <w:w w:val="105"/>
        </w:rPr>
        <w:t xml:space="preserve">daily climate </w:t>
      </w:r>
      <w:ins w:id="306" w:author="J Chave" w:date="2025-02-13T17:58:00Z" w16du:dateUtc="2025-02-13T16:58:00Z">
        <w:r w:rsidR="00EA38B4">
          <w:rPr>
            <w:w w:val="105"/>
          </w:rPr>
          <w:t xml:space="preserve">and </w:t>
        </w:r>
      </w:ins>
      <w:del w:id="307" w:author="J Chave" w:date="2025-02-13T17:58:00Z" w16du:dateUtc="2025-02-13T16:58:00Z">
        <w:r w:rsidDel="00F67910">
          <w:rPr>
            <w:w w:val="105"/>
          </w:rPr>
          <w:delText xml:space="preserve">variables, as well as the </w:delText>
        </w:r>
      </w:del>
      <w:r>
        <w:rPr>
          <w:w w:val="105"/>
        </w:rPr>
        <w:t>soil water holding capacity</w:t>
      </w:r>
      <w:del w:id="308" w:author="J Chave" w:date="2025-02-13T17:58:00Z" w16du:dateUtc="2025-02-13T16:58:00Z">
        <w:r w:rsidDel="00EA38B4">
          <w:rPr>
            <w:w w:val="105"/>
          </w:rPr>
          <w:delText>. The model</w:delText>
        </w:r>
      </w:del>
      <w:ins w:id="309" w:author="J Chave" w:date="2025-02-13T17:58:00Z" w16du:dateUtc="2025-02-13T16:58:00Z">
        <w:r w:rsidR="00EA38B4">
          <w:rPr>
            <w:w w:val="105"/>
          </w:rPr>
          <w:t>, and it</w:t>
        </w:r>
      </w:ins>
      <w:r>
        <w:rPr>
          <w:w w:val="105"/>
        </w:rPr>
        <w:t xml:space="preserve"> has been validated for </w:t>
      </w:r>
      <w:del w:id="310" w:author="J Chave" w:date="2025-02-13T17:58:00Z" w16du:dateUtc="2025-02-13T16:58:00Z">
        <w:r w:rsidDel="00EA38B4">
          <w:rPr>
            <w:w w:val="105"/>
          </w:rPr>
          <w:delText>several North American and European</w:delText>
        </w:r>
      </w:del>
      <w:ins w:id="311" w:author="J Chave" w:date="2025-02-13T17:58:00Z" w16du:dateUtc="2025-02-13T16:58:00Z">
        <w:r w:rsidR="00EA38B4">
          <w:rPr>
            <w:w w:val="105"/>
          </w:rPr>
          <w:t>a range of tree</w:t>
        </w:r>
      </w:ins>
      <w:r>
        <w:rPr>
          <w:w w:val="105"/>
        </w:rPr>
        <w:t xml:space="preserve"> species</w:t>
      </w:r>
      <w:del w:id="312" w:author="J Chave" w:date="2025-02-13T17:58:00Z" w16du:dateUtc="2025-02-13T16:58:00Z">
        <w:r w:rsidDel="00EA38B4">
          <w:rPr>
            <w:w w:val="105"/>
          </w:rPr>
          <w:delText>, either in historical or Holocene climatic conditions</w:delText>
        </w:r>
      </w:del>
      <w:r>
        <w:rPr>
          <w:w w:val="105"/>
        </w:rPr>
        <w:t xml:space="preserve"> (</w:t>
      </w:r>
      <w:proofErr w:type="spellStart"/>
      <w:r>
        <w:rPr>
          <w:color w:val="E94D52"/>
          <w:w w:val="105"/>
        </w:rPr>
        <w:t>Duputié</w:t>
      </w:r>
      <w:proofErr w:type="spellEnd"/>
      <w:r>
        <w:rPr>
          <w:color w:val="E94D52"/>
          <w:w w:val="105"/>
        </w:rPr>
        <w:t xml:space="preserve"> et al</w:t>
      </w:r>
      <w:r>
        <w:rPr>
          <w:w w:val="105"/>
        </w:rPr>
        <w:t xml:space="preserve">, </w:t>
      </w:r>
      <w:r>
        <w:rPr>
          <w:color w:val="E94D52"/>
          <w:w w:val="105"/>
        </w:rPr>
        <w:t>2015</w:t>
      </w:r>
      <w:r>
        <w:rPr>
          <w:w w:val="105"/>
        </w:rPr>
        <w:t xml:space="preserve">; </w:t>
      </w:r>
      <w:proofErr w:type="spellStart"/>
      <w:r>
        <w:rPr>
          <w:color w:val="E94D52"/>
          <w:w w:val="105"/>
        </w:rPr>
        <w:t>Gauzere</w:t>
      </w:r>
      <w:proofErr w:type="spellEnd"/>
      <w:r>
        <w:rPr>
          <w:color w:val="E94D52"/>
          <w:w w:val="105"/>
        </w:rPr>
        <w:t xml:space="preserve"> et al</w:t>
      </w:r>
      <w:r>
        <w:rPr>
          <w:w w:val="105"/>
        </w:rPr>
        <w:t xml:space="preserve">, </w:t>
      </w:r>
      <w:r>
        <w:rPr>
          <w:color w:val="E94D52"/>
          <w:w w:val="105"/>
        </w:rPr>
        <w:t>2020</w:t>
      </w:r>
      <w:r>
        <w:rPr>
          <w:w w:val="105"/>
        </w:rPr>
        <w:t xml:space="preserve">; </w:t>
      </w:r>
      <w:r>
        <w:rPr>
          <w:color w:val="E94D52"/>
          <w:w w:val="105"/>
        </w:rPr>
        <w:t xml:space="preserve">Van der </w:t>
      </w:r>
      <w:proofErr w:type="spellStart"/>
      <w:r>
        <w:rPr>
          <w:color w:val="E94D52"/>
          <w:w w:val="105"/>
        </w:rPr>
        <w:t>Meersch</w:t>
      </w:r>
      <w:proofErr w:type="spellEnd"/>
      <w:r>
        <w:rPr>
          <w:color w:val="E94D52"/>
          <w:w w:val="105"/>
        </w:rPr>
        <w:t xml:space="preserve"> et</w:t>
      </w:r>
      <w:r>
        <w:rPr>
          <w:color w:val="E94D52"/>
          <w:spacing w:val="-1"/>
          <w:w w:val="105"/>
        </w:rPr>
        <w:t xml:space="preserve"> </w:t>
      </w:r>
      <w:r>
        <w:rPr>
          <w:color w:val="E94D52"/>
          <w:w w:val="105"/>
        </w:rPr>
        <w:t>al</w:t>
      </w:r>
      <w:r>
        <w:rPr>
          <w:w w:val="105"/>
        </w:rPr>
        <w:t>,</w:t>
      </w:r>
      <w:r>
        <w:rPr>
          <w:spacing w:val="-1"/>
          <w:w w:val="105"/>
        </w:rPr>
        <w:t xml:space="preserve"> </w:t>
      </w:r>
      <w:r>
        <w:rPr>
          <w:color w:val="E94D52"/>
          <w:w w:val="105"/>
        </w:rPr>
        <w:t>2024</w:t>
      </w:r>
      <w:r>
        <w:rPr>
          <w:w w:val="105"/>
        </w:rPr>
        <w:t>;</w:t>
      </w:r>
      <w:r>
        <w:rPr>
          <w:spacing w:val="-1"/>
          <w:w w:val="105"/>
        </w:rPr>
        <w:t xml:space="preserve"> </w:t>
      </w:r>
      <w:r>
        <w:rPr>
          <w:color w:val="E94D52"/>
          <w:w w:val="105"/>
        </w:rPr>
        <w:t>Morin</w:t>
      </w:r>
      <w:r>
        <w:rPr>
          <w:color w:val="E94D52"/>
          <w:spacing w:val="-1"/>
          <w:w w:val="105"/>
        </w:rPr>
        <w:t xml:space="preserve"> </w:t>
      </w:r>
      <w:r>
        <w:rPr>
          <w:color w:val="E94D52"/>
          <w:w w:val="105"/>
        </w:rPr>
        <w:t>et</w:t>
      </w:r>
      <w:r>
        <w:rPr>
          <w:color w:val="E94D52"/>
          <w:spacing w:val="-1"/>
          <w:w w:val="105"/>
        </w:rPr>
        <w:t xml:space="preserve"> </w:t>
      </w:r>
      <w:r>
        <w:rPr>
          <w:color w:val="E94D52"/>
          <w:w w:val="105"/>
        </w:rPr>
        <w:t>al</w:t>
      </w:r>
      <w:r>
        <w:rPr>
          <w:w w:val="105"/>
        </w:rPr>
        <w:t>,</w:t>
      </w:r>
      <w:r>
        <w:rPr>
          <w:spacing w:val="-1"/>
          <w:w w:val="105"/>
        </w:rPr>
        <w:t xml:space="preserve"> </w:t>
      </w:r>
      <w:r>
        <w:rPr>
          <w:color w:val="E94D52"/>
          <w:w w:val="105"/>
        </w:rPr>
        <w:t>2007</w:t>
      </w:r>
      <w:r>
        <w:rPr>
          <w:w w:val="105"/>
        </w:rPr>
        <w:t>;</w:t>
      </w:r>
      <w:r>
        <w:rPr>
          <w:spacing w:val="-1"/>
          <w:w w:val="105"/>
        </w:rPr>
        <w:t xml:space="preserve"> </w:t>
      </w:r>
      <w:proofErr w:type="spellStart"/>
      <w:r>
        <w:rPr>
          <w:color w:val="E94D52"/>
          <w:w w:val="105"/>
        </w:rPr>
        <w:t>Saltré</w:t>
      </w:r>
      <w:proofErr w:type="spellEnd"/>
      <w:r>
        <w:rPr>
          <w:color w:val="E94D52"/>
          <w:spacing w:val="-1"/>
          <w:w w:val="105"/>
        </w:rPr>
        <w:t xml:space="preserve"> </w:t>
      </w:r>
      <w:r>
        <w:rPr>
          <w:color w:val="E94D52"/>
          <w:w w:val="105"/>
        </w:rPr>
        <w:t>et</w:t>
      </w:r>
      <w:r>
        <w:rPr>
          <w:color w:val="E94D52"/>
          <w:spacing w:val="-1"/>
          <w:w w:val="105"/>
        </w:rPr>
        <w:t xml:space="preserve"> </w:t>
      </w:r>
      <w:r>
        <w:rPr>
          <w:color w:val="E94D52"/>
          <w:w w:val="105"/>
        </w:rPr>
        <w:t>al</w:t>
      </w:r>
      <w:r>
        <w:rPr>
          <w:w w:val="105"/>
        </w:rPr>
        <w:t>,</w:t>
      </w:r>
      <w:r>
        <w:rPr>
          <w:spacing w:val="-1"/>
          <w:w w:val="105"/>
        </w:rPr>
        <w:t xml:space="preserve"> </w:t>
      </w:r>
      <w:r>
        <w:rPr>
          <w:color w:val="E94D52"/>
          <w:w w:val="105"/>
        </w:rPr>
        <w:t>2013</w:t>
      </w:r>
      <w:r>
        <w:rPr>
          <w:w w:val="105"/>
        </w:rPr>
        <w:t>)</w:t>
      </w:r>
      <w:del w:id="313" w:author="J Chave" w:date="2025-02-13T17:58:00Z" w16du:dateUtc="2025-02-13T16:58:00Z">
        <w:r w:rsidDel="00EA38B4">
          <w:rPr>
            <w:w w:val="105"/>
          </w:rPr>
          <w:delText>. This modeling</w:delText>
        </w:r>
        <w:r w:rsidDel="00EA38B4">
          <w:rPr>
            <w:spacing w:val="-1"/>
            <w:w w:val="105"/>
          </w:rPr>
          <w:delText xml:space="preserve"> </w:delText>
        </w:r>
        <w:r w:rsidDel="00EA38B4">
          <w:rPr>
            <w:w w:val="105"/>
          </w:rPr>
          <w:delText>approach</w:delText>
        </w:r>
        <w:r w:rsidDel="00EA38B4">
          <w:rPr>
            <w:spacing w:val="-1"/>
            <w:w w:val="105"/>
          </w:rPr>
          <w:delText xml:space="preserve"> </w:delText>
        </w:r>
        <w:r w:rsidDel="00EA38B4">
          <w:rPr>
            <w:w w:val="105"/>
          </w:rPr>
          <w:delText>will</w:delText>
        </w:r>
        <w:r w:rsidDel="00EA38B4">
          <w:rPr>
            <w:spacing w:val="-1"/>
            <w:w w:val="105"/>
          </w:rPr>
          <w:delText xml:space="preserve"> </w:delText>
        </w:r>
        <w:r w:rsidDel="00EA38B4">
          <w:rPr>
            <w:w w:val="105"/>
          </w:rPr>
          <w:delText xml:space="preserve">be referred to as </w:delText>
        </w:r>
        <w:r w:rsidDel="00EA38B4">
          <w:rPr>
            <w:i/>
            <w:w w:val="105"/>
          </w:rPr>
          <w:delText xml:space="preserve">expert </w:delText>
        </w:r>
        <w:r w:rsidDel="00EA38B4">
          <w:rPr>
            <w:w w:val="105"/>
          </w:rPr>
          <w:delText>PEM in the following</w:delText>
        </w:r>
      </w:del>
      <w:r>
        <w:rPr>
          <w:w w:val="105"/>
        </w:rPr>
        <w:t>.</w:t>
      </w:r>
      <w:ins w:id="314" w:author="J Chave" w:date="2025-02-13T17:59:00Z" w16du:dateUtc="2025-02-13T16:59:00Z">
        <w:r w:rsidR="00EA38B4">
          <w:rPr>
            <w:w w:val="105"/>
          </w:rPr>
          <w:t xml:space="preserve"> </w:t>
        </w:r>
      </w:ins>
    </w:p>
    <w:p w14:paraId="64D351FA" w14:textId="727B5ECA" w:rsidR="00F52AD7" w:rsidDel="00EA38B4" w:rsidRDefault="00000000" w:rsidP="00EA38B4">
      <w:pPr>
        <w:pStyle w:val="Corpsdetexte"/>
        <w:spacing w:before="156" w:line="276" w:lineRule="auto"/>
        <w:ind w:left="197" w:right="422"/>
        <w:jc w:val="both"/>
        <w:rPr>
          <w:del w:id="315" w:author="J Chave" w:date="2025-02-13T18:00:00Z" w16du:dateUtc="2025-02-13T17:00:00Z"/>
        </w:rPr>
        <w:pPrChange w:id="316" w:author="J Chave" w:date="2025-02-13T17:59:00Z" w16du:dateUtc="2025-02-13T16:59:00Z">
          <w:pPr>
            <w:pStyle w:val="Corpsdetexte"/>
            <w:spacing w:before="155" w:line="276" w:lineRule="auto"/>
            <w:ind w:left="185" w:right="409"/>
            <w:jc w:val="both"/>
          </w:pPr>
        </w:pPrChange>
      </w:pPr>
      <w:r>
        <w:rPr>
          <w:w w:val="105"/>
        </w:rPr>
        <w:t xml:space="preserve">We also </w:t>
      </w:r>
      <w:ins w:id="317" w:author="J Chave" w:date="2025-02-13T17:59:00Z" w16du:dateUtc="2025-02-13T16:59:00Z">
        <w:r w:rsidR="00EA38B4">
          <w:rPr>
            <w:w w:val="105"/>
          </w:rPr>
          <w:t xml:space="preserve">used a version of </w:t>
        </w:r>
      </w:ins>
      <w:del w:id="318" w:author="J Chave" w:date="2025-02-13T17:59:00Z" w16du:dateUtc="2025-02-13T16:59:00Z">
        <w:r w:rsidDel="00EA38B4">
          <w:rPr>
            <w:w w:val="105"/>
          </w:rPr>
          <w:delText>included a fitted PEM, somewhere in the middle of the correlation–process continuum (</w:delText>
        </w:r>
        <w:r w:rsidDel="00EA38B4">
          <w:rPr>
            <w:color w:val="E94D52"/>
            <w:w w:val="105"/>
          </w:rPr>
          <w:delText>Dormann et al</w:delText>
        </w:r>
        <w:r w:rsidDel="00EA38B4">
          <w:rPr>
            <w:w w:val="105"/>
          </w:rPr>
          <w:delText xml:space="preserve">, </w:delText>
        </w:r>
        <w:r w:rsidDel="00EA38B4">
          <w:rPr>
            <w:color w:val="E94D52"/>
            <w:w w:val="105"/>
          </w:rPr>
          <w:delText>2012</w:delText>
        </w:r>
        <w:r w:rsidDel="00EA38B4">
          <w:rPr>
            <w:w w:val="105"/>
          </w:rPr>
          <w:delText xml:space="preserve">). To this aim, we calibrated </w:delText>
        </w:r>
      </w:del>
      <w:r>
        <w:rPr>
          <w:w w:val="105"/>
        </w:rPr>
        <w:t xml:space="preserve">PHENOFIT </w:t>
      </w:r>
      <w:ins w:id="319" w:author="J Chave" w:date="2025-02-13T17:59:00Z" w16du:dateUtc="2025-02-13T16:59:00Z">
        <w:r w:rsidR="00EA38B4">
          <w:rPr>
            <w:w w:val="105"/>
          </w:rPr>
          <w:t xml:space="preserve">calibrated </w:t>
        </w:r>
      </w:ins>
      <w:r>
        <w:rPr>
          <w:w w:val="105"/>
        </w:rPr>
        <w:t>using species occurrence</w:t>
      </w:r>
      <w:r>
        <w:rPr>
          <w:spacing w:val="-13"/>
          <w:w w:val="105"/>
        </w:rPr>
        <w:t xml:space="preserve"> </w:t>
      </w:r>
      <w:r>
        <w:rPr>
          <w:w w:val="105"/>
        </w:rPr>
        <w:t>data</w:t>
      </w:r>
      <w:del w:id="320" w:author="J Chave" w:date="2025-02-13T17:59:00Z" w16du:dateUtc="2025-02-13T16:59:00Z">
        <w:r w:rsidDel="00EA38B4">
          <w:rPr>
            <w:spacing w:val="-13"/>
            <w:w w:val="105"/>
          </w:rPr>
          <w:delText xml:space="preserve"> </w:delText>
        </w:r>
        <w:r w:rsidDel="00EA38B4">
          <w:rPr>
            <w:w w:val="105"/>
          </w:rPr>
          <w:delText>as</w:delText>
        </w:r>
        <w:r w:rsidDel="00EA38B4">
          <w:rPr>
            <w:spacing w:val="-13"/>
            <w:w w:val="105"/>
          </w:rPr>
          <w:delText xml:space="preserve"> </w:delText>
        </w:r>
        <w:r w:rsidDel="00EA38B4">
          <w:rPr>
            <w:w w:val="105"/>
          </w:rPr>
          <w:delText>CSDM</w:delText>
        </w:r>
        <w:r w:rsidDel="00EA38B4">
          <w:rPr>
            <w:spacing w:val="-13"/>
            <w:w w:val="105"/>
          </w:rPr>
          <w:delText xml:space="preserve"> </w:delText>
        </w:r>
        <w:r w:rsidDel="00EA38B4">
          <w:rPr>
            <w:w w:val="105"/>
          </w:rPr>
          <w:delText>do</w:delText>
        </w:r>
      </w:del>
      <w:r>
        <w:rPr>
          <w:w w:val="105"/>
        </w:rPr>
        <w:t>,</w:t>
      </w:r>
      <w:r>
        <w:rPr>
          <w:spacing w:val="-10"/>
          <w:w w:val="105"/>
        </w:rPr>
        <w:t xml:space="preserve"> </w:t>
      </w:r>
      <w:r>
        <w:rPr>
          <w:w w:val="105"/>
        </w:rPr>
        <w:t>with</w:t>
      </w:r>
      <w:r>
        <w:rPr>
          <w:spacing w:val="-13"/>
          <w:w w:val="105"/>
        </w:rPr>
        <w:t xml:space="preserve"> </w:t>
      </w:r>
      <w:r>
        <w:rPr>
          <w:w w:val="105"/>
        </w:rPr>
        <w:t>the</w:t>
      </w:r>
      <w:r>
        <w:rPr>
          <w:spacing w:val="-13"/>
          <w:w w:val="105"/>
        </w:rPr>
        <w:t xml:space="preserve"> </w:t>
      </w:r>
      <w:r>
        <w:rPr>
          <w:w w:val="105"/>
        </w:rPr>
        <w:t>constraints</w:t>
      </w:r>
      <w:r>
        <w:rPr>
          <w:spacing w:val="-12"/>
          <w:w w:val="105"/>
        </w:rPr>
        <w:t xml:space="preserve"> </w:t>
      </w:r>
      <w:r>
        <w:rPr>
          <w:w w:val="105"/>
        </w:rPr>
        <w:t>of</w:t>
      </w:r>
      <w:r>
        <w:rPr>
          <w:spacing w:val="-13"/>
          <w:w w:val="105"/>
        </w:rPr>
        <w:t xml:space="preserve"> </w:t>
      </w:r>
      <w:r>
        <w:rPr>
          <w:w w:val="105"/>
        </w:rPr>
        <w:t>the</w:t>
      </w:r>
      <w:r>
        <w:rPr>
          <w:spacing w:val="-13"/>
          <w:w w:val="105"/>
        </w:rPr>
        <w:t xml:space="preserve"> </w:t>
      </w:r>
      <w:r>
        <w:rPr>
          <w:w w:val="105"/>
        </w:rPr>
        <w:t>model’s</w:t>
      </w:r>
      <w:r>
        <w:rPr>
          <w:spacing w:val="-13"/>
          <w:w w:val="105"/>
        </w:rPr>
        <w:t xml:space="preserve"> </w:t>
      </w:r>
      <w:r>
        <w:rPr>
          <w:w w:val="105"/>
        </w:rPr>
        <w:t>process-explicit</w:t>
      </w:r>
      <w:r>
        <w:rPr>
          <w:spacing w:val="-13"/>
          <w:w w:val="105"/>
        </w:rPr>
        <w:t xml:space="preserve"> </w:t>
      </w:r>
      <w:r>
        <w:rPr>
          <w:w w:val="105"/>
        </w:rPr>
        <w:t xml:space="preserve">structure. </w:t>
      </w:r>
      <w:del w:id="321" w:author="J Chave" w:date="2025-02-13T17:59:00Z" w16du:dateUtc="2025-02-13T16:59:00Z">
        <w:r w:rsidDel="00EA38B4">
          <w:rPr>
            <w:w w:val="105"/>
          </w:rPr>
          <w:delText>We</w:delText>
        </w:r>
        <w:r w:rsidDel="00EA38B4">
          <w:rPr>
            <w:spacing w:val="-16"/>
            <w:w w:val="105"/>
          </w:rPr>
          <w:delText xml:space="preserve"> </w:delText>
        </w:r>
        <w:r w:rsidDel="00EA38B4">
          <w:rPr>
            <w:w w:val="105"/>
          </w:rPr>
          <w:delText>optimized</w:delText>
        </w:r>
        <w:r w:rsidDel="00EA38B4">
          <w:rPr>
            <w:spacing w:val="-15"/>
            <w:w w:val="105"/>
          </w:rPr>
          <w:delText xml:space="preserve"> </w:delText>
        </w:r>
        <w:r w:rsidDel="00EA38B4">
          <w:rPr>
            <w:w w:val="105"/>
          </w:rPr>
          <w:delText>the</w:delText>
        </w:r>
      </w:del>
      <w:ins w:id="322" w:author="J Chave" w:date="2025-02-13T17:59:00Z" w16du:dateUtc="2025-02-13T16:59:00Z">
        <w:r w:rsidR="00EA38B4">
          <w:rPr>
            <w:w w:val="105"/>
          </w:rPr>
          <w:t>Model</w:t>
        </w:r>
      </w:ins>
      <w:r>
        <w:rPr>
          <w:spacing w:val="-16"/>
          <w:w w:val="105"/>
        </w:rPr>
        <w:t xml:space="preserve"> </w:t>
      </w:r>
      <w:r>
        <w:rPr>
          <w:w w:val="105"/>
        </w:rPr>
        <w:t>parameters</w:t>
      </w:r>
      <w:r>
        <w:rPr>
          <w:spacing w:val="-15"/>
          <w:w w:val="105"/>
        </w:rPr>
        <w:t xml:space="preserve"> </w:t>
      </w:r>
      <w:del w:id="323" w:author="J Chave" w:date="2025-02-13T17:59:00Z" w16du:dateUtc="2025-02-13T16:59:00Z">
        <w:r w:rsidDel="00EA38B4">
          <w:rPr>
            <w:w w:val="105"/>
          </w:rPr>
          <w:delText>of</w:delText>
        </w:r>
        <w:r w:rsidDel="00EA38B4">
          <w:rPr>
            <w:spacing w:val="-16"/>
            <w:w w:val="105"/>
          </w:rPr>
          <w:delText xml:space="preserve"> </w:delText>
        </w:r>
        <w:r w:rsidDel="00EA38B4">
          <w:rPr>
            <w:w w:val="105"/>
          </w:rPr>
          <w:delText>the</w:delText>
        </w:r>
        <w:r w:rsidDel="00EA38B4">
          <w:rPr>
            <w:spacing w:val="-15"/>
            <w:w w:val="105"/>
          </w:rPr>
          <w:delText xml:space="preserve"> </w:delText>
        </w:r>
        <w:r w:rsidDel="00EA38B4">
          <w:rPr>
            <w:w w:val="105"/>
          </w:rPr>
          <w:delText>model</w:delText>
        </w:r>
      </w:del>
      <w:ins w:id="324" w:author="J Chave" w:date="2025-02-13T17:59:00Z" w16du:dateUtc="2025-02-13T16:59:00Z">
        <w:r w:rsidR="00EA38B4">
          <w:rPr>
            <w:w w:val="105"/>
          </w:rPr>
          <w:t>were optimized</w:t>
        </w:r>
      </w:ins>
      <w:r>
        <w:rPr>
          <w:spacing w:val="-16"/>
          <w:w w:val="105"/>
        </w:rPr>
        <w:t xml:space="preserve"> </w:t>
      </w:r>
      <w:r>
        <w:rPr>
          <w:w w:val="105"/>
        </w:rPr>
        <w:t>using</w:t>
      </w:r>
      <w:r>
        <w:rPr>
          <w:spacing w:val="-15"/>
          <w:w w:val="105"/>
        </w:rPr>
        <w:t xml:space="preserve"> </w:t>
      </w:r>
      <w:r>
        <w:rPr>
          <w:w w:val="105"/>
        </w:rPr>
        <w:t>the</w:t>
      </w:r>
      <w:r>
        <w:rPr>
          <w:spacing w:val="-16"/>
          <w:w w:val="105"/>
        </w:rPr>
        <w:t xml:space="preserve"> </w:t>
      </w:r>
      <w:r>
        <w:rPr>
          <w:w w:val="105"/>
        </w:rPr>
        <w:t>covariance</w:t>
      </w:r>
      <w:r>
        <w:rPr>
          <w:spacing w:val="-15"/>
          <w:w w:val="105"/>
        </w:rPr>
        <w:t xml:space="preserve"> </w:t>
      </w:r>
      <w:r>
        <w:rPr>
          <w:w w:val="105"/>
        </w:rPr>
        <w:t>matrix</w:t>
      </w:r>
      <w:r>
        <w:rPr>
          <w:spacing w:val="-16"/>
          <w:w w:val="105"/>
        </w:rPr>
        <w:t xml:space="preserve"> </w:t>
      </w:r>
      <w:r>
        <w:rPr>
          <w:w w:val="105"/>
        </w:rPr>
        <w:t>adaptation</w:t>
      </w:r>
      <w:r>
        <w:rPr>
          <w:spacing w:val="-15"/>
          <w:w w:val="105"/>
        </w:rPr>
        <w:t xml:space="preserve"> </w:t>
      </w:r>
      <w:r>
        <w:rPr>
          <w:w w:val="105"/>
        </w:rPr>
        <w:t xml:space="preserve">evolution strategy </w:t>
      </w:r>
      <w:del w:id="325" w:author="J Chave" w:date="2025-02-13T17:59:00Z" w16du:dateUtc="2025-02-13T16:59:00Z">
        <w:r w:rsidDel="00EA38B4">
          <w:rPr>
            <w:w w:val="105"/>
          </w:rPr>
          <w:delText xml:space="preserve">(CMA-ES, </w:delText>
        </w:r>
      </w:del>
      <w:r>
        <w:rPr>
          <w:w w:val="105"/>
        </w:rPr>
        <w:t>(</w:t>
      </w:r>
      <w:r>
        <w:rPr>
          <w:color w:val="E94D52"/>
          <w:w w:val="105"/>
        </w:rPr>
        <w:t xml:space="preserve">Hansen and </w:t>
      </w:r>
      <w:proofErr w:type="spellStart"/>
      <w:r>
        <w:rPr>
          <w:color w:val="E94D52"/>
          <w:w w:val="105"/>
        </w:rPr>
        <w:t>Ostermeier</w:t>
      </w:r>
      <w:proofErr w:type="spellEnd"/>
      <w:r>
        <w:rPr>
          <w:w w:val="105"/>
        </w:rPr>
        <w:t xml:space="preserve">, </w:t>
      </w:r>
      <w:r>
        <w:rPr>
          <w:color w:val="E94D52"/>
          <w:w w:val="105"/>
        </w:rPr>
        <w:t>2001</w:t>
      </w:r>
      <w:del w:id="326" w:author="J Chave" w:date="2025-02-13T18:00:00Z" w16du:dateUtc="2025-02-13T17:00:00Z">
        <w:r w:rsidDel="00EA38B4">
          <w:rPr>
            <w:w w:val="105"/>
          </w:rPr>
          <w:delText>)), on a multicore cluster, following</w:delText>
        </w:r>
        <w:r w:rsidDel="00EA38B4">
          <w:rPr>
            <w:spacing w:val="40"/>
            <w:w w:val="105"/>
          </w:rPr>
          <w:delText xml:space="preserve"> </w:delText>
        </w:r>
      </w:del>
      <w:ins w:id="327" w:author="J Chave" w:date="2025-02-13T18:00:00Z" w16du:dateUtc="2025-02-13T17:00:00Z">
        <w:r w:rsidR="00EA38B4">
          <w:rPr>
            <w:w w:val="105"/>
          </w:rPr>
          <w:t xml:space="preserve">; </w:t>
        </w:r>
      </w:ins>
      <w:r>
        <w:rPr>
          <w:color w:val="E94D52"/>
          <w:w w:val="105"/>
        </w:rPr>
        <w:t xml:space="preserve">Van der </w:t>
      </w:r>
      <w:proofErr w:type="spellStart"/>
      <w:r>
        <w:rPr>
          <w:color w:val="E94D52"/>
          <w:w w:val="105"/>
        </w:rPr>
        <w:t>Meersch</w:t>
      </w:r>
      <w:proofErr w:type="spellEnd"/>
      <w:r>
        <w:rPr>
          <w:color w:val="E94D52"/>
          <w:w w:val="105"/>
        </w:rPr>
        <w:t xml:space="preserve"> and </w:t>
      </w:r>
      <w:proofErr w:type="spellStart"/>
      <w:r>
        <w:rPr>
          <w:color w:val="E94D52"/>
          <w:w w:val="105"/>
        </w:rPr>
        <w:t>Chuine</w:t>
      </w:r>
      <w:proofErr w:type="spellEnd"/>
      <w:r>
        <w:rPr>
          <w:color w:val="E94D52"/>
          <w:w w:val="105"/>
        </w:rPr>
        <w:t xml:space="preserve"> </w:t>
      </w:r>
      <w:del w:id="328" w:author="J Chave" w:date="2025-02-13T18:00:00Z" w16du:dateUtc="2025-02-13T17:00:00Z">
        <w:r w:rsidDel="00EA38B4">
          <w:rPr>
            <w:w w:val="105"/>
          </w:rPr>
          <w:delText>(</w:delText>
        </w:r>
      </w:del>
      <w:r>
        <w:rPr>
          <w:color w:val="E94D52"/>
          <w:w w:val="105"/>
        </w:rPr>
        <w:t>2023</w:t>
      </w:r>
      <w:r>
        <w:rPr>
          <w:w w:val="105"/>
        </w:rPr>
        <w:t>).</w:t>
      </w:r>
      <w:r>
        <w:rPr>
          <w:spacing w:val="40"/>
          <w:w w:val="105"/>
        </w:rPr>
        <w:t xml:space="preserve"> </w:t>
      </w:r>
      <w:r>
        <w:rPr>
          <w:w w:val="105"/>
        </w:rPr>
        <w:t xml:space="preserve">To reduce the computational </w:t>
      </w:r>
      <w:del w:id="329" w:author="J Chave" w:date="2025-02-13T18:00:00Z" w16du:dateUtc="2025-02-13T17:00:00Z">
        <w:r w:rsidDel="00EA38B4">
          <w:rPr>
            <w:w w:val="105"/>
          </w:rPr>
          <w:delText>cost of this inverse calibration</w:delText>
        </w:r>
      </w:del>
      <w:ins w:id="330" w:author="J Chave" w:date="2025-02-13T18:00:00Z" w16du:dateUtc="2025-02-13T17:00:00Z">
        <w:r w:rsidR="00EA38B4">
          <w:rPr>
            <w:w w:val="105"/>
          </w:rPr>
          <w:t>burden</w:t>
        </w:r>
      </w:ins>
      <w:r>
        <w:rPr>
          <w:w w:val="105"/>
        </w:rPr>
        <w:t xml:space="preserve">, </w:t>
      </w:r>
      <w:del w:id="331" w:author="J Chave" w:date="2025-02-13T18:00:00Z" w16du:dateUtc="2025-02-13T17:00:00Z">
        <w:r w:rsidDel="00EA38B4">
          <w:rPr>
            <w:w w:val="105"/>
          </w:rPr>
          <w:delText>we calibrated the model with</w:delText>
        </w:r>
      </w:del>
      <w:ins w:id="332" w:author="J Chave" w:date="2025-02-13T18:00:00Z" w16du:dateUtc="2025-02-13T17:00:00Z">
        <w:r w:rsidR="00EA38B4">
          <w:rPr>
            <w:w w:val="105"/>
          </w:rPr>
          <w:t>model calibration was applied on</w:t>
        </w:r>
      </w:ins>
      <w:r>
        <w:rPr>
          <w:w w:val="105"/>
        </w:rPr>
        <w:t xml:space="preserve"> subsets of 2000 points (1000 presences and</w:t>
      </w:r>
      <w:r>
        <w:rPr>
          <w:spacing w:val="80"/>
          <w:w w:val="105"/>
        </w:rPr>
        <w:t xml:space="preserve"> </w:t>
      </w:r>
      <w:r>
        <w:rPr>
          <w:w w:val="105"/>
        </w:rPr>
        <w:t>1000 absences),</w:t>
      </w:r>
      <w:r>
        <w:rPr>
          <w:spacing w:val="20"/>
          <w:w w:val="105"/>
        </w:rPr>
        <w:t xml:space="preserve"> </w:t>
      </w:r>
      <w:r>
        <w:rPr>
          <w:w w:val="105"/>
        </w:rPr>
        <w:t>from</w:t>
      </w:r>
      <w:r>
        <w:rPr>
          <w:spacing w:val="20"/>
          <w:w w:val="105"/>
        </w:rPr>
        <w:t xml:space="preserve"> </w:t>
      </w:r>
      <w:r>
        <w:rPr>
          <w:w w:val="105"/>
        </w:rPr>
        <w:t>the same</w:t>
      </w:r>
      <w:r>
        <w:rPr>
          <w:spacing w:val="20"/>
          <w:w w:val="105"/>
        </w:rPr>
        <w:t xml:space="preserve"> </w:t>
      </w:r>
      <w:r>
        <w:rPr>
          <w:w w:val="105"/>
        </w:rPr>
        <w:t>dataset</w:t>
      </w:r>
      <w:r>
        <w:rPr>
          <w:spacing w:val="20"/>
          <w:w w:val="105"/>
        </w:rPr>
        <w:t xml:space="preserve"> </w:t>
      </w:r>
      <w:r>
        <w:rPr>
          <w:w w:val="105"/>
        </w:rPr>
        <w:t>as correlative</w:t>
      </w:r>
      <w:r>
        <w:rPr>
          <w:spacing w:val="20"/>
          <w:w w:val="105"/>
        </w:rPr>
        <w:t xml:space="preserve"> </w:t>
      </w:r>
      <w:r>
        <w:rPr>
          <w:w w:val="105"/>
        </w:rPr>
        <w:t>models</w:t>
      </w:r>
      <w:del w:id="333" w:author="J Chave" w:date="2025-02-13T18:00:00Z" w16du:dateUtc="2025-02-13T17:00:00Z">
        <w:r w:rsidDel="00EA38B4">
          <w:rPr>
            <w:w w:val="105"/>
          </w:rPr>
          <w:delText xml:space="preserve"> (see</w:delText>
        </w:r>
        <w:r w:rsidDel="00EA38B4">
          <w:rPr>
            <w:spacing w:val="20"/>
            <w:w w:val="105"/>
          </w:rPr>
          <w:delText xml:space="preserve"> </w:delText>
        </w:r>
        <w:r w:rsidDel="00EA38B4">
          <w:rPr>
            <w:w w:val="105"/>
          </w:rPr>
          <w:delText>above)</w:delText>
        </w:r>
      </w:del>
      <w:r>
        <w:rPr>
          <w:w w:val="105"/>
        </w:rPr>
        <w:t>.</w:t>
      </w:r>
      <w:r>
        <w:rPr>
          <w:spacing w:val="40"/>
          <w:w w:val="105"/>
        </w:rPr>
        <w:t xml:space="preserve"> </w:t>
      </w:r>
      <w:r>
        <w:rPr>
          <w:w w:val="105"/>
        </w:rPr>
        <w:t>We calibrated</w:t>
      </w:r>
      <w:ins w:id="334" w:author="J Chave" w:date="2025-02-13T18:00:00Z" w16du:dateUtc="2025-02-13T17:00:00Z">
        <w:r w:rsidR="00EA38B4">
          <w:rPr>
            <w:w w:val="105"/>
          </w:rPr>
          <w:t xml:space="preserve"> </w:t>
        </w:r>
      </w:ins>
    </w:p>
    <w:p w14:paraId="19FCD57D" w14:textId="77777777" w:rsidR="00F52AD7" w:rsidRDefault="00F52AD7" w:rsidP="00EA38B4">
      <w:pPr>
        <w:pStyle w:val="Corpsdetexte"/>
        <w:spacing w:before="156" w:line="276" w:lineRule="auto"/>
        <w:ind w:left="197" w:right="422"/>
        <w:jc w:val="both"/>
        <w:sectPr w:rsidR="00F52AD7">
          <w:pgSz w:w="11910" w:h="16840"/>
          <w:pgMar w:top="980" w:right="960" w:bottom="800" w:left="1220" w:header="0" w:footer="606" w:gutter="0"/>
          <w:cols w:space="720"/>
        </w:sectPr>
        <w:pPrChange w:id="335" w:author="J Chave" w:date="2025-02-13T18:00:00Z" w16du:dateUtc="2025-02-13T17:00:00Z">
          <w:pPr>
            <w:spacing w:line="276" w:lineRule="auto"/>
            <w:jc w:val="both"/>
          </w:pPr>
        </w:pPrChange>
      </w:pPr>
    </w:p>
    <w:p w14:paraId="1396E4F2" w14:textId="77777777" w:rsidR="00F52AD7" w:rsidRDefault="00000000" w:rsidP="00EA38B4">
      <w:pPr>
        <w:pStyle w:val="Corpsdetexte"/>
        <w:spacing w:before="131" w:line="276" w:lineRule="auto"/>
        <w:ind w:right="448"/>
        <w:jc w:val="both"/>
        <w:pPrChange w:id="336" w:author="J Chave" w:date="2025-02-13T18:00:00Z" w16du:dateUtc="2025-02-13T17:00:00Z">
          <w:pPr>
            <w:pStyle w:val="Corpsdetexte"/>
            <w:spacing w:before="131" w:line="276" w:lineRule="auto"/>
            <w:ind w:left="197" w:right="448" w:hanging="12"/>
            <w:jc w:val="both"/>
          </w:pPr>
        </w:pPrChange>
      </w:pPr>
      <w:r>
        <w:rPr>
          <w:w w:val="105"/>
        </w:rPr>
        <w:lastRenderedPageBreak/>
        <w:t xml:space="preserve">10 times each species parameter set, with five repetitions on two random subsets of presences/pseudo-absences (except for beech, for which we ran 10 repetitions on 10 </w:t>
      </w:r>
      <w:r>
        <w:rPr>
          <w:spacing w:val="-2"/>
          <w:w w:val="105"/>
        </w:rPr>
        <w:t>subsets).</w:t>
      </w:r>
    </w:p>
    <w:p w14:paraId="1ED9C4CC" w14:textId="442DC443" w:rsidR="00F52AD7" w:rsidRDefault="00000000">
      <w:pPr>
        <w:pStyle w:val="Corpsdetexte"/>
        <w:spacing w:before="147" w:line="276" w:lineRule="auto"/>
        <w:ind w:left="197" w:right="446" w:hanging="9"/>
        <w:jc w:val="both"/>
      </w:pPr>
      <w:del w:id="337" w:author="J Chave" w:date="2025-02-13T18:01:00Z" w16du:dateUtc="2025-02-13T17:01:00Z">
        <w:r w:rsidDel="00EA38B4">
          <w:rPr>
            <w:w w:val="105"/>
          </w:rPr>
          <w:delText>The</w:delText>
        </w:r>
        <w:r w:rsidDel="00EA38B4">
          <w:rPr>
            <w:spacing w:val="-6"/>
            <w:w w:val="105"/>
          </w:rPr>
          <w:delText xml:space="preserve"> </w:delText>
        </w:r>
        <w:r w:rsidDel="00EA38B4">
          <w:rPr>
            <w:w w:val="105"/>
          </w:rPr>
          <w:delText>three</w:delText>
        </w:r>
        <w:r w:rsidDel="00EA38B4">
          <w:rPr>
            <w:spacing w:val="-6"/>
            <w:w w:val="105"/>
          </w:rPr>
          <w:delText xml:space="preserve"> </w:delText>
        </w:r>
        <w:r w:rsidDel="00EA38B4">
          <w:rPr>
            <w:w w:val="105"/>
          </w:rPr>
          <w:delText>modeling</w:delText>
        </w:r>
        <w:r w:rsidDel="00EA38B4">
          <w:rPr>
            <w:spacing w:val="-6"/>
            <w:w w:val="105"/>
          </w:rPr>
          <w:delText xml:space="preserve"> </w:delText>
        </w:r>
      </w:del>
      <w:ins w:id="338" w:author="J Chave" w:date="2025-02-13T18:01:00Z" w16du:dateUtc="2025-02-13T17:01:00Z">
        <w:r w:rsidR="00EA38B4">
          <w:rPr>
            <w:w w:val="105"/>
          </w:rPr>
          <w:t xml:space="preserve">All </w:t>
        </w:r>
      </w:ins>
      <w:r>
        <w:rPr>
          <w:w w:val="105"/>
        </w:rPr>
        <w:t>approaches</w:t>
      </w:r>
      <w:r>
        <w:rPr>
          <w:spacing w:val="-6"/>
          <w:w w:val="105"/>
        </w:rPr>
        <w:t xml:space="preserve"> </w:t>
      </w:r>
      <w:del w:id="339" w:author="J Chave" w:date="2025-02-13T18:01:00Z" w16du:dateUtc="2025-02-13T17:01:00Z">
        <w:r w:rsidDel="00EA38B4">
          <w:rPr>
            <w:w w:val="105"/>
          </w:rPr>
          <w:delText>output</w:delText>
        </w:r>
        <w:r w:rsidDel="00EA38B4">
          <w:rPr>
            <w:spacing w:val="-6"/>
            <w:w w:val="105"/>
          </w:rPr>
          <w:delText xml:space="preserve"> </w:delText>
        </w:r>
        <w:r w:rsidDel="00EA38B4">
          <w:rPr>
            <w:w w:val="105"/>
          </w:rPr>
          <w:delText>a</w:delText>
        </w:r>
        <w:r w:rsidDel="00EA38B4">
          <w:rPr>
            <w:spacing w:val="-6"/>
            <w:w w:val="105"/>
          </w:rPr>
          <w:delText xml:space="preserve"> </w:delText>
        </w:r>
        <w:r w:rsidDel="00EA38B4">
          <w:rPr>
            <w:w w:val="105"/>
          </w:rPr>
          <w:delText>variable</w:delText>
        </w:r>
        <w:r w:rsidDel="00EA38B4">
          <w:rPr>
            <w:spacing w:val="-6"/>
            <w:w w:val="105"/>
          </w:rPr>
          <w:delText xml:space="preserve"> </w:delText>
        </w:r>
        <w:r w:rsidDel="00EA38B4">
          <w:rPr>
            <w:w w:val="105"/>
          </w:rPr>
          <w:delText>between</w:delText>
        </w:r>
        <w:r w:rsidDel="00EA38B4">
          <w:rPr>
            <w:spacing w:val="-6"/>
            <w:w w:val="105"/>
          </w:rPr>
          <w:delText xml:space="preserve"> </w:delText>
        </w:r>
        <w:r w:rsidDel="00EA38B4">
          <w:rPr>
            <w:w w:val="105"/>
          </w:rPr>
          <w:delText>0</w:delText>
        </w:r>
        <w:r w:rsidDel="00EA38B4">
          <w:rPr>
            <w:spacing w:val="-6"/>
            <w:w w:val="105"/>
          </w:rPr>
          <w:delText xml:space="preserve"> </w:delText>
        </w:r>
        <w:r w:rsidDel="00EA38B4">
          <w:rPr>
            <w:w w:val="105"/>
          </w:rPr>
          <w:delText>and</w:delText>
        </w:r>
        <w:r w:rsidDel="00EA38B4">
          <w:rPr>
            <w:spacing w:val="-6"/>
            <w:w w:val="105"/>
          </w:rPr>
          <w:delText xml:space="preserve"> </w:delText>
        </w:r>
        <w:r w:rsidDel="00EA38B4">
          <w:rPr>
            <w:w w:val="105"/>
          </w:rPr>
          <w:delText>1,</w:delText>
        </w:r>
        <w:r w:rsidDel="00EA38B4">
          <w:rPr>
            <w:spacing w:val="-5"/>
            <w:w w:val="105"/>
          </w:rPr>
          <w:delText xml:space="preserve"> </w:delText>
        </w:r>
        <w:r w:rsidDel="00EA38B4">
          <w:rPr>
            <w:w w:val="105"/>
          </w:rPr>
          <w:delText>indicating</w:delText>
        </w:r>
        <w:r w:rsidDel="00EA38B4">
          <w:rPr>
            <w:spacing w:val="-6"/>
            <w:w w:val="105"/>
          </w:rPr>
          <w:delText xml:space="preserve"> </w:delText>
        </w:r>
        <w:r w:rsidDel="00EA38B4">
          <w:rPr>
            <w:w w:val="105"/>
          </w:rPr>
          <w:delText>how</w:delText>
        </w:r>
        <w:r w:rsidDel="00EA38B4">
          <w:rPr>
            <w:spacing w:val="-6"/>
            <w:w w:val="105"/>
          </w:rPr>
          <w:delText xml:space="preserve"> </w:delText>
        </w:r>
        <w:r w:rsidDel="00EA38B4">
          <w:rPr>
            <w:w w:val="105"/>
          </w:rPr>
          <w:delText>well</w:delText>
        </w:r>
        <w:r w:rsidDel="00EA38B4">
          <w:rPr>
            <w:spacing w:val="-6"/>
            <w:w w:val="105"/>
          </w:rPr>
          <w:delText xml:space="preserve"> </w:delText>
        </w:r>
        <w:r w:rsidDel="00EA38B4">
          <w:rPr>
            <w:w w:val="105"/>
          </w:rPr>
          <w:delText>the</w:delText>
        </w:r>
      </w:del>
      <w:ins w:id="340" w:author="J Chave" w:date="2025-02-13T18:01:00Z" w16du:dateUtc="2025-02-13T17:01:00Z">
        <w:r w:rsidR="00EA38B4">
          <w:rPr>
            <w:w w:val="105"/>
          </w:rPr>
          <w:t>output a</w:t>
        </w:r>
      </w:ins>
      <w:r>
        <w:rPr>
          <w:w w:val="105"/>
        </w:rPr>
        <w:t xml:space="preserve"> climate </w:t>
      </w:r>
      <w:del w:id="341" w:author="J Chave" w:date="2025-02-13T18:01:00Z" w16du:dateUtc="2025-02-13T17:01:00Z">
        <w:r w:rsidDel="00EA38B4">
          <w:rPr>
            <w:w w:val="105"/>
          </w:rPr>
          <w:delText xml:space="preserve">is </w:delText>
        </w:r>
      </w:del>
      <w:r>
        <w:rPr>
          <w:w w:val="105"/>
        </w:rPr>
        <w:t>suitab</w:t>
      </w:r>
      <w:ins w:id="342" w:author="J Chave" w:date="2025-02-13T18:01:00Z" w16du:dateUtc="2025-02-13T17:01:00Z">
        <w:r w:rsidR="00EA38B4">
          <w:rPr>
            <w:w w:val="105"/>
          </w:rPr>
          <w:t xml:space="preserve">ility index from </w:t>
        </w:r>
      </w:ins>
      <w:ins w:id="343" w:author="J Chave" w:date="2025-02-13T18:02:00Z" w16du:dateUtc="2025-02-13T17:02:00Z">
        <w:r w:rsidR="00EA38B4">
          <w:rPr>
            <w:w w:val="105"/>
          </w:rPr>
          <w:t>0 to 1</w:t>
        </w:r>
      </w:ins>
      <w:del w:id="344" w:author="J Chave" w:date="2025-02-13T18:01:00Z" w16du:dateUtc="2025-02-13T17:01:00Z">
        <w:r w:rsidDel="00EA38B4">
          <w:rPr>
            <w:w w:val="105"/>
          </w:rPr>
          <w:delText>le</w:delText>
        </w:r>
      </w:del>
      <w:r>
        <w:rPr>
          <w:w w:val="105"/>
        </w:rPr>
        <w:t xml:space="preserve"> for </w:t>
      </w:r>
      <w:del w:id="345" w:author="J Chave" w:date="2025-02-13T18:02:00Z" w16du:dateUtc="2025-02-13T17:02:00Z">
        <w:r w:rsidDel="00EA38B4">
          <w:rPr>
            <w:w w:val="105"/>
          </w:rPr>
          <w:delText xml:space="preserve">the </w:delText>
        </w:r>
      </w:del>
      <w:ins w:id="346" w:author="J Chave" w:date="2025-02-13T18:02:00Z" w16du:dateUtc="2025-02-13T17:02:00Z">
        <w:r w:rsidR="00EA38B4">
          <w:rPr>
            <w:w w:val="105"/>
          </w:rPr>
          <w:t>each</w:t>
        </w:r>
        <w:r w:rsidR="00EA38B4">
          <w:rPr>
            <w:w w:val="105"/>
          </w:rPr>
          <w:t xml:space="preserve"> </w:t>
        </w:r>
      </w:ins>
      <w:r>
        <w:rPr>
          <w:w w:val="105"/>
        </w:rPr>
        <w:t>species. This suitability index can be converted into a binary predictor, with a threshold that maximizes the true skill statistic (TSS</w:t>
      </w:r>
      <w:ins w:id="347" w:author="J Chave" w:date="2025-02-13T18:03:00Z" w16du:dateUtc="2025-02-13T17:03:00Z">
        <w:r w:rsidR="00982ACB">
          <w:rPr>
            <w:w w:val="105"/>
          </w:rPr>
          <w:t>)</w:t>
        </w:r>
      </w:ins>
      <w:r>
        <w:rPr>
          <w:w w:val="105"/>
        </w:rPr>
        <w:t>, calculated from a confusion matrix</w:t>
      </w:r>
      <w:ins w:id="348" w:author="J Chave" w:date="2025-02-13T18:03:00Z" w16du:dateUtc="2025-02-13T17:03:00Z">
        <w:r w:rsidR="00982ACB">
          <w:rPr>
            <w:w w:val="105"/>
          </w:rPr>
          <w:t>(cite</w:t>
        </w:r>
      </w:ins>
      <w:r>
        <w:rPr>
          <w:w w:val="105"/>
        </w:rPr>
        <w:t>).</w:t>
      </w:r>
    </w:p>
    <w:p w14:paraId="235F9862" w14:textId="34C50627" w:rsidR="00F52AD7" w:rsidRDefault="00000000">
      <w:pPr>
        <w:pStyle w:val="Corpsdetexte"/>
        <w:spacing w:before="148" w:line="276" w:lineRule="auto"/>
        <w:ind w:left="197" w:right="451" w:hanging="9"/>
        <w:jc w:val="both"/>
      </w:pPr>
      <w:commentRangeStart w:id="349"/>
      <w:del w:id="350" w:author="J Chave" w:date="2025-02-13T18:04:00Z" w16du:dateUtc="2025-02-13T17:04:00Z">
        <w:r w:rsidDel="00982ACB">
          <w:rPr>
            <w:w w:val="105"/>
          </w:rPr>
          <w:delText xml:space="preserve">The </w:delText>
        </w:r>
      </w:del>
      <w:ins w:id="351" w:author="J Chave" w:date="2025-02-13T18:04:00Z" w16du:dateUtc="2025-02-13T17:04:00Z">
        <w:r w:rsidR="00982ACB">
          <w:rPr>
            <w:w w:val="105"/>
          </w:rPr>
          <w:t>Model</w:t>
        </w:r>
        <w:r w:rsidR="00982ACB">
          <w:rPr>
            <w:w w:val="105"/>
          </w:rPr>
          <w:t xml:space="preserve"> </w:t>
        </w:r>
      </w:ins>
      <w:r>
        <w:rPr>
          <w:w w:val="105"/>
        </w:rPr>
        <w:t xml:space="preserve">robustness </w:t>
      </w:r>
      <w:del w:id="352" w:author="J Chave" w:date="2025-02-13T18:04:00Z" w16du:dateUtc="2025-02-13T17:04:00Z">
        <w:r w:rsidDel="00982ACB">
          <w:rPr>
            <w:w w:val="105"/>
          </w:rPr>
          <w:delText xml:space="preserve">of these three different approaches </w:delText>
        </w:r>
      </w:del>
      <w:r>
        <w:rPr>
          <w:w w:val="105"/>
        </w:rPr>
        <w:t>was assessed by hindcasting the range shifts</w:t>
      </w:r>
      <w:r>
        <w:rPr>
          <w:spacing w:val="-8"/>
          <w:w w:val="105"/>
        </w:rPr>
        <w:t xml:space="preserve"> </w:t>
      </w:r>
      <w:r>
        <w:rPr>
          <w:w w:val="105"/>
        </w:rPr>
        <w:t>of</w:t>
      </w:r>
      <w:r>
        <w:rPr>
          <w:spacing w:val="-8"/>
          <w:w w:val="105"/>
        </w:rPr>
        <w:t xml:space="preserve"> </w:t>
      </w:r>
      <w:r>
        <w:rPr>
          <w:w w:val="105"/>
        </w:rPr>
        <w:t>five</w:t>
      </w:r>
      <w:r>
        <w:rPr>
          <w:spacing w:val="-8"/>
          <w:w w:val="105"/>
        </w:rPr>
        <w:t xml:space="preserve"> </w:t>
      </w:r>
      <w:r>
        <w:rPr>
          <w:w w:val="105"/>
        </w:rPr>
        <w:t>forest</w:t>
      </w:r>
      <w:r>
        <w:rPr>
          <w:spacing w:val="-8"/>
          <w:w w:val="105"/>
        </w:rPr>
        <w:t xml:space="preserve"> </w:t>
      </w:r>
      <w:r>
        <w:rPr>
          <w:w w:val="105"/>
        </w:rPr>
        <w:t>tree</w:t>
      </w:r>
      <w:r>
        <w:rPr>
          <w:spacing w:val="-8"/>
          <w:w w:val="105"/>
        </w:rPr>
        <w:t xml:space="preserve"> </w:t>
      </w:r>
      <w:r>
        <w:rPr>
          <w:w w:val="105"/>
        </w:rPr>
        <w:t>species</w:t>
      </w:r>
      <w:r>
        <w:rPr>
          <w:spacing w:val="-8"/>
          <w:w w:val="105"/>
        </w:rPr>
        <w:t xml:space="preserve"> </w:t>
      </w:r>
      <w:r>
        <w:rPr>
          <w:w w:val="105"/>
        </w:rPr>
        <w:t>across</w:t>
      </w:r>
      <w:r>
        <w:rPr>
          <w:spacing w:val="-8"/>
          <w:w w:val="105"/>
        </w:rPr>
        <w:t xml:space="preserve"> </w:t>
      </w:r>
      <w:r>
        <w:rPr>
          <w:w w:val="105"/>
        </w:rPr>
        <w:t>Europe</w:t>
      </w:r>
      <w:r>
        <w:rPr>
          <w:spacing w:val="-8"/>
          <w:w w:val="105"/>
        </w:rPr>
        <w:t xml:space="preserve"> </w:t>
      </w:r>
      <w:r>
        <w:rPr>
          <w:w w:val="105"/>
        </w:rPr>
        <w:t>over</w:t>
      </w:r>
      <w:r>
        <w:rPr>
          <w:spacing w:val="-8"/>
          <w:w w:val="105"/>
        </w:rPr>
        <w:t xml:space="preserve"> </w:t>
      </w:r>
      <w:r>
        <w:rPr>
          <w:w w:val="105"/>
        </w:rPr>
        <w:t>the</w:t>
      </w:r>
      <w:r>
        <w:rPr>
          <w:spacing w:val="-8"/>
          <w:w w:val="105"/>
        </w:rPr>
        <w:t xml:space="preserve"> </w:t>
      </w:r>
      <w:r>
        <w:rPr>
          <w:w w:val="105"/>
        </w:rPr>
        <w:t>last</w:t>
      </w:r>
      <w:r>
        <w:rPr>
          <w:spacing w:val="-8"/>
          <w:w w:val="105"/>
        </w:rPr>
        <w:t xml:space="preserve"> </w:t>
      </w:r>
      <w:r>
        <w:rPr>
          <w:w w:val="105"/>
        </w:rPr>
        <w:t>12,000</w:t>
      </w:r>
      <w:r>
        <w:rPr>
          <w:spacing w:val="-8"/>
          <w:w w:val="105"/>
        </w:rPr>
        <w:t xml:space="preserve"> </w:t>
      </w:r>
      <w:r>
        <w:rPr>
          <w:w w:val="105"/>
        </w:rPr>
        <w:t>years</w:t>
      </w:r>
      <w:r>
        <w:rPr>
          <w:spacing w:val="-8"/>
          <w:w w:val="105"/>
        </w:rPr>
        <w:t xml:space="preserve"> </w:t>
      </w:r>
      <w:r>
        <w:rPr>
          <w:w w:val="105"/>
        </w:rPr>
        <w:t>(</w:t>
      </w:r>
      <w:r>
        <w:rPr>
          <w:color w:val="E94D52"/>
          <w:w w:val="105"/>
        </w:rPr>
        <w:t>Van</w:t>
      </w:r>
      <w:r>
        <w:rPr>
          <w:color w:val="E94D52"/>
          <w:spacing w:val="-8"/>
          <w:w w:val="105"/>
        </w:rPr>
        <w:t xml:space="preserve"> </w:t>
      </w:r>
      <w:r>
        <w:rPr>
          <w:color w:val="E94D52"/>
          <w:w w:val="105"/>
        </w:rPr>
        <w:t>der</w:t>
      </w:r>
      <w:r>
        <w:rPr>
          <w:color w:val="E94D52"/>
          <w:spacing w:val="-8"/>
          <w:w w:val="105"/>
        </w:rPr>
        <w:t xml:space="preserve"> </w:t>
      </w:r>
      <w:proofErr w:type="spellStart"/>
      <w:r>
        <w:rPr>
          <w:color w:val="E94D52"/>
          <w:w w:val="105"/>
        </w:rPr>
        <w:t>Meersch</w:t>
      </w:r>
      <w:proofErr w:type="spellEnd"/>
      <w:r>
        <w:rPr>
          <w:color w:val="E94D52"/>
          <w:w w:val="105"/>
        </w:rPr>
        <w:t xml:space="preserve"> et al</w:t>
      </w:r>
      <w:r>
        <w:rPr>
          <w:w w:val="105"/>
        </w:rPr>
        <w:t xml:space="preserve">, </w:t>
      </w:r>
      <w:r>
        <w:rPr>
          <w:color w:val="E94D52"/>
          <w:w w:val="105"/>
        </w:rPr>
        <w:t>2024</w:t>
      </w:r>
      <w:del w:id="353" w:author="J Chave" w:date="2025-02-13T18:04:00Z" w16du:dateUtc="2025-02-13T17:04:00Z">
        <w:r w:rsidDel="00982ACB">
          <w:rPr>
            <w:w w:val="105"/>
          </w:rPr>
          <w:delText xml:space="preserve">; </w:delText>
        </w:r>
        <w:r w:rsidDel="00982ACB">
          <w:rPr>
            <w:color w:val="E94D52"/>
            <w:w w:val="105"/>
          </w:rPr>
          <w:delText>Chapter 2</w:delText>
        </w:r>
      </w:del>
      <w:r>
        <w:rPr>
          <w:w w:val="105"/>
        </w:rPr>
        <w:t>).</w:t>
      </w:r>
      <w:r>
        <w:rPr>
          <w:spacing w:val="40"/>
          <w:w w:val="105"/>
        </w:rPr>
        <w:t xml:space="preserve"> </w:t>
      </w:r>
      <w:r>
        <w:rPr>
          <w:w w:val="105"/>
        </w:rPr>
        <w:t>The results indicated that the transferability of PEMs (either expert</w:t>
      </w:r>
      <w:r>
        <w:rPr>
          <w:spacing w:val="-3"/>
          <w:w w:val="105"/>
        </w:rPr>
        <w:t xml:space="preserve"> </w:t>
      </w:r>
      <w:r>
        <w:rPr>
          <w:w w:val="105"/>
        </w:rPr>
        <w:t>or</w:t>
      </w:r>
      <w:r>
        <w:rPr>
          <w:spacing w:val="-3"/>
          <w:w w:val="105"/>
        </w:rPr>
        <w:t xml:space="preserve"> </w:t>
      </w:r>
      <w:r>
        <w:rPr>
          <w:w w:val="105"/>
        </w:rPr>
        <w:t>fitted)</w:t>
      </w:r>
      <w:r>
        <w:rPr>
          <w:spacing w:val="-3"/>
          <w:w w:val="105"/>
        </w:rPr>
        <w:t xml:space="preserve"> </w:t>
      </w:r>
      <w:r>
        <w:rPr>
          <w:w w:val="105"/>
        </w:rPr>
        <w:t>was</w:t>
      </w:r>
      <w:r>
        <w:rPr>
          <w:spacing w:val="-3"/>
          <w:w w:val="105"/>
        </w:rPr>
        <w:t xml:space="preserve"> </w:t>
      </w:r>
      <w:r>
        <w:rPr>
          <w:w w:val="105"/>
        </w:rPr>
        <w:t>higher</w:t>
      </w:r>
      <w:r>
        <w:rPr>
          <w:spacing w:val="-3"/>
          <w:w w:val="105"/>
        </w:rPr>
        <w:t xml:space="preserve"> </w:t>
      </w:r>
      <w:r>
        <w:rPr>
          <w:w w:val="105"/>
        </w:rPr>
        <w:t>in</w:t>
      </w:r>
      <w:r>
        <w:rPr>
          <w:spacing w:val="-3"/>
          <w:w w:val="105"/>
        </w:rPr>
        <w:t xml:space="preserve"> </w:t>
      </w:r>
      <w:r>
        <w:rPr>
          <w:w w:val="105"/>
        </w:rPr>
        <w:t>climates</w:t>
      </w:r>
      <w:r>
        <w:rPr>
          <w:spacing w:val="-3"/>
          <w:w w:val="105"/>
        </w:rPr>
        <w:t xml:space="preserve"> </w:t>
      </w:r>
      <w:r>
        <w:rPr>
          <w:w w:val="105"/>
        </w:rPr>
        <w:t>that</w:t>
      </w:r>
      <w:r>
        <w:rPr>
          <w:spacing w:val="-3"/>
          <w:w w:val="105"/>
        </w:rPr>
        <w:t xml:space="preserve"> </w:t>
      </w:r>
      <w:r>
        <w:rPr>
          <w:w w:val="105"/>
        </w:rPr>
        <w:t>were</w:t>
      </w:r>
      <w:r>
        <w:rPr>
          <w:spacing w:val="-3"/>
          <w:w w:val="105"/>
        </w:rPr>
        <w:t xml:space="preserve"> </w:t>
      </w:r>
      <w:r>
        <w:rPr>
          <w:w w:val="105"/>
        </w:rPr>
        <w:t>significantly</w:t>
      </w:r>
      <w:r>
        <w:rPr>
          <w:spacing w:val="-3"/>
          <w:w w:val="105"/>
        </w:rPr>
        <w:t xml:space="preserve"> </w:t>
      </w:r>
      <w:r>
        <w:rPr>
          <w:w w:val="105"/>
        </w:rPr>
        <w:t>different</w:t>
      </w:r>
      <w:r>
        <w:rPr>
          <w:spacing w:val="-3"/>
          <w:w w:val="105"/>
        </w:rPr>
        <w:t xml:space="preserve"> </w:t>
      </w:r>
      <w:r>
        <w:rPr>
          <w:w w:val="105"/>
        </w:rPr>
        <w:t>from</w:t>
      </w:r>
      <w:r>
        <w:rPr>
          <w:spacing w:val="-3"/>
          <w:w w:val="105"/>
        </w:rPr>
        <w:t xml:space="preserve"> </w:t>
      </w:r>
      <w:r>
        <w:rPr>
          <w:w w:val="105"/>
        </w:rPr>
        <w:t>the</w:t>
      </w:r>
      <w:r>
        <w:rPr>
          <w:spacing w:val="-3"/>
          <w:w w:val="105"/>
        </w:rPr>
        <w:t xml:space="preserve"> </w:t>
      </w:r>
      <w:r>
        <w:rPr>
          <w:w w:val="105"/>
        </w:rPr>
        <w:t xml:space="preserve">historical </w:t>
      </w:r>
      <w:r>
        <w:rPr>
          <w:spacing w:val="-2"/>
          <w:w w:val="105"/>
        </w:rPr>
        <w:t>period.</w:t>
      </w:r>
      <w:commentRangeEnd w:id="349"/>
      <w:r w:rsidR="00982ACB">
        <w:rPr>
          <w:rStyle w:val="Marquedecommentaire"/>
        </w:rPr>
        <w:commentReference w:id="349"/>
      </w:r>
    </w:p>
    <w:p w14:paraId="2565AC03" w14:textId="75727496" w:rsidR="00F52AD7" w:rsidRPr="00AF1504" w:rsidRDefault="00000000">
      <w:pPr>
        <w:pStyle w:val="Corpsdetexte"/>
        <w:spacing w:before="148" w:line="276" w:lineRule="auto"/>
        <w:ind w:left="197" w:right="447"/>
        <w:jc w:val="both"/>
        <w:rPr>
          <w:strike/>
          <w:rPrChange w:id="354" w:author="J Chave" w:date="2025-02-13T18:10:00Z" w16du:dateUtc="2025-02-13T17:10:00Z">
            <w:rPr/>
          </w:rPrChange>
        </w:rPr>
      </w:pPr>
      <w:commentRangeStart w:id="355"/>
      <w:r w:rsidRPr="00AF1504">
        <w:rPr>
          <w:strike/>
          <w:w w:val="110"/>
          <w:rPrChange w:id="356" w:author="J Chave" w:date="2025-02-13T18:10:00Z" w16du:dateUtc="2025-02-13T17:10:00Z">
            <w:rPr>
              <w:w w:val="110"/>
            </w:rPr>
          </w:rPrChange>
        </w:rPr>
        <w:t>Finally,</w:t>
      </w:r>
      <w:r w:rsidRPr="00AF1504">
        <w:rPr>
          <w:strike/>
          <w:spacing w:val="-14"/>
          <w:w w:val="110"/>
          <w:rPrChange w:id="357" w:author="J Chave" w:date="2025-02-13T18:10:00Z" w16du:dateUtc="2025-02-13T17:10:00Z">
            <w:rPr>
              <w:spacing w:val="-14"/>
              <w:w w:val="110"/>
            </w:rPr>
          </w:rPrChange>
        </w:rPr>
        <w:t xml:space="preserve"> </w:t>
      </w:r>
      <w:r w:rsidRPr="00AF1504">
        <w:rPr>
          <w:strike/>
          <w:w w:val="110"/>
          <w:rPrChange w:id="358" w:author="J Chave" w:date="2025-02-13T18:10:00Z" w16du:dateUtc="2025-02-13T17:10:00Z">
            <w:rPr>
              <w:w w:val="110"/>
            </w:rPr>
          </w:rPrChange>
        </w:rPr>
        <w:t>for</w:t>
      </w:r>
      <w:r w:rsidRPr="00AF1504">
        <w:rPr>
          <w:strike/>
          <w:spacing w:val="-14"/>
          <w:w w:val="110"/>
          <w:rPrChange w:id="359" w:author="J Chave" w:date="2025-02-13T18:10:00Z" w16du:dateUtc="2025-02-13T17:10:00Z">
            <w:rPr>
              <w:spacing w:val="-14"/>
              <w:w w:val="110"/>
            </w:rPr>
          </w:rPrChange>
        </w:rPr>
        <w:t xml:space="preserve"> </w:t>
      </w:r>
      <w:r w:rsidRPr="00AF1504">
        <w:rPr>
          <w:strike/>
          <w:w w:val="110"/>
          <w:rPrChange w:id="360" w:author="J Chave" w:date="2025-02-13T18:10:00Z" w16du:dateUtc="2025-02-13T17:10:00Z">
            <w:rPr>
              <w:w w:val="110"/>
            </w:rPr>
          </w:rPrChange>
        </w:rPr>
        <w:t>beech</w:t>
      </w:r>
      <w:r w:rsidRPr="00AF1504">
        <w:rPr>
          <w:strike/>
          <w:spacing w:val="-14"/>
          <w:w w:val="110"/>
          <w:rPrChange w:id="361" w:author="J Chave" w:date="2025-02-13T18:10:00Z" w16du:dateUtc="2025-02-13T17:10:00Z">
            <w:rPr>
              <w:spacing w:val="-14"/>
              <w:w w:val="110"/>
            </w:rPr>
          </w:rPrChange>
        </w:rPr>
        <w:t xml:space="preserve"> </w:t>
      </w:r>
      <w:r w:rsidRPr="00AF1504">
        <w:rPr>
          <w:strike/>
          <w:w w:val="110"/>
          <w:rPrChange w:id="362" w:author="J Chave" w:date="2025-02-13T18:10:00Z" w16du:dateUtc="2025-02-13T17:10:00Z">
            <w:rPr>
              <w:w w:val="110"/>
            </w:rPr>
          </w:rPrChange>
        </w:rPr>
        <w:t>only,</w:t>
      </w:r>
      <w:r w:rsidRPr="00AF1504">
        <w:rPr>
          <w:strike/>
          <w:spacing w:val="-14"/>
          <w:w w:val="110"/>
          <w:rPrChange w:id="363" w:author="J Chave" w:date="2025-02-13T18:10:00Z" w16du:dateUtc="2025-02-13T17:10:00Z">
            <w:rPr>
              <w:spacing w:val="-14"/>
              <w:w w:val="110"/>
            </w:rPr>
          </w:rPrChange>
        </w:rPr>
        <w:t xml:space="preserve"> </w:t>
      </w:r>
      <w:r w:rsidRPr="00AF1504">
        <w:rPr>
          <w:strike/>
          <w:w w:val="110"/>
          <w:rPrChange w:id="364" w:author="J Chave" w:date="2025-02-13T18:10:00Z" w16du:dateUtc="2025-02-13T17:10:00Z">
            <w:rPr>
              <w:w w:val="110"/>
            </w:rPr>
          </w:rPrChange>
        </w:rPr>
        <w:t>we</w:t>
      </w:r>
      <w:r w:rsidRPr="00AF1504">
        <w:rPr>
          <w:strike/>
          <w:spacing w:val="-14"/>
          <w:w w:val="110"/>
          <w:rPrChange w:id="365" w:author="J Chave" w:date="2025-02-13T18:10:00Z" w16du:dateUtc="2025-02-13T17:10:00Z">
            <w:rPr>
              <w:spacing w:val="-14"/>
              <w:w w:val="110"/>
            </w:rPr>
          </w:rPrChange>
        </w:rPr>
        <w:t xml:space="preserve"> </w:t>
      </w:r>
      <w:r w:rsidRPr="00AF1504">
        <w:rPr>
          <w:strike/>
          <w:w w:val="110"/>
          <w:rPrChange w:id="366" w:author="J Chave" w:date="2025-02-13T18:10:00Z" w16du:dateUtc="2025-02-13T17:10:00Z">
            <w:rPr>
              <w:w w:val="110"/>
            </w:rPr>
          </w:rPrChange>
        </w:rPr>
        <w:t>also</w:t>
      </w:r>
      <w:r w:rsidRPr="00AF1504">
        <w:rPr>
          <w:strike/>
          <w:spacing w:val="-14"/>
          <w:w w:val="110"/>
          <w:rPrChange w:id="367" w:author="J Chave" w:date="2025-02-13T18:10:00Z" w16du:dateUtc="2025-02-13T17:10:00Z">
            <w:rPr>
              <w:spacing w:val="-14"/>
              <w:w w:val="110"/>
            </w:rPr>
          </w:rPrChange>
        </w:rPr>
        <w:t xml:space="preserve"> </w:t>
      </w:r>
      <w:r w:rsidRPr="00AF1504">
        <w:rPr>
          <w:strike/>
          <w:w w:val="110"/>
          <w:rPrChange w:id="368" w:author="J Chave" w:date="2025-02-13T18:10:00Z" w16du:dateUtc="2025-02-13T17:10:00Z">
            <w:rPr>
              <w:w w:val="110"/>
            </w:rPr>
          </w:rPrChange>
        </w:rPr>
        <w:t>included</w:t>
      </w:r>
      <w:r w:rsidRPr="00AF1504">
        <w:rPr>
          <w:strike/>
          <w:spacing w:val="-14"/>
          <w:w w:val="110"/>
          <w:rPrChange w:id="369" w:author="J Chave" w:date="2025-02-13T18:10:00Z" w16du:dateUtc="2025-02-13T17:10:00Z">
            <w:rPr>
              <w:spacing w:val="-14"/>
              <w:w w:val="110"/>
            </w:rPr>
          </w:rPrChange>
        </w:rPr>
        <w:t xml:space="preserve"> </w:t>
      </w:r>
      <w:r w:rsidRPr="00AF1504">
        <w:rPr>
          <w:strike/>
          <w:w w:val="110"/>
          <w:rPrChange w:id="370" w:author="J Chave" w:date="2025-02-13T18:10:00Z" w16du:dateUtc="2025-02-13T17:10:00Z">
            <w:rPr>
              <w:w w:val="110"/>
            </w:rPr>
          </w:rPrChange>
        </w:rPr>
        <w:t>a</w:t>
      </w:r>
      <w:r w:rsidRPr="00AF1504">
        <w:rPr>
          <w:strike/>
          <w:spacing w:val="-13"/>
          <w:w w:val="110"/>
          <w:rPrChange w:id="371" w:author="J Chave" w:date="2025-02-13T18:10:00Z" w16du:dateUtc="2025-02-13T17:10:00Z">
            <w:rPr>
              <w:spacing w:val="-13"/>
              <w:w w:val="110"/>
            </w:rPr>
          </w:rPrChange>
        </w:rPr>
        <w:t xml:space="preserve"> </w:t>
      </w:r>
      <w:r w:rsidRPr="00AF1504">
        <w:rPr>
          <w:i/>
          <w:strike/>
          <w:w w:val="110"/>
          <w:rPrChange w:id="372" w:author="J Chave" w:date="2025-02-13T18:10:00Z" w16du:dateUtc="2025-02-13T17:10:00Z">
            <w:rPr>
              <w:i/>
              <w:w w:val="110"/>
            </w:rPr>
          </w:rPrChange>
        </w:rPr>
        <w:t>partially</w:t>
      </w:r>
      <w:r w:rsidRPr="00AF1504">
        <w:rPr>
          <w:i/>
          <w:strike/>
          <w:spacing w:val="-4"/>
          <w:w w:val="110"/>
          <w:rPrChange w:id="373" w:author="J Chave" w:date="2025-02-13T18:10:00Z" w16du:dateUtc="2025-02-13T17:10:00Z">
            <w:rPr>
              <w:i/>
              <w:spacing w:val="-4"/>
              <w:w w:val="110"/>
            </w:rPr>
          </w:rPrChange>
        </w:rPr>
        <w:t xml:space="preserve"> </w:t>
      </w:r>
      <w:r w:rsidRPr="00AF1504">
        <w:rPr>
          <w:strike/>
          <w:w w:val="110"/>
          <w:rPrChange w:id="374" w:author="J Chave" w:date="2025-02-13T18:10:00Z" w16du:dateUtc="2025-02-13T17:10:00Z">
            <w:rPr>
              <w:w w:val="110"/>
            </w:rPr>
          </w:rPrChange>
        </w:rPr>
        <w:t>fitted</w:t>
      </w:r>
      <w:r w:rsidRPr="00AF1504">
        <w:rPr>
          <w:strike/>
          <w:spacing w:val="-14"/>
          <w:w w:val="110"/>
          <w:rPrChange w:id="375" w:author="J Chave" w:date="2025-02-13T18:10:00Z" w16du:dateUtc="2025-02-13T17:10:00Z">
            <w:rPr>
              <w:spacing w:val="-14"/>
              <w:w w:val="110"/>
            </w:rPr>
          </w:rPrChange>
        </w:rPr>
        <w:t xml:space="preserve"> </w:t>
      </w:r>
      <w:r w:rsidRPr="00AF1504">
        <w:rPr>
          <w:strike/>
          <w:w w:val="110"/>
          <w:rPrChange w:id="376" w:author="J Chave" w:date="2025-02-13T18:10:00Z" w16du:dateUtc="2025-02-13T17:10:00Z">
            <w:rPr>
              <w:w w:val="110"/>
            </w:rPr>
          </w:rPrChange>
        </w:rPr>
        <w:t>PEM.</w:t>
      </w:r>
      <w:r w:rsidRPr="00AF1504">
        <w:rPr>
          <w:strike/>
          <w:spacing w:val="-14"/>
          <w:w w:val="110"/>
          <w:rPrChange w:id="377" w:author="J Chave" w:date="2025-02-13T18:10:00Z" w16du:dateUtc="2025-02-13T17:10:00Z">
            <w:rPr>
              <w:spacing w:val="-14"/>
              <w:w w:val="110"/>
            </w:rPr>
          </w:rPrChange>
        </w:rPr>
        <w:t xml:space="preserve"> </w:t>
      </w:r>
      <w:r w:rsidRPr="00AF1504">
        <w:rPr>
          <w:strike/>
          <w:w w:val="110"/>
          <w:rPrChange w:id="378" w:author="J Chave" w:date="2025-02-13T18:10:00Z" w16du:dateUtc="2025-02-13T17:10:00Z">
            <w:rPr>
              <w:w w:val="110"/>
            </w:rPr>
          </w:rPrChange>
        </w:rPr>
        <w:t>It</w:t>
      </w:r>
      <w:r w:rsidRPr="00AF1504">
        <w:rPr>
          <w:strike/>
          <w:spacing w:val="-14"/>
          <w:w w:val="110"/>
          <w:rPrChange w:id="379" w:author="J Chave" w:date="2025-02-13T18:10:00Z" w16du:dateUtc="2025-02-13T17:10:00Z">
            <w:rPr>
              <w:spacing w:val="-14"/>
              <w:w w:val="110"/>
            </w:rPr>
          </w:rPrChange>
        </w:rPr>
        <w:t xml:space="preserve"> </w:t>
      </w:r>
      <w:r w:rsidRPr="00AF1504">
        <w:rPr>
          <w:strike/>
          <w:w w:val="110"/>
          <w:rPrChange w:id="380" w:author="J Chave" w:date="2025-02-13T18:10:00Z" w16du:dateUtc="2025-02-13T17:10:00Z">
            <w:rPr>
              <w:w w:val="110"/>
            </w:rPr>
          </w:rPrChange>
        </w:rPr>
        <w:t>was</w:t>
      </w:r>
      <w:r w:rsidRPr="00AF1504">
        <w:rPr>
          <w:strike/>
          <w:spacing w:val="-14"/>
          <w:w w:val="110"/>
          <w:rPrChange w:id="381" w:author="J Chave" w:date="2025-02-13T18:10:00Z" w16du:dateUtc="2025-02-13T17:10:00Z">
            <w:rPr>
              <w:spacing w:val="-14"/>
              <w:w w:val="110"/>
            </w:rPr>
          </w:rPrChange>
        </w:rPr>
        <w:t xml:space="preserve"> </w:t>
      </w:r>
      <w:r w:rsidRPr="00AF1504">
        <w:rPr>
          <w:strike/>
          <w:w w:val="110"/>
          <w:rPrChange w:id="382" w:author="J Chave" w:date="2025-02-13T18:10:00Z" w16du:dateUtc="2025-02-13T17:10:00Z">
            <w:rPr>
              <w:w w:val="110"/>
            </w:rPr>
          </w:rPrChange>
        </w:rPr>
        <w:t>calibrated</w:t>
      </w:r>
      <w:r w:rsidRPr="00AF1504">
        <w:rPr>
          <w:strike/>
          <w:spacing w:val="-14"/>
          <w:w w:val="110"/>
          <w:rPrChange w:id="383" w:author="J Chave" w:date="2025-02-13T18:10:00Z" w16du:dateUtc="2025-02-13T17:10:00Z">
            <w:rPr>
              <w:spacing w:val="-14"/>
              <w:w w:val="110"/>
            </w:rPr>
          </w:rPrChange>
        </w:rPr>
        <w:t xml:space="preserve"> </w:t>
      </w:r>
      <w:r w:rsidRPr="00AF1504">
        <w:rPr>
          <w:strike/>
          <w:w w:val="110"/>
          <w:rPrChange w:id="384" w:author="J Chave" w:date="2025-02-13T18:10:00Z" w16du:dateUtc="2025-02-13T17:10:00Z">
            <w:rPr>
              <w:w w:val="110"/>
            </w:rPr>
          </w:rPrChange>
        </w:rPr>
        <w:t>in</w:t>
      </w:r>
      <w:r w:rsidRPr="00AF1504">
        <w:rPr>
          <w:strike/>
          <w:spacing w:val="-14"/>
          <w:w w:val="110"/>
          <w:rPrChange w:id="385" w:author="J Chave" w:date="2025-02-13T18:10:00Z" w16du:dateUtc="2025-02-13T17:10:00Z">
            <w:rPr>
              <w:spacing w:val="-14"/>
              <w:w w:val="110"/>
            </w:rPr>
          </w:rPrChange>
        </w:rPr>
        <w:t xml:space="preserve"> </w:t>
      </w:r>
      <w:r w:rsidRPr="00AF1504">
        <w:rPr>
          <w:strike/>
          <w:w w:val="110"/>
          <w:rPrChange w:id="386" w:author="J Chave" w:date="2025-02-13T18:10:00Z" w16du:dateUtc="2025-02-13T17:10:00Z">
            <w:rPr>
              <w:w w:val="110"/>
            </w:rPr>
          </w:rPrChange>
        </w:rPr>
        <w:t>the same</w:t>
      </w:r>
      <w:r w:rsidRPr="00AF1504">
        <w:rPr>
          <w:strike/>
          <w:spacing w:val="-7"/>
          <w:w w:val="110"/>
          <w:rPrChange w:id="387" w:author="J Chave" w:date="2025-02-13T18:10:00Z" w16du:dateUtc="2025-02-13T17:10:00Z">
            <w:rPr>
              <w:spacing w:val="-7"/>
              <w:w w:val="110"/>
            </w:rPr>
          </w:rPrChange>
        </w:rPr>
        <w:t xml:space="preserve"> </w:t>
      </w:r>
      <w:r w:rsidRPr="00AF1504">
        <w:rPr>
          <w:strike/>
          <w:w w:val="110"/>
          <w:rPrChange w:id="388" w:author="J Chave" w:date="2025-02-13T18:10:00Z" w16du:dateUtc="2025-02-13T17:10:00Z">
            <w:rPr>
              <w:w w:val="110"/>
            </w:rPr>
          </w:rPrChange>
        </w:rPr>
        <w:t>way</w:t>
      </w:r>
      <w:r w:rsidRPr="00AF1504">
        <w:rPr>
          <w:strike/>
          <w:spacing w:val="-8"/>
          <w:w w:val="110"/>
          <w:rPrChange w:id="389" w:author="J Chave" w:date="2025-02-13T18:10:00Z" w16du:dateUtc="2025-02-13T17:10:00Z">
            <w:rPr>
              <w:spacing w:val="-8"/>
              <w:w w:val="110"/>
            </w:rPr>
          </w:rPrChange>
        </w:rPr>
        <w:t xml:space="preserve"> </w:t>
      </w:r>
      <w:r w:rsidRPr="00AF1504">
        <w:rPr>
          <w:strike/>
          <w:w w:val="110"/>
          <w:rPrChange w:id="390" w:author="J Chave" w:date="2025-02-13T18:10:00Z" w16du:dateUtc="2025-02-13T17:10:00Z">
            <w:rPr>
              <w:w w:val="110"/>
            </w:rPr>
          </w:rPrChange>
        </w:rPr>
        <w:t>as</w:t>
      </w:r>
      <w:r w:rsidRPr="00AF1504">
        <w:rPr>
          <w:strike/>
          <w:spacing w:val="-7"/>
          <w:w w:val="110"/>
          <w:rPrChange w:id="391" w:author="J Chave" w:date="2025-02-13T18:10:00Z" w16du:dateUtc="2025-02-13T17:10:00Z">
            <w:rPr>
              <w:spacing w:val="-7"/>
              <w:w w:val="110"/>
            </w:rPr>
          </w:rPrChange>
        </w:rPr>
        <w:t xml:space="preserve"> </w:t>
      </w:r>
      <w:r w:rsidRPr="00AF1504">
        <w:rPr>
          <w:strike/>
          <w:w w:val="110"/>
          <w:rPrChange w:id="392" w:author="J Chave" w:date="2025-02-13T18:10:00Z" w16du:dateUtc="2025-02-13T17:10:00Z">
            <w:rPr>
              <w:w w:val="110"/>
            </w:rPr>
          </w:rPrChange>
        </w:rPr>
        <w:t>the</w:t>
      </w:r>
      <w:r w:rsidRPr="00AF1504">
        <w:rPr>
          <w:strike/>
          <w:spacing w:val="-7"/>
          <w:w w:val="110"/>
          <w:rPrChange w:id="393" w:author="J Chave" w:date="2025-02-13T18:10:00Z" w16du:dateUtc="2025-02-13T17:10:00Z">
            <w:rPr>
              <w:spacing w:val="-7"/>
              <w:w w:val="110"/>
            </w:rPr>
          </w:rPrChange>
        </w:rPr>
        <w:t xml:space="preserve"> </w:t>
      </w:r>
      <w:r w:rsidRPr="00AF1504">
        <w:rPr>
          <w:strike/>
          <w:w w:val="110"/>
          <w:rPrChange w:id="394" w:author="J Chave" w:date="2025-02-13T18:10:00Z" w16du:dateUtc="2025-02-13T17:10:00Z">
            <w:rPr>
              <w:w w:val="110"/>
            </w:rPr>
          </w:rPrChange>
        </w:rPr>
        <w:t>fitted</w:t>
      </w:r>
      <w:r w:rsidRPr="00AF1504">
        <w:rPr>
          <w:strike/>
          <w:spacing w:val="-7"/>
          <w:w w:val="110"/>
          <w:rPrChange w:id="395" w:author="J Chave" w:date="2025-02-13T18:10:00Z" w16du:dateUtc="2025-02-13T17:10:00Z">
            <w:rPr>
              <w:spacing w:val="-7"/>
              <w:w w:val="110"/>
            </w:rPr>
          </w:rPrChange>
        </w:rPr>
        <w:t xml:space="preserve"> </w:t>
      </w:r>
      <w:r w:rsidRPr="00AF1504">
        <w:rPr>
          <w:strike/>
          <w:w w:val="110"/>
          <w:rPrChange w:id="396" w:author="J Chave" w:date="2025-02-13T18:10:00Z" w16du:dateUtc="2025-02-13T17:10:00Z">
            <w:rPr>
              <w:w w:val="110"/>
            </w:rPr>
          </w:rPrChange>
        </w:rPr>
        <w:t>PEM,</w:t>
      </w:r>
      <w:r w:rsidRPr="00AF1504">
        <w:rPr>
          <w:strike/>
          <w:spacing w:val="-7"/>
          <w:w w:val="110"/>
          <w:rPrChange w:id="397" w:author="J Chave" w:date="2025-02-13T18:10:00Z" w16du:dateUtc="2025-02-13T17:10:00Z">
            <w:rPr>
              <w:spacing w:val="-7"/>
              <w:w w:val="110"/>
            </w:rPr>
          </w:rPrChange>
        </w:rPr>
        <w:t xml:space="preserve"> </w:t>
      </w:r>
      <w:r w:rsidRPr="00AF1504">
        <w:rPr>
          <w:strike/>
          <w:w w:val="110"/>
          <w:rPrChange w:id="398" w:author="J Chave" w:date="2025-02-13T18:10:00Z" w16du:dateUtc="2025-02-13T17:10:00Z">
            <w:rPr>
              <w:w w:val="110"/>
            </w:rPr>
          </w:rPrChange>
        </w:rPr>
        <w:t>but</w:t>
      </w:r>
      <w:r w:rsidRPr="00AF1504">
        <w:rPr>
          <w:strike/>
          <w:spacing w:val="-7"/>
          <w:w w:val="110"/>
          <w:rPrChange w:id="399" w:author="J Chave" w:date="2025-02-13T18:10:00Z" w16du:dateUtc="2025-02-13T17:10:00Z">
            <w:rPr>
              <w:spacing w:val="-7"/>
              <w:w w:val="110"/>
            </w:rPr>
          </w:rPrChange>
        </w:rPr>
        <w:t xml:space="preserve"> </w:t>
      </w:r>
      <w:r w:rsidRPr="00AF1504">
        <w:rPr>
          <w:strike/>
          <w:w w:val="110"/>
          <w:rPrChange w:id="400" w:author="J Chave" w:date="2025-02-13T18:10:00Z" w16du:dateUtc="2025-02-13T17:10:00Z">
            <w:rPr>
              <w:w w:val="110"/>
            </w:rPr>
          </w:rPrChange>
        </w:rPr>
        <w:t>we</w:t>
      </w:r>
      <w:r w:rsidRPr="00AF1504">
        <w:rPr>
          <w:strike/>
          <w:spacing w:val="-7"/>
          <w:w w:val="110"/>
          <w:rPrChange w:id="401" w:author="J Chave" w:date="2025-02-13T18:10:00Z" w16du:dateUtc="2025-02-13T17:10:00Z">
            <w:rPr>
              <w:spacing w:val="-7"/>
              <w:w w:val="110"/>
            </w:rPr>
          </w:rPrChange>
        </w:rPr>
        <w:t xml:space="preserve"> </w:t>
      </w:r>
      <w:r w:rsidRPr="00AF1504">
        <w:rPr>
          <w:strike/>
          <w:w w:val="110"/>
          <w:rPrChange w:id="402" w:author="J Chave" w:date="2025-02-13T18:10:00Z" w16du:dateUtc="2025-02-13T17:10:00Z">
            <w:rPr>
              <w:w w:val="110"/>
            </w:rPr>
          </w:rPrChange>
        </w:rPr>
        <w:t>optimized</w:t>
      </w:r>
      <w:r w:rsidRPr="00AF1504">
        <w:rPr>
          <w:strike/>
          <w:spacing w:val="-7"/>
          <w:w w:val="110"/>
          <w:rPrChange w:id="403" w:author="J Chave" w:date="2025-02-13T18:10:00Z" w16du:dateUtc="2025-02-13T17:10:00Z">
            <w:rPr>
              <w:spacing w:val="-7"/>
              <w:w w:val="110"/>
            </w:rPr>
          </w:rPrChange>
        </w:rPr>
        <w:t xml:space="preserve"> </w:t>
      </w:r>
      <w:r w:rsidRPr="00AF1504">
        <w:rPr>
          <w:strike/>
          <w:w w:val="110"/>
          <w:rPrChange w:id="404" w:author="J Chave" w:date="2025-02-13T18:10:00Z" w16du:dateUtc="2025-02-13T17:10:00Z">
            <w:rPr>
              <w:w w:val="110"/>
            </w:rPr>
          </w:rPrChange>
        </w:rPr>
        <w:t>only</w:t>
      </w:r>
      <w:r w:rsidRPr="00AF1504">
        <w:rPr>
          <w:strike/>
          <w:spacing w:val="-8"/>
          <w:w w:val="110"/>
          <w:rPrChange w:id="405" w:author="J Chave" w:date="2025-02-13T18:10:00Z" w16du:dateUtc="2025-02-13T17:10:00Z">
            <w:rPr>
              <w:spacing w:val="-8"/>
              <w:w w:val="110"/>
            </w:rPr>
          </w:rPrChange>
        </w:rPr>
        <w:t xml:space="preserve"> </w:t>
      </w:r>
      <w:r w:rsidRPr="00AF1504">
        <w:rPr>
          <w:strike/>
          <w:w w:val="110"/>
          <w:rPrChange w:id="406" w:author="J Chave" w:date="2025-02-13T18:10:00Z" w16du:dateUtc="2025-02-13T17:10:00Z">
            <w:rPr>
              <w:w w:val="110"/>
            </w:rPr>
          </w:rPrChange>
        </w:rPr>
        <w:t>some</w:t>
      </w:r>
      <w:r w:rsidRPr="00AF1504">
        <w:rPr>
          <w:strike/>
          <w:spacing w:val="-7"/>
          <w:w w:val="110"/>
          <w:rPrChange w:id="407" w:author="J Chave" w:date="2025-02-13T18:10:00Z" w16du:dateUtc="2025-02-13T17:10:00Z">
            <w:rPr>
              <w:spacing w:val="-7"/>
              <w:w w:val="110"/>
            </w:rPr>
          </w:rPrChange>
        </w:rPr>
        <w:t xml:space="preserve"> </w:t>
      </w:r>
      <w:r w:rsidRPr="00AF1504">
        <w:rPr>
          <w:strike/>
          <w:w w:val="110"/>
          <w:rPrChange w:id="408" w:author="J Chave" w:date="2025-02-13T18:10:00Z" w16du:dateUtc="2025-02-13T17:10:00Z">
            <w:rPr>
              <w:w w:val="110"/>
            </w:rPr>
          </w:rPrChange>
        </w:rPr>
        <w:t>critical</w:t>
      </w:r>
      <w:r w:rsidRPr="00AF1504">
        <w:rPr>
          <w:strike/>
          <w:spacing w:val="-7"/>
          <w:w w:val="110"/>
          <w:rPrChange w:id="409" w:author="J Chave" w:date="2025-02-13T18:10:00Z" w16du:dateUtc="2025-02-13T17:10:00Z">
            <w:rPr>
              <w:spacing w:val="-7"/>
              <w:w w:val="110"/>
            </w:rPr>
          </w:rPrChange>
        </w:rPr>
        <w:t xml:space="preserve"> </w:t>
      </w:r>
      <w:r w:rsidRPr="00AF1504">
        <w:rPr>
          <w:strike/>
          <w:w w:val="110"/>
          <w:rPrChange w:id="410" w:author="J Chave" w:date="2025-02-13T18:10:00Z" w16du:dateUtc="2025-02-13T17:10:00Z">
            <w:rPr>
              <w:w w:val="110"/>
            </w:rPr>
          </w:rPrChange>
        </w:rPr>
        <w:t>parameters</w:t>
      </w:r>
      <w:r w:rsidRPr="00AF1504">
        <w:rPr>
          <w:strike/>
          <w:spacing w:val="-7"/>
          <w:w w:val="110"/>
          <w:rPrChange w:id="411" w:author="J Chave" w:date="2025-02-13T18:10:00Z" w16du:dateUtc="2025-02-13T17:10:00Z">
            <w:rPr>
              <w:spacing w:val="-7"/>
              <w:w w:val="110"/>
            </w:rPr>
          </w:rPrChange>
        </w:rPr>
        <w:t xml:space="preserve"> </w:t>
      </w:r>
      <w:r w:rsidRPr="00AF1504">
        <w:rPr>
          <w:strike/>
          <w:w w:val="110"/>
          <w:rPrChange w:id="412" w:author="J Chave" w:date="2025-02-13T18:10:00Z" w16du:dateUtc="2025-02-13T17:10:00Z">
            <w:rPr>
              <w:w w:val="110"/>
            </w:rPr>
          </w:rPrChange>
        </w:rPr>
        <w:t>that</w:t>
      </w:r>
      <w:r w:rsidRPr="00AF1504">
        <w:rPr>
          <w:strike/>
          <w:spacing w:val="-8"/>
          <w:w w:val="110"/>
          <w:rPrChange w:id="413" w:author="J Chave" w:date="2025-02-13T18:10:00Z" w16du:dateUtc="2025-02-13T17:10:00Z">
            <w:rPr>
              <w:spacing w:val="-8"/>
              <w:w w:val="110"/>
            </w:rPr>
          </w:rPrChange>
        </w:rPr>
        <w:t xml:space="preserve"> </w:t>
      </w:r>
      <w:r w:rsidRPr="00AF1504">
        <w:rPr>
          <w:strike/>
          <w:w w:val="110"/>
          <w:rPrChange w:id="414" w:author="J Chave" w:date="2025-02-13T18:10:00Z" w16du:dateUtc="2025-02-13T17:10:00Z">
            <w:rPr>
              <w:w w:val="110"/>
            </w:rPr>
          </w:rPrChange>
        </w:rPr>
        <w:t>were identified as responsible for errors in the expert PEM simulations (</w:t>
      </w:r>
      <w:r w:rsidRPr="00AF1504">
        <w:rPr>
          <w:strike/>
          <w:color w:val="E94D52"/>
          <w:w w:val="110"/>
          <w:rPrChange w:id="415" w:author="J Chave" w:date="2025-02-13T18:10:00Z" w16du:dateUtc="2025-02-13T17:10:00Z">
            <w:rPr>
              <w:color w:val="E94D52"/>
              <w:w w:val="110"/>
            </w:rPr>
          </w:rPrChange>
        </w:rPr>
        <w:t>Chapter 3</w:t>
      </w:r>
      <w:r w:rsidRPr="00AF1504">
        <w:rPr>
          <w:strike/>
          <w:w w:val="110"/>
          <w:rPrChange w:id="416" w:author="J Chave" w:date="2025-02-13T18:10:00Z" w16du:dateUtc="2025-02-13T17:10:00Z">
            <w:rPr>
              <w:w w:val="110"/>
            </w:rPr>
          </w:rPrChange>
        </w:rPr>
        <w:t>).</w:t>
      </w:r>
      <w:r w:rsidRPr="00AF1504">
        <w:rPr>
          <w:strike/>
          <w:spacing w:val="40"/>
          <w:w w:val="110"/>
          <w:rPrChange w:id="417" w:author="J Chave" w:date="2025-02-13T18:10:00Z" w16du:dateUtc="2025-02-13T17:10:00Z">
            <w:rPr>
              <w:spacing w:val="40"/>
              <w:w w:val="110"/>
            </w:rPr>
          </w:rPrChange>
        </w:rPr>
        <w:t xml:space="preserve"> </w:t>
      </w:r>
      <w:r w:rsidRPr="00AF1504">
        <w:rPr>
          <w:strike/>
          <w:w w:val="110"/>
          <w:rPrChange w:id="418" w:author="J Chave" w:date="2025-02-13T18:10:00Z" w16du:dateUtc="2025-02-13T17:10:00Z">
            <w:rPr>
              <w:w w:val="110"/>
            </w:rPr>
          </w:rPrChange>
        </w:rPr>
        <w:t>Other parameters</w:t>
      </w:r>
      <w:r w:rsidRPr="00AF1504">
        <w:rPr>
          <w:strike/>
          <w:spacing w:val="-6"/>
          <w:w w:val="110"/>
          <w:rPrChange w:id="419" w:author="J Chave" w:date="2025-02-13T18:10:00Z" w16du:dateUtc="2025-02-13T17:10:00Z">
            <w:rPr>
              <w:spacing w:val="-6"/>
              <w:w w:val="110"/>
            </w:rPr>
          </w:rPrChange>
        </w:rPr>
        <w:t xml:space="preserve"> </w:t>
      </w:r>
      <w:r w:rsidRPr="00AF1504">
        <w:rPr>
          <w:strike/>
          <w:w w:val="110"/>
          <w:rPrChange w:id="420" w:author="J Chave" w:date="2025-02-13T18:10:00Z" w16du:dateUtc="2025-02-13T17:10:00Z">
            <w:rPr>
              <w:w w:val="110"/>
            </w:rPr>
          </w:rPrChange>
        </w:rPr>
        <w:t>were</w:t>
      </w:r>
      <w:r w:rsidRPr="00AF1504">
        <w:rPr>
          <w:strike/>
          <w:spacing w:val="-6"/>
          <w:w w:val="110"/>
          <w:rPrChange w:id="421" w:author="J Chave" w:date="2025-02-13T18:10:00Z" w16du:dateUtc="2025-02-13T17:10:00Z">
            <w:rPr>
              <w:spacing w:val="-6"/>
              <w:w w:val="110"/>
            </w:rPr>
          </w:rPrChange>
        </w:rPr>
        <w:t xml:space="preserve"> </w:t>
      </w:r>
      <w:r w:rsidRPr="00AF1504">
        <w:rPr>
          <w:strike/>
          <w:w w:val="110"/>
          <w:rPrChange w:id="422" w:author="J Chave" w:date="2025-02-13T18:10:00Z" w16du:dateUtc="2025-02-13T17:10:00Z">
            <w:rPr>
              <w:w w:val="110"/>
            </w:rPr>
          </w:rPrChange>
        </w:rPr>
        <w:t>fixed</w:t>
      </w:r>
      <w:r w:rsidRPr="00AF1504">
        <w:rPr>
          <w:strike/>
          <w:spacing w:val="-6"/>
          <w:w w:val="110"/>
          <w:rPrChange w:id="423" w:author="J Chave" w:date="2025-02-13T18:10:00Z" w16du:dateUtc="2025-02-13T17:10:00Z">
            <w:rPr>
              <w:spacing w:val="-6"/>
              <w:w w:val="110"/>
            </w:rPr>
          </w:rPrChange>
        </w:rPr>
        <w:t xml:space="preserve"> </w:t>
      </w:r>
      <w:r w:rsidRPr="00AF1504">
        <w:rPr>
          <w:strike/>
          <w:w w:val="110"/>
          <w:rPrChange w:id="424" w:author="J Chave" w:date="2025-02-13T18:10:00Z" w16du:dateUtc="2025-02-13T17:10:00Z">
            <w:rPr>
              <w:w w:val="110"/>
            </w:rPr>
          </w:rPrChange>
        </w:rPr>
        <w:t>at</w:t>
      </w:r>
      <w:r w:rsidRPr="00AF1504">
        <w:rPr>
          <w:strike/>
          <w:spacing w:val="-6"/>
          <w:w w:val="110"/>
          <w:rPrChange w:id="425" w:author="J Chave" w:date="2025-02-13T18:10:00Z" w16du:dateUtc="2025-02-13T17:10:00Z">
            <w:rPr>
              <w:spacing w:val="-6"/>
              <w:w w:val="110"/>
            </w:rPr>
          </w:rPrChange>
        </w:rPr>
        <w:t xml:space="preserve"> </w:t>
      </w:r>
      <w:r w:rsidRPr="00AF1504">
        <w:rPr>
          <w:strike/>
          <w:w w:val="110"/>
          <w:rPrChange w:id="426" w:author="J Chave" w:date="2025-02-13T18:10:00Z" w16du:dateUtc="2025-02-13T17:10:00Z">
            <w:rPr>
              <w:w w:val="110"/>
            </w:rPr>
          </w:rPrChange>
        </w:rPr>
        <w:t>the</w:t>
      </w:r>
      <w:r w:rsidRPr="00AF1504">
        <w:rPr>
          <w:strike/>
          <w:spacing w:val="-6"/>
          <w:w w:val="110"/>
          <w:rPrChange w:id="427" w:author="J Chave" w:date="2025-02-13T18:10:00Z" w16du:dateUtc="2025-02-13T17:10:00Z">
            <w:rPr>
              <w:spacing w:val="-6"/>
              <w:w w:val="110"/>
            </w:rPr>
          </w:rPrChange>
        </w:rPr>
        <w:t xml:space="preserve"> </w:t>
      </w:r>
      <w:r w:rsidRPr="00AF1504">
        <w:rPr>
          <w:strike/>
          <w:w w:val="110"/>
          <w:rPrChange w:id="428" w:author="J Chave" w:date="2025-02-13T18:10:00Z" w16du:dateUtc="2025-02-13T17:10:00Z">
            <w:rPr>
              <w:w w:val="110"/>
            </w:rPr>
          </w:rPrChange>
        </w:rPr>
        <w:t>expert</w:t>
      </w:r>
      <w:r w:rsidRPr="00AF1504">
        <w:rPr>
          <w:strike/>
          <w:spacing w:val="-6"/>
          <w:w w:val="110"/>
          <w:rPrChange w:id="429" w:author="J Chave" w:date="2025-02-13T18:10:00Z" w16du:dateUtc="2025-02-13T17:10:00Z">
            <w:rPr>
              <w:spacing w:val="-6"/>
              <w:w w:val="110"/>
            </w:rPr>
          </w:rPrChange>
        </w:rPr>
        <w:t xml:space="preserve"> </w:t>
      </w:r>
      <w:r w:rsidRPr="00AF1504">
        <w:rPr>
          <w:strike/>
          <w:w w:val="110"/>
          <w:rPrChange w:id="430" w:author="J Chave" w:date="2025-02-13T18:10:00Z" w16du:dateUtc="2025-02-13T17:10:00Z">
            <w:rPr>
              <w:w w:val="110"/>
            </w:rPr>
          </w:rPrChange>
        </w:rPr>
        <w:t>values. Note</w:t>
      </w:r>
      <w:r w:rsidRPr="00AF1504">
        <w:rPr>
          <w:strike/>
          <w:spacing w:val="-6"/>
          <w:w w:val="110"/>
          <w:rPrChange w:id="431" w:author="J Chave" w:date="2025-02-13T18:10:00Z" w16du:dateUtc="2025-02-13T17:10:00Z">
            <w:rPr>
              <w:spacing w:val="-6"/>
              <w:w w:val="110"/>
            </w:rPr>
          </w:rPrChange>
        </w:rPr>
        <w:t xml:space="preserve"> </w:t>
      </w:r>
      <w:r w:rsidRPr="00AF1504">
        <w:rPr>
          <w:strike/>
          <w:w w:val="110"/>
          <w:rPrChange w:id="432" w:author="J Chave" w:date="2025-02-13T18:10:00Z" w16du:dateUtc="2025-02-13T17:10:00Z">
            <w:rPr>
              <w:w w:val="110"/>
            </w:rPr>
          </w:rPrChange>
        </w:rPr>
        <w:t>tha</w:t>
      </w:r>
      <w:ins w:id="433" w:author="J Chave" w:date="2025-02-13T18:05:00Z" w16du:dateUtc="2025-02-13T17:05:00Z">
        <w:r w:rsidR="00982ACB" w:rsidRPr="00AF1504">
          <w:rPr>
            <w:strike/>
            <w:w w:val="110"/>
            <w:rPrChange w:id="434" w:author="J Chave" w:date="2025-02-13T18:10:00Z" w16du:dateUtc="2025-02-13T17:10:00Z">
              <w:rPr>
                <w:w w:val="110"/>
              </w:rPr>
            </w:rPrChange>
          </w:rPr>
          <w:t>t</w:t>
        </w:r>
      </w:ins>
      <w:del w:id="435" w:author="J Chave" w:date="2025-02-13T18:05:00Z" w16du:dateUtc="2025-02-13T17:05:00Z">
        <w:r w:rsidRPr="00AF1504" w:rsidDel="00982ACB">
          <w:rPr>
            <w:strike/>
            <w:w w:val="110"/>
            <w:rPrChange w:id="436" w:author="J Chave" w:date="2025-02-13T18:10:00Z" w16du:dateUtc="2025-02-13T17:10:00Z">
              <w:rPr>
                <w:w w:val="110"/>
              </w:rPr>
            </w:rPrChange>
          </w:rPr>
          <w:delText>s</w:delText>
        </w:r>
      </w:del>
      <w:r w:rsidRPr="00AF1504">
        <w:rPr>
          <w:strike/>
          <w:spacing w:val="-6"/>
          <w:w w:val="110"/>
          <w:rPrChange w:id="437" w:author="J Chave" w:date="2025-02-13T18:10:00Z" w16du:dateUtc="2025-02-13T17:10:00Z">
            <w:rPr>
              <w:spacing w:val="-6"/>
              <w:w w:val="110"/>
            </w:rPr>
          </w:rPrChange>
        </w:rPr>
        <w:t xml:space="preserve"> </w:t>
      </w:r>
      <w:r w:rsidRPr="00AF1504">
        <w:rPr>
          <w:strike/>
          <w:w w:val="110"/>
          <w:rPrChange w:id="438" w:author="J Chave" w:date="2025-02-13T18:10:00Z" w16du:dateUtc="2025-02-13T17:10:00Z">
            <w:rPr>
              <w:w w:val="110"/>
            </w:rPr>
          </w:rPrChange>
        </w:rPr>
        <w:t>this</w:t>
      </w:r>
      <w:r w:rsidRPr="00AF1504">
        <w:rPr>
          <w:strike/>
          <w:spacing w:val="-6"/>
          <w:w w:val="110"/>
          <w:rPrChange w:id="439" w:author="J Chave" w:date="2025-02-13T18:10:00Z" w16du:dateUtc="2025-02-13T17:10:00Z">
            <w:rPr>
              <w:spacing w:val="-6"/>
              <w:w w:val="110"/>
            </w:rPr>
          </w:rPrChange>
        </w:rPr>
        <w:t xml:space="preserve"> </w:t>
      </w:r>
      <w:r w:rsidRPr="00AF1504">
        <w:rPr>
          <w:strike/>
          <w:w w:val="110"/>
          <w:rPrChange w:id="440" w:author="J Chave" w:date="2025-02-13T18:10:00Z" w16du:dateUtc="2025-02-13T17:10:00Z">
            <w:rPr>
              <w:w w:val="110"/>
            </w:rPr>
          </w:rPrChange>
        </w:rPr>
        <w:t>partially</w:t>
      </w:r>
      <w:r w:rsidRPr="00AF1504">
        <w:rPr>
          <w:strike/>
          <w:spacing w:val="-6"/>
          <w:w w:val="110"/>
          <w:rPrChange w:id="441" w:author="J Chave" w:date="2025-02-13T18:10:00Z" w16du:dateUtc="2025-02-13T17:10:00Z">
            <w:rPr>
              <w:spacing w:val="-6"/>
              <w:w w:val="110"/>
            </w:rPr>
          </w:rPrChange>
        </w:rPr>
        <w:t xml:space="preserve"> </w:t>
      </w:r>
      <w:r w:rsidRPr="00AF1504">
        <w:rPr>
          <w:strike/>
          <w:w w:val="110"/>
          <w:rPrChange w:id="442" w:author="J Chave" w:date="2025-02-13T18:10:00Z" w16du:dateUtc="2025-02-13T17:10:00Z">
            <w:rPr>
              <w:w w:val="110"/>
            </w:rPr>
          </w:rPrChange>
        </w:rPr>
        <w:t>fitted</w:t>
      </w:r>
      <w:r w:rsidRPr="00AF1504">
        <w:rPr>
          <w:strike/>
          <w:spacing w:val="-6"/>
          <w:w w:val="110"/>
          <w:rPrChange w:id="443" w:author="J Chave" w:date="2025-02-13T18:10:00Z" w16du:dateUtc="2025-02-13T17:10:00Z">
            <w:rPr>
              <w:spacing w:val="-6"/>
              <w:w w:val="110"/>
            </w:rPr>
          </w:rPrChange>
        </w:rPr>
        <w:t xml:space="preserve"> </w:t>
      </w:r>
      <w:r w:rsidRPr="00AF1504">
        <w:rPr>
          <w:strike/>
          <w:w w:val="110"/>
          <w:rPrChange w:id="444" w:author="J Chave" w:date="2025-02-13T18:10:00Z" w16du:dateUtc="2025-02-13T17:10:00Z">
            <w:rPr>
              <w:w w:val="110"/>
            </w:rPr>
          </w:rPrChange>
        </w:rPr>
        <w:t>PEM</w:t>
      </w:r>
      <w:r w:rsidRPr="00AF1504">
        <w:rPr>
          <w:strike/>
          <w:spacing w:val="-6"/>
          <w:w w:val="110"/>
          <w:rPrChange w:id="445" w:author="J Chave" w:date="2025-02-13T18:10:00Z" w16du:dateUtc="2025-02-13T17:10:00Z">
            <w:rPr>
              <w:spacing w:val="-6"/>
              <w:w w:val="110"/>
            </w:rPr>
          </w:rPrChange>
        </w:rPr>
        <w:t xml:space="preserve"> </w:t>
      </w:r>
      <w:r w:rsidRPr="00AF1504">
        <w:rPr>
          <w:strike/>
          <w:w w:val="110"/>
          <w:rPrChange w:id="446" w:author="J Chave" w:date="2025-02-13T18:10:00Z" w16du:dateUtc="2025-02-13T17:10:00Z">
            <w:rPr>
              <w:w w:val="110"/>
            </w:rPr>
          </w:rPrChange>
        </w:rPr>
        <w:t>was</w:t>
      </w:r>
      <w:r w:rsidRPr="00AF1504">
        <w:rPr>
          <w:strike/>
          <w:spacing w:val="-6"/>
          <w:w w:val="110"/>
          <w:rPrChange w:id="447" w:author="J Chave" w:date="2025-02-13T18:10:00Z" w16du:dateUtc="2025-02-13T17:10:00Z">
            <w:rPr>
              <w:spacing w:val="-6"/>
              <w:w w:val="110"/>
            </w:rPr>
          </w:rPrChange>
        </w:rPr>
        <w:t xml:space="preserve"> </w:t>
      </w:r>
      <w:r w:rsidRPr="00AF1504">
        <w:rPr>
          <w:strike/>
          <w:w w:val="110"/>
          <w:rPrChange w:id="448" w:author="J Chave" w:date="2025-02-13T18:10:00Z" w16du:dateUtc="2025-02-13T17:10:00Z">
            <w:rPr>
              <w:w w:val="110"/>
            </w:rPr>
          </w:rPrChange>
        </w:rPr>
        <w:t>not included in the uncertainty partitioning (see below).</w:t>
      </w:r>
      <w:commentRangeEnd w:id="355"/>
      <w:r w:rsidR="00AF1504">
        <w:rPr>
          <w:rStyle w:val="Marquedecommentaire"/>
        </w:rPr>
        <w:commentReference w:id="355"/>
      </w:r>
    </w:p>
    <w:p w14:paraId="4884C2B6" w14:textId="77777777" w:rsidR="00F52AD7" w:rsidRDefault="00F52AD7">
      <w:pPr>
        <w:pStyle w:val="Corpsdetexte"/>
        <w:spacing w:before="103"/>
      </w:pPr>
    </w:p>
    <w:p w14:paraId="282E8EDE" w14:textId="77777777" w:rsidR="00F52AD7" w:rsidRDefault="00000000">
      <w:pPr>
        <w:pStyle w:val="Titre2"/>
      </w:pPr>
      <w:r>
        <w:rPr>
          <w:spacing w:val="-6"/>
        </w:rPr>
        <w:t>Environmental</w:t>
      </w:r>
      <w:r>
        <w:rPr>
          <w:spacing w:val="15"/>
        </w:rPr>
        <w:t xml:space="preserve"> </w:t>
      </w:r>
      <w:r>
        <w:rPr>
          <w:spacing w:val="-4"/>
        </w:rPr>
        <w:t>data</w:t>
      </w:r>
    </w:p>
    <w:p w14:paraId="1D2BB0D2" w14:textId="4C91C7D2" w:rsidR="00F52AD7" w:rsidDel="003874C7" w:rsidRDefault="00000000">
      <w:pPr>
        <w:pStyle w:val="Corpsdetexte"/>
        <w:spacing w:before="190" w:line="276" w:lineRule="auto"/>
        <w:ind w:left="197" w:right="425"/>
        <w:jc w:val="both"/>
        <w:rPr>
          <w:del w:id="449" w:author="J Chave" w:date="2025-02-13T20:21:00Z" w16du:dateUtc="2025-02-13T19:21:00Z"/>
        </w:rPr>
      </w:pPr>
      <w:del w:id="450" w:author="J Chave" w:date="2025-02-13T18:11:00Z" w16du:dateUtc="2025-02-13T17:11:00Z">
        <w:r w:rsidDel="00AF1504">
          <w:rPr>
            <w:w w:val="105"/>
          </w:rPr>
          <w:delText>CSDMs and fitted PEMs</w:delText>
        </w:r>
      </w:del>
      <w:ins w:id="451" w:author="J Chave" w:date="2025-02-13T18:11:00Z" w16du:dateUtc="2025-02-13T17:11:00Z">
        <w:r w:rsidR="00AF1504">
          <w:rPr>
            <w:w w:val="105"/>
          </w:rPr>
          <w:t xml:space="preserve">Models </w:t>
        </w:r>
      </w:ins>
      <w:del w:id="452" w:author="J Chave" w:date="2025-02-13T18:11:00Z" w16du:dateUtc="2025-02-13T17:11:00Z">
        <w:r w:rsidDel="00AF1504">
          <w:rPr>
            <w:w w:val="105"/>
          </w:rPr>
          <w:delText xml:space="preserve"> </w:delText>
        </w:r>
      </w:del>
      <w:r>
        <w:rPr>
          <w:w w:val="105"/>
        </w:rPr>
        <w:t xml:space="preserve">were calibrated with historical climatic conditions (1970-2000) from ERA5-Land dataset at a </w:t>
      </w:r>
      <w:del w:id="453" w:author="J Chave" w:date="2025-02-13T18:11:00Z" w16du:dateUtc="2025-02-13T17:11:00Z">
        <w:r w:rsidDel="00AF1504">
          <w:rPr>
            <w:w w:val="105"/>
          </w:rPr>
          <w:delText>0.1°</w:delText>
        </w:r>
      </w:del>
      <w:ins w:id="454" w:author="J Chave" w:date="2025-02-13T18:11:00Z" w16du:dateUtc="2025-02-13T17:11:00Z">
        <w:r w:rsidR="00AF1504">
          <w:rPr>
            <w:w w:val="105"/>
          </w:rPr>
          <w:t xml:space="preserve">9x9 km </w:t>
        </w:r>
      </w:ins>
      <w:r>
        <w:rPr>
          <w:w w:val="105"/>
        </w:rPr>
        <w:t>resolution (</w:t>
      </w:r>
      <w:r>
        <w:rPr>
          <w:color w:val="E94D52"/>
          <w:w w:val="105"/>
        </w:rPr>
        <w:t>Muñoz-</w:t>
      </w:r>
      <w:proofErr w:type="spellStart"/>
      <w:r>
        <w:rPr>
          <w:color w:val="E94D52"/>
          <w:w w:val="105"/>
        </w:rPr>
        <w:t>Sabater</w:t>
      </w:r>
      <w:proofErr w:type="spellEnd"/>
      <w:r>
        <w:rPr>
          <w:color w:val="E94D52"/>
          <w:w w:val="105"/>
        </w:rPr>
        <w:t xml:space="preserve"> et al</w:t>
      </w:r>
      <w:r>
        <w:rPr>
          <w:w w:val="105"/>
        </w:rPr>
        <w:t xml:space="preserve">, </w:t>
      </w:r>
      <w:r>
        <w:rPr>
          <w:color w:val="E94D52"/>
          <w:w w:val="105"/>
        </w:rPr>
        <w:t>2021</w:t>
      </w:r>
      <w:r>
        <w:rPr>
          <w:w w:val="105"/>
        </w:rPr>
        <w:t>). Soil data were extracted from EU-</w:t>
      </w:r>
      <w:proofErr w:type="spellStart"/>
      <w:r>
        <w:rPr>
          <w:w w:val="105"/>
        </w:rPr>
        <w:t>SoilHydroGrids</w:t>
      </w:r>
      <w:proofErr w:type="spellEnd"/>
      <w:r>
        <w:rPr>
          <w:w w:val="105"/>
        </w:rPr>
        <w:t xml:space="preserve"> (</w:t>
      </w:r>
      <w:proofErr w:type="spellStart"/>
      <w:r>
        <w:rPr>
          <w:color w:val="E94D52"/>
          <w:w w:val="105"/>
        </w:rPr>
        <w:t>Tóth</w:t>
      </w:r>
      <w:proofErr w:type="spellEnd"/>
      <w:r>
        <w:rPr>
          <w:color w:val="E94D52"/>
          <w:w w:val="105"/>
        </w:rPr>
        <w:t xml:space="preserve"> et al</w:t>
      </w:r>
      <w:r>
        <w:rPr>
          <w:w w:val="105"/>
        </w:rPr>
        <w:t xml:space="preserve">, </w:t>
      </w:r>
      <w:r>
        <w:rPr>
          <w:color w:val="E94D52"/>
          <w:w w:val="105"/>
        </w:rPr>
        <w:t>2017</w:t>
      </w:r>
      <w:r>
        <w:rPr>
          <w:w w:val="105"/>
        </w:rPr>
        <w:t xml:space="preserve">) and </w:t>
      </w:r>
      <w:proofErr w:type="spellStart"/>
      <w:r>
        <w:rPr>
          <w:w w:val="105"/>
        </w:rPr>
        <w:t>SoilGrids</w:t>
      </w:r>
      <w:proofErr w:type="spellEnd"/>
      <w:r>
        <w:rPr>
          <w:w w:val="105"/>
        </w:rPr>
        <w:t xml:space="preserve"> (</w:t>
      </w:r>
      <w:proofErr w:type="spellStart"/>
      <w:r>
        <w:rPr>
          <w:color w:val="E94D52"/>
          <w:w w:val="105"/>
        </w:rPr>
        <w:t>Hengl</w:t>
      </w:r>
      <w:proofErr w:type="spellEnd"/>
      <w:r>
        <w:rPr>
          <w:color w:val="E94D52"/>
          <w:w w:val="105"/>
        </w:rPr>
        <w:t xml:space="preserve"> et al</w:t>
      </w:r>
      <w:r>
        <w:rPr>
          <w:w w:val="105"/>
        </w:rPr>
        <w:t xml:space="preserve">, </w:t>
      </w:r>
      <w:r>
        <w:rPr>
          <w:color w:val="E94D52"/>
          <w:w w:val="105"/>
        </w:rPr>
        <w:t>2017</w:t>
      </w:r>
      <w:r>
        <w:rPr>
          <w:w w:val="105"/>
        </w:rPr>
        <w:t xml:space="preserve">) </w:t>
      </w:r>
      <w:commentRangeStart w:id="455"/>
      <w:r>
        <w:rPr>
          <w:spacing w:val="-2"/>
          <w:w w:val="105"/>
        </w:rPr>
        <w:t>databases</w:t>
      </w:r>
      <w:commentRangeEnd w:id="455"/>
      <w:r w:rsidR="00AF1504">
        <w:rPr>
          <w:rStyle w:val="Marquedecommentaire"/>
        </w:rPr>
        <w:commentReference w:id="455"/>
      </w:r>
      <w:ins w:id="456" w:author="J Chave" w:date="2025-02-13T20:21:00Z" w16du:dateUtc="2025-02-13T19:21:00Z">
        <w:r w:rsidR="003874C7">
          <w:rPr>
            <w:w w:val="105"/>
          </w:rPr>
          <w:t xml:space="preserve">. </w:t>
        </w:r>
      </w:ins>
      <w:del w:id="457" w:author="J Chave" w:date="2025-02-13T20:21:00Z" w16du:dateUtc="2025-02-13T19:21:00Z">
        <w:r w:rsidDel="003874C7">
          <w:rPr>
            <w:spacing w:val="-2"/>
            <w:w w:val="105"/>
          </w:rPr>
          <w:delText>.</w:delText>
        </w:r>
      </w:del>
    </w:p>
    <w:p w14:paraId="302B176C" w14:textId="72D36A42" w:rsidR="00F52AD7" w:rsidRPr="00AF1504" w:rsidRDefault="00000000" w:rsidP="003874C7">
      <w:pPr>
        <w:pStyle w:val="Corpsdetexte"/>
        <w:spacing w:before="190" w:line="276" w:lineRule="auto"/>
        <w:ind w:left="197" w:right="425"/>
        <w:jc w:val="both"/>
        <w:rPr>
          <w:w w:val="105"/>
          <w:rPrChange w:id="458" w:author="J Chave" w:date="2025-02-13T18:14:00Z" w16du:dateUtc="2025-02-13T17:14:00Z">
            <w:rPr/>
          </w:rPrChange>
        </w:rPr>
        <w:pPrChange w:id="459" w:author="J Chave" w:date="2025-02-13T20:21:00Z" w16du:dateUtc="2025-02-13T19:21:00Z">
          <w:pPr>
            <w:pStyle w:val="Corpsdetexte"/>
            <w:spacing w:before="148" w:line="276" w:lineRule="auto"/>
            <w:ind w:left="169" w:right="416" w:firstLine="27"/>
            <w:jc w:val="both"/>
          </w:pPr>
        </w:pPrChange>
      </w:pPr>
      <w:r>
        <w:rPr>
          <w:w w:val="105"/>
        </w:rPr>
        <w:t>Future simulations were run with the</w:t>
      </w:r>
      <w:ins w:id="460" w:author="J Chave" w:date="2025-02-13T20:17:00Z" w16du:dateUtc="2025-02-13T19:17:00Z">
        <w:r w:rsidR="003874C7">
          <w:rPr>
            <w:w w:val="105"/>
          </w:rPr>
          <w:t xml:space="preserve"> sixth</w:t>
        </w:r>
      </w:ins>
      <w:r>
        <w:rPr>
          <w:w w:val="105"/>
        </w:rPr>
        <w:t xml:space="preserve"> </w:t>
      </w:r>
      <w:del w:id="461" w:author="J Chave" w:date="2025-02-13T18:11:00Z" w16du:dateUtc="2025-02-13T17:11:00Z">
        <w:r w:rsidDel="00AF1504">
          <w:rPr>
            <w:w w:val="105"/>
          </w:rPr>
          <w:delText xml:space="preserve">last </w:delText>
        </w:r>
      </w:del>
      <w:r>
        <w:rPr>
          <w:w w:val="105"/>
        </w:rPr>
        <w:t xml:space="preserve">Coupled Model Intercomparison Project </w:t>
      </w:r>
      <w:del w:id="462" w:author="J Chave" w:date="2025-02-13T18:12:00Z" w16du:dateUtc="2025-02-13T17:12:00Z">
        <w:r w:rsidDel="00AF1504">
          <w:rPr>
            <w:w w:val="105"/>
          </w:rPr>
          <w:delText>Phase</w:delText>
        </w:r>
        <w:r w:rsidDel="00AF1504">
          <w:rPr>
            <w:spacing w:val="80"/>
            <w:w w:val="105"/>
          </w:rPr>
          <w:delText xml:space="preserve"> </w:delText>
        </w:r>
        <w:r w:rsidDel="00AF1504">
          <w:rPr>
            <w:w w:val="105"/>
          </w:rPr>
          <w:delText xml:space="preserve">6 (CMIP6) </w:delText>
        </w:r>
      </w:del>
      <w:r>
        <w:rPr>
          <w:w w:val="105"/>
        </w:rPr>
        <w:t>climate projections</w:t>
      </w:r>
      <w:ins w:id="463" w:author="J Chave" w:date="2025-02-13T20:18:00Z" w16du:dateUtc="2025-02-13T19:18:00Z">
        <w:r w:rsidR="003874C7">
          <w:rPr>
            <w:w w:val="105"/>
          </w:rPr>
          <w:t>(cite)</w:t>
        </w:r>
      </w:ins>
      <w:r>
        <w:rPr>
          <w:w w:val="105"/>
        </w:rPr>
        <w:t xml:space="preserve">, for </w:t>
      </w:r>
      <w:ins w:id="464" w:author="J Chave" w:date="2025-02-13T20:18:00Z" w16du:dateUtc="2025-02-13T19:18:00Z">
        <w:r w:rsidR="003874C7">
          <w:rPr>
            <w:w w:val="105"/>
          </w:rPr>
          <w:t>five</w:t>
        </w:r>
      </w:ins>
      <w:del w:id="465" w:author="J Chave" w:date="2025-02-13T20:18:00Z" w16du:dateUtc="2025-02-13T19:18:00Z">
        <w:r w:rsidDel="003874C7">
          <w:rPr>
            <w:w w:val="105"/>
          </w:rPr>
          <w:delText>5</w:delText>
        </w:r>
      </w:del>
      <w:r>
        <w:rPr>
          <w:w w:val="105"/>
        </w:rPr>
        <w:t xml:space="preserve"> global climate models (GCMs)</w:t>
      </w:r>
      <w:ins w:id="466" w:author="J Chave" w:date="2025-02-13T18:13:00Z" w16du:dateUtc="2025-02-13T17:13:00Z">
        <w:r w:rsidR="00AF1504">
          <w:rPr>
            <w:w w:val="105"/>
          </w:rPr>
          <w:t>:</w:t>
        </w:r>
      </w:ins>
      <w:r>
        <w:rPr>
          <w:w w:val="105"/>
        </w:rPr>
        <w:t xml:space="preserve"> </w:t>
      </w:r>
      <w:ins w:id="467" w:author="J Chave" w:date="2025-02-13T18:13:00Z" w16du:dateUtc="2025-02-13T17:13:00Z">
        <w:r w:rsidR="00AF1504">
          <w:rPr>
            <w:spacing w:val="-2"/>
            <w:w w:val="105"/>
          </w:rPr>
          <w:t>GFDL-ESM4,</w:t>
        </w:r>
        <w:r w:rsidR="00AF1504">
          <w:rPr>
            <w:spacing w:val="-9"/>
            <w:w w:val="105"/>
          </w:rPr>
          <w:t xml:space="preserve"> </w:t>
        </w:r>
        <w:r w:rsidR="00AF1504">
          <w:rPr>
            <w:spacing w:val="-2"/>
            <w:w w:val="105"/>
          </w:rPr>
          <w:t>IPSL-CM6A-LR</w:t>
        </w:r>
        <w:r w:rsidR="00AF1504">
          <w:rPr>
            <w:w w:val="105"/>
          </w:rPr>
          <w:t>,</w:t>
        </w:r>
        <w:r w:rsidR="00AF1504">
          <w:rPr>
            <w:spacing w:val="-9"/>
            <w:w w:val="105"/>
          </w:rPr>
          <w:t xml:space="preserve"> </w:t>
        </w:r>
        <w:r w:rsidR="00AF1504">
          <w:rPr>
            <w:w w:val="105"/>
          </w:rPr>
          <w:t>MPI-ESM1-2-HR</w:t>
        </w:r>
        <w:r w:rsidR="00AF1504">
          <w:rPr>
            <w:w w:val="105"/>
          </w:rPr>
          <w:t>,</w:t>
        </w:r>
        <w:r w:rsidR="00AF1504">
          <w:rPr>
            <w:spacing w:val="-10"/>
            <w:w w:val="105"/>
          </w:rPr>
          <w:t xml:space="preserve"> </w:t>
        </w:r>
        <w:r w:rsidR="00AF1504">
          <w:rPr>
            <w:w w:val="105"/>
          </w:rPr>
          <w:t>MRI-ESM2-0</w:t>
        </w:r>
        <w:r w:rsidR="00AF1504">
          <w:rPr>
            <w:w w:val="105"/>
          </w:rPr>
          <w:t>,</w:t>
        </w:r>
        <w:r w:rsidR="00AF1504">
          <w:rPr>
            <w:spacing w:val="-11"/>
            <w:w w:val="105"/>
          </w:rPr>
          <w:t xml:space="preserve"> </w:t>
        </w:r>
        <w:r w:rsidR="00AF1504">
          <w:rPr>
            <w:w w:val="105"/>
          </w:rPr>
          <w:t>and</w:t>
        </w:r>
        <w:r w:rsidR="00AF1504">
          <w:rPr>
            <w:spacing w:val="-11"/>
            <w:w w:val="105"/>
          </w:rPr>
          <w:t xml:space="preserve"> </w:t>
        </w:r>
        <w:r w:rsidR="00AF1504">
          <w:rPr>
            <w:w w:val="105"/>
          </w:rPr>
          <w:t>UKESM1-0-LL</w:t>
        </w:r>
      </w:ins>
      <w:ins w:id="468" w:author="J Chave" w:date="2025-02-13T18:15:00Z" w16du:dateUtc="2025-02-13T17:15:00Z">
        <w:r w:rsidR="00AF1504">
          <w:rPr>
            <w:w w:val="105"/>
          </w:rPr>
          <w:t>.</w:t>
        </w:r>
      </w:ins>
      <w:ins w:id="469" w:author="J Chave" w:date="2025-02-13T18:14:00Z" w16du:dateUtc="2025-02-13T17:14:00Z">
        <w:r w:rsidR="00AF1504">
          <w:rPr>
            <w:w w:val="105"/>
          </w:rPr>
          <w:t xml:space="preserve"> </w:t>
        </w:r>
      </w:ins>
      <w:moveToRangeStart w:id="470" w:author="J Chave" w:date="2025-02-13T18:14:00Z" w:name="move190362915"/>
      <w:moveTo w:id="471" w:author="J Chave" w:date="2025-02-13T18:14:00Z" w16du:dateUtc="2025-02-13T17:14:00Z">
        <w:r w:rsidR="00AF1504">
          <w:rPr>
            <w:w w:val="105"/>
          </w:rPr>
          <w:t>Model</w:t>
        </w:r>
        <w:r w:rsidR="00AF1504">
          <w:rPr>
            <w:spacing w:val="-9"/>
            <w:w w:val="105"/>
          </w:rPr>
          <w:t xml:space="preserve"> </w:t>
        </w:r>
        <w:r w:rsidR="00AF1504">
          <w:rPr>
            <w:w w:val="105"/>
          </w:rPr>
          <w:t>projections</w:t>
        </w:r>
        <w:r w:rsidR="00AF1504">
          <w:rPr>
            <w:spacing w:val="-9"/>
            <w:w w:val="105"/>
          </w:rPr>
          <w:t xml:space="preserve"> </w:t>
        </w:r>
        <w:r w:rsidR="00AF1504">
          <w:rPr>
            <w:w w:val="105"/>
          </w:rPr>
          <w:t>were</w:t>
        </w:r>
        <w:r w:rsidR="00AF1504">
          <w:rPr>
            <w:spacing w:val="-9"/>
            <w:w w:val="105"/>
          </w:rPr>
          <w:t xml:space="preserve"> </w:t>
        </w:r>
        <w:r w:rsidR="00AF1504">
          <w:rPr>
            <w:w w:val="105"/>
          </w:rPr>
          <w:t>downscaled</w:t>
        </w:r>
        <w:r w:rsidR="00AF1504">
          <w:rPr>
            <w:spacing w:val="-9"/>
            <w:w w:val="105"/>
          </w:rPr>
          <w:t xml:space="preserve"> </w:t>
        </w:r>
        <w:r w:rsidR="00AF1504">
          <w:rPr>
            <w:w w:val="105"/>
          </w:rPr>
          <w:t>to</w:t>
        </w:r>
        <w:r w:rsidR="00AF1504">
          <w:rPr>
            <w:spacing w:val="-9"/>
            <w:w w:val="105"/>
          </w:rPr>
          <w:t xml:space="preserve"> </w:t>
        </w:r>
        <w:r w:rsidR="00AF1504">
          <w:rPr>
            <w:w w:val="105"/>
          </w:rPr>
          <w:t>a</w:t>
        </w:r>
        <w:r w:rsidR="00AF1504">
          <w:rPr>
            <w:spacing w:val="-9"/>
            <w:w w:val="105"/>
          </w:rPr>
          <w:t xml:space="preserve"> </w:t>
        </w:r>
        <w:r w:rsidR="00AF1504">
          <w:rPr>
            <w:w w:val="105"/>
          </w:rPr>
          <w:t>0.1°</w:t>
        </w:r>
        <w:r w:rsidR="00AF1504">
          <w:rPr>
            <w:spacing w:val="-9"/>
            <w:w w:val="105"/>
          </w:rPr>
          <w:t xml:space="preserve"> </w:t>
        </w:r>
        <w:r w:rsidR="00AF1504">
          <w:rPr>
            <w:w w:val="105"/>
          </w:rPr>
          <w:t>resolution</w:t>
        </w:r>
        <w:r w:rsidR="00AF1504">
          <w:rPr>
            <w:spacing w:val="-9"/>
            <w:w w:val="105"/>
          </w:rPr>
          <w:t xml:space="preserve"> </w:t>
        </w:r>
        <w:r w:rsidR="00AF1504">
          <w:rPr>
            <w:w w:val="105"/>
          </w:rPr>
          <w:t>with</w:t>
        </w:r>
        <w:r w:rsidR="00AF1504">
          <w:rPr>
            <w:spacing w:val="-9"/>
            <w:w w:val="105"/>
          </w:rPr>
          <w:t xml:space="preserve"> </w:t>
        </w:r>
        <w:r w:rsidR="00AF1504">
          <w:rPr>
            <w:w w:val="105"/>
          </w:rPr>
          <w:t xml:space="preserve">a statistical trend-preserving method (the cumulative distribution function transform), using the ERA5-Land reanalysis as a reference observational dataset between 1981 and 2010 </w:t>
        </w:r>
        <w:r w:rsidR="00AF1504">
          <w:rPr>
            <w:spacing w:val="-2"/>
            <w:w w:val="105"/>
          </w:rPr>
          <w:t>(</w:t>
        </w:r>
        <w:r w:rsidR="00AF1504">
          <w:rPr>
            <w:color w:val="E94D52"/>
            <w:spacing w:val="-2"/>
            <w:w w:val="105"/>
          </w:rPr>
          <w:t>Noël</w:t>
        </w:r>
        <w:r w:rsidR="00AF1504">
          <w:rPr>
            <w:color w:val="E94D52"/>
            <w:spacing w:val="-10"/>
            <w:w w:val="105"/>
          </w:rPr>
          <w:t xml:space="preserve"> </w:t>
        </w:r>
        <w:r w:rsidR="00AF1504">
          <w:rPr>
            <w:color w:val="E94D52"/>
            <w:spacing w:val="-2"/>
            <w:w w:val="105"/>
          </w:rPr>
          <w:t>et</w:t>
        </w:r>
        <w:r w:rsidR="00AF1504">
          <w:rPr>
            <w:color w:val="E94D52"/>
            <w:spacing w:val="-10"/>
            <w:w w:val="105"/>
          </w:rPr>
          <w:t xml:space="preserve"> </w:t>
        </w:r>
        <w:r w:rsidR="00AF1504">
          <w:rPr>
            <w:color w:val="E94D52"/>
            <w:spacing w:val="-2"/>
            <w:w w:val="105"/>
          </w:rPr>
          <w:t>al</w:t>
        </w:r>
        <w:r w:rsidR="00AF1504">
          <w:rPr>
            <w:spacing w:val="-2"/>
            <w:w w:val="105"/>
          </w:rPr>
          <w:t>,</w:t>
        </w:r>
        <w:r w:rsidR="00AF1504">
          <w:rPr>
            <w:spacing w:val="-10"/>
            <w:w w:val="105"/>
          </w:rPr>
          <w:t xml:space="preserve"> </w:t>
        </w:r>
        <w:r w:rsidR="00AF1504">
          <w:rPr>
            <w:color w:val="E94D52"/>
            <w:spacing w:val="-2"/>
            <w:w w:val="105"/>
          </w:rPr>
          <w:t>2022</w:t>
        </w:r>
        <w:r w:rsidR="00AF1504">
          <w:rPr>
            <w:spacing w:val="-2"/>
            <w:w w:val="105"/>
          </w:rPr>
          <w:t>).</w:t>
        </w:r>
        <w:r w:rsidR="00AF1504">
          <w:rPr>
            <w:spacing w:val="17"/>
            <w:w w:val="105"/>
          </w:rPr>
          <w:t xml:space="preserve"> </w:t>
        </w:r>
      </w:moveTo>
      <w:moveToRangeEnd w:id="470"/>
      <w:del w:id="472" w:author="J Chave" w:date="2025-02-13T18:15:00Z" w16du:dateUtc="2025-02-13T17:15:00Z">
        <w:r w:rsidDel="00AF1504">
          <w:rPr>
            <w:w w:val="105"/>
          </w:rPr>
          <w:delText xml:space="preserve">and </w:delText>
        </w:r>
      </w:del>
      <w:ins w:id="473" w:author="J Chave" w:date="2025-02-13T18:15:00Z" w16du:dateUtc="2025-02-13T17:15:00Z">
        <w:r w:rsidR="00AF1504">
          <w:rPr>
            <w:w w:val="105"/>
          </w:rPr>
          <w:t>We also used</w:t>
        </w:r>
        <w:r w:rsidR="00AF1504">
          <w:rPr>
            <w:w w:val="105"/>
          </w:rPr>
          <w:t xml:space="preserve"> </w:t>
        </w:r>
      </w:ins>
      <w:ins w:id="474" w:author="J Chave" w:date="2025-02-13T18:14:00Z" w16du:dateUtc="2025-02-13T17:14:00Z">
        <w:r w:rsidR="00AF1504">
          <w:rPr>
            <w:w w:val="105"/>
          </w:rPr>
          <w:t>two</w:t>
        </w:r>
      </w:ins>
      <w:del w:id="475" w:author="J Chave" w:date="2025-02-13T18:14:00Z" w16du:dateUtc="2025-02-13T17:14:00Z">
        <w:r w:rsidDel="00AF1504">
          <w:rPr>
            <w:w w:val="105"/>
          </w:rPr>
          <w:delText>2</w:delText>
        </w:r>
      </w:del>
      <w:r>
        <w:rPr>
          <w:w w:val="105"/>
        </w:rPr>
        <w:t xml:space="preserve"> shared socio-</w:t>
      </w:r>
      <w:del w:id="476" w:author="J Chave" w:date="2025-02-13T18:12:00Z" w16du:dateUtc="2025-02-13T17:12:00Z">
        <w:r w:rsidDel="00AF1504">
          <w:rPr>
            <w:w w:val="105"/>
          </w:rPr>
          <w:delText xml:space="preserve"> </w:delText>
        </w:r>
      </w:del>
      <w:r>
        <w:rPr>
          <w:w w:val="105"/>
        </w:rPr>
        <w:t>economic</w:t>
      </w:r>
      <w:r>
        <w:rPr>
          <w:spacing w:val="-9"/>
          <w:w w:val="105"/>
        </w:rPr>
        <w:t xml:space="preserve"> </w:t>
      </w:r>
      <w:r>
        <w:rPr>
          <w:w w:val="105"/>
        </w:rPr>
        <w:t>pathways</w:t>
      </w:r>
      <w:r>
        <w:rPr>
          <w:spacing w:val="-9"/>
          <w:w w:val="105"/>
        </w:rPr>
        <w:t xml:space="preserve"> </w:t>
      </w:r>
      <w:r>
        <w:rPr>
          <w:w w:val="105"/>
        </w:rPr>
        <w:t>(</w:t>
      </w:r>
      <w:ins w:id="477" w:author="J Chave" w:date="2025-02-13T18:14:00Z" w16du:dateUtc="2025-02-13T17:14:00Z">
        <w:r w:rsidR="00AF1504">
          <w:rPr>
            <w:w w:val="105"/>
          </w:rPr>
          <w:t>SSP2-4.5</w:t>
        </w:r>
        <w:r w:rsidR="00AF1504">
          <w:rPr>
            <w:spacing w:val="-4"/>
            <w:w w:val="105"/>
          </w:rPr>
          <w:t xml:space="preserve"> </w:t>
        </w:r>
        <w:r w:rsidR="00AF1504">
          <w:rPr>
            <w:w w:val="105"/>
          </w:rPr>
          <w:t>and</w:t>
        </w:r>
        <w:r w:rsidR="00AF1504">
          <w:rPr>
            <w:spacing w:val="-4"/>
            <w:w w:val="105"/>
          </w:rPr>
          <w:t xml:space="preserve"> </w:t>
        </w:r>
        <w:r w:rsidR="00AF1504">
          <w:rPr>
            <w:w w:val="105"/>
          </w:rPr>
          <w:t>SSP5-8.5</w:t>
        </w:r>
      </w:ins>
      <w:del w:id="478" w:author="J Chave" w:date="2025-02-13T18:14:00Z" w16du:dateUtc="2025-02-13T17:14:00Z">
        <w:r w:rsidDel="00AF1504">
          <w:rPr>
            <w:w w:val="105"/>
          </w:rPr>
          <w:delText>SSPs</w:delText>
        </w:r>
      </w:del>
      <w:r>
        <w:rPr>
          <w:w w:val="105"/>
        </w:rPr>
        <w:t>)</w:t>
      </w:r>
      <w:del w:id="479" w:author="J Chave" w:date="2025-02-13T18:15:00Z" w16du:dateUtc="2025-02-13T17:15:00Z">
        <w:r w:rsidDel="00AF1504">
          <w:rPr>
            <w:w w:val="105"/>
          </w:rPr>
          <w:delText xml:space="preserve">. </w:delText>
        </w:r>
      </w:del>
      <w:moveFromRangeStart w:id="480" w:author="J Chave" w:date="2025-02-13T18:14:00Z" w:name="move190362915"/>
      <w:moveFrom w:id="481" w:author="J Chave" w:date="2025-02-13T18:14:00Z" w16du:dateUtc="2025-02-13T17:14:00Z">
        <w:del w:id="482" w:author="J Chave" w:date="2025-02-13T18:15:00Z" w16du:dateUtc="2025-02-13T17:15:00Z">
          <w:r w:rsidDel="00AF1504">
            <w:rPr>
              <w:w w:val="105"/>
            </w:rPr>
            <w:delText>Model</w:delText>
          </w:r>
          <w:r w:rsidDel="00AF1504">
            <w:rPr>
              <w:spacing w:val="-9"/>
              <w:w w:val="105"/>
            </w:rPr>
            <w:delText xml:space="preserve"> </w:delText>
          </w:r>
          <w:r w:rsidDel="00AF1504">
            <w:rPr>
              <w:w w:val="105"/>
            </w:rPr>
            <w:delText>projections</w:delText>
          </w:r>
          <w:r w:rsidDel="00AF1504">
            <w:rPr>
              <w:spacing w:val="-9"/>
              <w:w w:val="105"/>
            </w:rPr>
            <w:delText xml:space="preserve"> </w:delText>
          </w:r>
          <w:r w:rsidDel="00AF1504">
            <w:rPr>
              <w:w w:val="105"/>
            </w:rPr>
            <w:delText>were</w:delText>
          </w:r>
          <w:r w:rsidDel="00AF1504">
            <w:rPr>
              <w:spacing w:val="-9"/>
              <w:w w:val="105"/>
            </w:rPr>
            <w:delText xml:space="preserve"> </w:delText>
          </w:r>
          <w:r w:rsidDel="00AF1504">
            <w:rPr>
              <w:w w:val="105"/>
            </w:rPr>
            <w:delText>downscaled</w:delText>
          </w:r>
          <w:r w:rsidDel="00AF1504">
            <w:rPr>
              <w:spacing w:val="-9"/>
              <w:w w:val="105"/>
            </w:rPr>
            <w:delText xml:space="preserve"> </w:delText>
          </w:r>
          <w:r w:rsidDel="00AF1504">
            <w:rPr>
              <w:w w:val="105"/>
            </w:rPr>
            <w:delText>to</w:delText>
          </w:r>
          <w:r w:rsidDel="00AF1504">
            <w:rPr>
              <w:spacing w:val="-9"/>
              <w:w w:val="105"/>
            </w:rPr>
            <w:delText xml:space="preserve"> </w:delText>
          </w:r>
          <w:r w:rsidDel="00AF1504">
            <w:rPr>
              <w:w w:val="105"/>
            </w:rPr>
            <w:delText>a</w:delText>
          </w:r>
          <w:r w:rsidDel="00AF1504">
            <w:rPr>
              <w:spacing w:val="-9"/>
              <w:w w:val="105"/>
            </w:rPr>
            <w:delText xml:space="preserve"> </w:delText>
          </w:r>
          <w:r w:rsidDel="00AF1504">
            <w:rPr>
              <w:w w:val="105"/>
            </w:rPr>
            <w:delText>0.1°</w:delText>
          </w:r>
          <w:r w:rsidDel="00AF1504">
            <w:rPr>
              <w:spacing w:val="-9"/>
              <w:w w:val="105"/>
            </w:rPr>
            <w:delText xml:space="preserve"> </w:delText>
          </w:r>
          <w:r w:rsidDel="00AF1504">
            <w:rPr>
              <w:w w:val="105"/>
            </w:rPr>
            <w:delText>resolution</w:delText>
          </w:r>
          <w:r w:rsidDel="00AF1504">
            <w:rPr>
              <w:spacing w:val="-9"/>
              <w:w w:val="105"/>
            </w:rPr>
            <w:delText xml:space="preserve"> </w:delText>
          </w:r>
          <w:r w:rsidDel="00AF1504">
            <w:rPr>
              <w:w w:val="105"/>
            </w:rPr>
            <w:delText>with</w:delText>
          </w:r>
          <w:r w:rsidDel="00AF1504">
            <w:rPr>
              <w:spacing w:val="-9"/>
              <w:w w:val="105"/>
            </w:rPr>
            <w:delText xml:space="preserve"> </w:delText>
          </w:r>
          <w:r w:rsidDel="00AF1504">
            <w:rPr>
              <w:w w:val="105"/>
            </w:rPr>
            <w:delText xml:space="preserve">a statistical trend-preserving method (the cumulative distribution function transform), using the ERA5-Land reanalysis as a reference observational dataset between 1981 and 2010 </w:delText>
          </w:r>
          <w:r w:rsidDel="00AF1504">
            <w:rPr>
              <w:spacing w:val="-2"/>
              <w:w w:val="105"/>
            </w:rPr>
            <w:delText>(</w:delText>
          </w:r>
          <w:r w:rsidDel="00AF1504">
            <w:rPr>
              <w:color w:val="E94D52"/>
              <w:spacing w:val="-2"/>
              <w:w w:val="105"/>
            </w:rPr>
            <w:delText>Noël</w:delText>
          </w:r>
          <w:r w:rsidDel="00AF1504">
            <w:rPr>
              <w:color w:val="E94D52"/>
              <w:spacing w:val="-10"/>
              <w:w w:val="105"/>
            </w:rPr>
            <w:delText xml:space="preserve"> </w:delText>
          </w:r>
          <w:r w:rsidDel="00AF1504">
            <w:rPr>
              <w:color w:val="E94D52"/>
              <w:spacing w:val="-2"/>
              <w:w w:val="105"/>
            </w:rPr>
            <w:delText>et</w:delText>
          </w:r>
          <w:r w:rsidDel="00AF1504">
            <w:rPr>
              <w:color w:val="E94D52"/>
              <w:spacing w:val="-10"/>
              <w:w w:val="105"/>
            </w:rPr>
            <w:delText xml:space="preserve"> </w:delText>
          </w:r>
          <w:r w:rsidDel="00AF1504">
            <w:rPr>
              <w:color w:val="E94D52"/>
              <w:spacing w:val="-2"/>
              <w:w w:val="105"/>
            </w:rPr>
            <w:delText>al</w:delText>
          </w:r>
          <w:r w:rsidDel="00AF1504">
            <w:rPr>
              <w:spacing w:val="-2"/>
              <w:w w:val="105"/>
            </w:rPr>
            <w:delText>,</w:delText>
          </w:r>
          <w:r w:rsidDel="00AF1504">
            <w:rPr>
              <w:spacing w:val="-10"/>
              <w:w w:val="105"/>
            </w:rPr>
            <w:delText xml:space="preserve"> </w:delText>
          </w:r>
          <w:r w:rsidDel="00AF1504">
            <w:rPr>
              <w:color w:val="E94D52"/>
              <w:spacing w:val="-2"/>
              <w:w w:val="105"/>
            </w:rPr>
            <w:delText>2022</w:delText>
          </w:r>
          <w:r w:rsidDel="00AF1504">
            <w:rPr>
              <w:spacing w:val="-2"/>
              <w:w w:val="105"/>
            </w:rPr>
            <w:delText>).</w:delText>
          </w:r>
          <w:r w:rsidDel="00AF1504">
            <w:rPr>
              <w:spacing w:val="17"/>
              <w:w w:val="105"/>
            </w:rPr>
            <w:delText xml:space="preserve"> </w:delText>
          </w:r>
        </w:del>
      </w:moveFrom>
      <w:moveFromRangeEnd w:id="480"/>
      <w:del w:id="483" w:author="J Chave" w:date="2025-02-13T18:13:00Z" w16du:dateUtc="2025-02-13T17:13:00Z">
        <w:r w:rsidDel="00AF1504">
          <w:rPr>
            <w:spacing w:val="-2"/>
            <w:w w:val="105"/>
          </w:rPr>
          <w:delText>The</w:delText>
        </w:r>
        <w:r w:rsidDel="00AF1504">
          <w:rPr>
            <w:spacing w:val="-10"/>
            <w:w w:val="105"/>
          </w:rPr>
          <w:delText xml:space="preserve"> </w:delText>
        </w:r>
        <w:r w:rsidDel="00AF1504">
          <w:rPr>
            <w:spacing w:val="-2"/>
            <w:w w:val="105"/>
          </w:rPr>
          <w:delText>five</w:delText>
        </w:r>
        <w:r w:rsidDel="00AF1504">
          <w:rPr>
            <w:spacing w:val="-10"/>
            <w:w w:val="105"/>
          </w:rPr>
          <w:delText xml:space="preserve"> </w:delText>
        </w:r>
        <w:r w:rsidDel="00AF1504">
          <w:rPr>
            <w:spacing w:val="-2"/>
            <w:w w:val="105"/>
          </w:rPr>
          <w:delText>GCMs</w:delText>
        </w:r>
        <w:r w:rsidDel="00AF1504">
          <w:rPr>
            <w:spacing w:val="-10"/>
            <w:w w:val="105"/>
          </w:rPr>
          <w:delText xml:space="preserve"> </w:delText>
        </w:r>
        <w:r w:rsidDel="00AF1504">
          <w:rPr>
            <w:spacing w:val="-2"/>
            <w:w w:val="105"/>
          </w:rPr>
          <w:delText>were</w:delText>
        </w:r>
        <w:r w:rsidDel="00AF1504">
          <w:rPr>
            <w:spacing w:val="-10"/>
            <w:w w:val="105"/>
          </w:rPr>
          <w:delText xml:space="preserve"> </w:delText>
        </w:r>
        <w:r w:rsidDel="00AF1504">
          <w:rPr>
            <w:spacing w:val="-2"/>
            <w:w w:val="105"/>
          </w:rPr>
          <w:delText>GFDL-ESM4</w:delText>
        </w:r>
        <w:r w:rsidDel="00AF1504">
          <w:rPr>
            <w:spacing w:val="-10"/>
            <w:w w:val="105"/>
          </w:rPr>
          <w:delText xml:space="preserve"> </w:delText>
        </w:r>
        <w:r w:rsidDel="00AF1504">
          <w:rPr>
            <w:spacing w:val="-2"/>
            <w:w w:val="105"/>
          </w:rPr>
          <w:delText>(</w:delText>
        </w:r>
        <w:r w:rsidDel="00AF1504">
          <w:rPr>
            <w:color w:val="E94D52"/>
            <w:spacing w:val="-2"/>
            <w:w w:val="105"/>
          </w:rPr>
          <w:delText>Dunne</w:delText>
        </w:r>
        <w:r w:rsidDel="00AF1504">
          <w:rPr>
            <w:color w:val="E94D52"/>
            <w:spacing w:val="-10"/>
            <w:w w:val="105"/>
          </w:rPr>
          <w:delText xml:space="preserve"> </w:delText>
        </w:r>
        <w:r w:rsidDel="00AF1504">
          <w:rPr>
            <w:color w:val="E94D52"/>
            <w:spacing w:val="-2"/>
            <w:w w:val="105"/>
          </w:rPr>
          <w:delText>et</w:delText>
        </w:r>
        <w:r w:rsidDel="00AF1504">
          <w:rPr>
            <w:color w:val="E94D52"/>
            <w:spacing w:val="-10"/>
            <w:w w:val="105"/>
          </w:rPr>
          <w:delText xml:space="preserve"> </w:delText>
        </w:r>
        <w:r w:rsidDel="00AF1504">
          <w:rPr>
            <w:color w:val="E94D52"/>
            <w:spacing w:val="-2"/>
            <w:w w:val="105"/>
          </w:rPr>
          <w:delText>al</w:delText>
        </w:r>
        <w:r w:rsidDel="00AF1504">
          <w:rPr>
            <w:spacing w:val="-2"/>
            <w:w w:val="105"/>
          </w:rPr>
          <w:delText>,</w:delText>
        </w:r>
        <w:r w:rsidDel="00AF1504">
          <w:rPr>
            <w:spacing w:val="-10"/>
            <w:w w:val="105"/>
          </w:rPr>
          <w:delText xml:space="preserve"> </w:delText>
        </w:r>
        <w:r w:rsidDel="00AF1504">
          <w:rPr>
            <w:color w:val="E94D52"/>
            <w:spacing w:val="-2"/>
            <w:w w:val="105"/>
          </w:rPr>
          <w:delText>2020</w:delText>
        </w:r>
        <w:r w:rsidDel="00AF1504">
          <w:rPr>
            <w:spacing w:val="-2"/>
            <w:w w:val="105"/>
          </w:rPr>
          <w:delText>),</w:delText>
        </w:r>
        <w:r w:rsidDel="00AF1504">
          <w:rPr>
            <w:spacing w:val="-9"/>
            <w:w w:val="105"/>
          </w:rPr>
          <w:delText xml:space="preserve"> </w:delText>
        </w:r>
        <w:r w:rsidDel="00AF1504">
          <w:rPr>
            <w:spacing w:val="-2"/>
            <w:w w:val="105"/>
          </w:rPr>
          <w:delText xml:space="preserve">IPSL-CM6A-LR </w:delText>
        </w:r>
        <w:r w:rsidDel="00AF1504">
          <w:rPr>
            <w:w w:val="105"/>
          </w:rPr>
          <w:delText>(</w:delText>
        </w:r>
        <w:r w:rsidDel="00AF1504">
          <w:rPr>
            <w:color w:val="E94D52"/>
            <w:w w:val="105"/>
          </w:rPr>
          <w:delText>Lurton</w:delText>
        </w:r>
        <w:r w:rsidDel="00AF1504">
          <w:rPr>
            <w:color w:val="E94D52"/>
            <w:spacing w:val="-9"/>
            <w:w w:val="105"/>
          </w:rPr>
          <w:delText xml:space="preserve"> </w:delText>
        </w:r>
        <w:r w:rsidDel="00AF1504">
          <w:rPr>
            <w:color w:val="E94D52"/>
            <w:w w:val="105"/>
          </w:rPr>
          <w:delText>et</w:delText>
        </w:r>
        <w:r w:rsidDel="00AF1504">
          <w:rPr>
            <w:color w:val="E94D52"/>
            <w:spacing w:val="-10"/>
            <w:w w:val="105"/>
          </w:rPr>
          <w:delText xml:space="preserve"> </w:delText>
        </w:r>
        <w:r w:rsidDel="00AF1504">
          <w:rPr>
            <w:color w:val="E94D52"/>
            <w:w w:val="105"/>
          </w:rPr>
          <w:delText>al</w:delText>
        </w:r>
        <w:r w:rsidDel="00AF1504">
          <w:rPr>
            <w:w w:val="105"/>
          </w:rPr>
          <w:delText>,</w:delText>
        </w:r>
        <w:r w:rsidDel="00AF1504">
          <w:rPr>
            <w:spacing w:val="-10"/>
            <w:w w:val="105"/>
          </w:rPr>
          <w:delText xml:space="preserve"> </w:delText>
        </w:r>
        <w:r w:rsidDel="00AF1504">
          <w:rPr>
            <w:color w:val="E94D52"/>
            <w:w w:val="105"/>
          </w:rPr>
          <w:delText>2020</w:delText>
        </w:r>
        <w:r w:rsidDel="00AF1504">
          <w:rPr>
            <w:w w:val="105"/>
          </w:rPr>
          <w:delText>),</w:delText>
        </w:r>
        <w:r w:rsidDel="00AF1504">
          <w:rPr>
            <w:spacing w:val="-9"/>
            <w:w w:val="105"/>
          </w:rPr>
          <w:delText xml:space="preserve"> </w:delText>
        </w:r>
        <w:r w:rsidDel="00AF1504">
          <w:rPr>
            <w:w w:val="105"/>
          </w:rPr>
          <w:delText>MPI-ESM1-2-HR</w:delText>
        </w:r>
        <w:r w:rsidDel="00AF1504">
          <w:rPr>
            <w:spacing w:val="-10"/>
            <w:w w:val="105"/>
          </w:rPr>
          <w:delText xml:space="preserve"> </w:delText>
        </w:r>
        <w:r w:rsidDel="00AF1504">
          <w:rPr>
            <w:w w:val="105"/>
          </w:rPr>
          <w:delText>(</w:delText>
        </w:r>
        <w:r w:rsidDel="00AF1504">
          <w:rPr>
            <w:color w:val="E94D52"/>
            <w:w w:val="105"/>
          </w:rPr>
          <w:delText>Müller</w:delText>
        </w:r>
        <w:r w:rsidDel="00AF1504">
          <w:rPr>
            <w:color w:val="E94D52"/>
            <w:spacing w:val="-10"/>
            <w:w w:val="105"/>
          </w:rPr>
          <w:delText xml:space="preserve"> </w:delText>
        </w:r>
        <w:r w:rsidDel="00AF1504">
          <w:rPr>
            <w:color w:val="E94D52"/>
            <w:w w:val="105"/>
          </w:rPr>
          <w:delText>et</w:delText>
        </w:r>
        <w:r w:rsidDel="00AF1504">
          <w:rPr>
            <w:color w:val="E94D52"/>
            <w:spacing w:val="-10"/>
            <w:w w:val="105"/>
          </w:rPr>
          <w:delText xml:space="preserve"> </w:delText>
        </w:r>
        <w:r w:rsidDel="00AF1504">
          <w:rPr>
            <w:color w:val="E94D52"/>
            <w:w w:val="105"/>
          </w:rPr>
          <w:delText>al</w:delText>
        </w:r>
        <w:r w:rsidDel="00AF1504">
          <w:rPr>
            <w:w w:val="105"/>
          </w:rPr>
          <w:delText>,</w:delText>
        </w:r>
        <w:r w:rsidDel="00AF1504">
          <w:rPr>
            <w:spacing w:val="-9"/>
            <w:w w:val="105"/>
          </w:rPr>
          <w:delText xml:space="preserve"> </w:delText>
        </w:r>
        <w:r w:rsidDel="00AF1504">
          <w:rPr>
            <w:color w:val="E94D52"/>
            <w:w w:val="105"/>
          </w:rPr>
          <w:delText>2018</w:delText>
        </w:r>
        <w:r w:rsidDel="00AF1504">
          <w:rPr>
            <w:w w:val="105"/>
          </w:rPr>
          <w:delText>),</w:delText>
        </w:r>
        <w:r w:rsidDel="00AF1504">
          <w:rPr>
            <w:spacing w:val="-9"/>
            <w:w w:val="105"/>
          </w:rPr>
          <w:delText xml:space="preserve"> </w:delText>
        </w:r>
        <w:r w:rsidDel="00AF1504">
          <w:rPr>
            <w:w w:val="105"/>
          </w:rPr>
          <w:delText>MRI-ESM2-0</w:delText>
        </w:r>
        <w:r w:rsidDel="00AF1504">
          <w:rPr>
            <w:spacing w:val="-10"/>
            <w:w w:val="105"/>
          </w:rPr>
          <w:delText xml:space="preserve"> </w:delText>
        </w:r>
        <w:r w:rsidDel="00AF1504">
          <w:rPr>
            <w:w w:val="105"/>
          </w:rPr>
          <w:delText>(</w:delText>
        </w:r>
        <w:r w:rsidDel="00AF1504">
          <w:rPr>
            <w:color w:val="E94D52"/>
            <w:w w:val="105"/>
          </w:rPr>
          <w:delText>Yukimoto</w:delText>
        </w:r>
        <w:r w:rsidDel="00AF1504">
          <w:rPr>
            <w:color w:val="E94D52"/>
            <w:spacing w:val="-10"/>
            <w:w w:val="105"/>
          </w:rPr>
          <w:delText xml:space="preserve"> </w:delText>
        </w:r>
        <w:r w:rsidDel="00AF1504">
          <w:rPr>
            <w:color w:val="E94D52"/>
            <w:w w:val="105"/>
          </w:rPr>
          <w:delText>et</w:delText>
        </w:r>
        <w:r w:rsidDel="00AF1504">
          <w:rPr>
            <w:color w:val="E94D52"/>
            <w:spacing w:val="-10"/>
            <w:w w:val="105"/>
          </w:rPr>
          <w:delText xml:space="preserve"> </w:delText>
        </w:r>
        <w:r w:rsidDel="00AF1504">
          <w:rPr>
            <w:color w:val="E94D52"/>
            <w:w w:val="105"/>
          </w:rPr>
          <w:delText>al</w:delText>
        </w:r>
        <w:r w:rsidDel="00AF1504">
          <w:rPr>
            <w:w w:val="105"/>
          </w:rPr>
          <w:delText xml:space="preserve">, </w:delText>
        </w:r>
        <w:r w:rsidDel="00AF1504">
          <w:rPr>
            <w:color w:val="E94D52"/>
            <w:w w:val="105"/>
          </w:rPr>
          <w:delText>2019</w:delText>
        </w:r>
        <w:r w:rsidDel="00AF1504">
          <w:rPr>
            <w:w w:val="105"/>
          </w:rPr>
          <w:delText>)</w:delText>
        </w:r>
        <w:r w:rsidDel="00AF1504">
          <w:rPr>
            <w:spacing w:val="-11"/>
            <w:w w:val="105"/>
          </w:rPr>
          <w:delText xml:space="preserve"> </w:delText>
        </w:r>
        <w:r w:rsidDel="00AF1504">
          <w:rPr>
            <w:w w:val="105"/>
          </w:rPr>
          <w:delText>and</w:delText>
        </w:r>
        <w:r w:rsidDel="00AF1504">
          <w:rPr>
            <w:spacing w:val="-11"/>
            <w:w w:val="105"/>
          </w:rPr>
          <w:delText xml:space="preserve"> </w:delText>
        </w:r>
        <w:r w:rsidDel="00AF1504">
          <w:rPr>
            <w:w w:val="105"/>
          </w:rPr>
          <w:delText>UKESM1-0-LL</w:delText>
        </w:r>
        <w:r w:rsidDel="00AF1504">
          <w:rPr>
            <w:spacing w:val="-10"/>
            <w:w w:val="105"/>
          </w:rPr>
          <w:delText xml:space="preserve"> </w:delText>
        </w:r>
        <w:r w:rsidDel="00AF1504">
          <w:rPr>
            <w:w w:val="105"/>
          </w:rPr>
          <w:delText>(</w:delText>
        </w:r>
        <w:r w:rsidDel="00AF1504">
          <w:rPr>
            <w:color w:val="E94D52"/>
            <w:w w:val="105"/>
          </w:rPr>
          <w:delText>Sellar</w:delText>
        </w:r>
        <w:r w:rsidDel="00AF1504">
          <w:rPr>
            <w:color w:val="E94D52"/>
            <w:spacing w:val="-11"/>
            <w:w w:val="105"/>
          </w:rPr>
          <w:delText xml:space="preserve"> </w:delText>
        </w:r>
        <w:r w:rsidDel="00AF1504">
          <w:rPr>
            <w:color w:val="E94D52"/>
            <w:w w:val="105"/>
          </w:rPr>
          <w:delText>et</w:delText>
        </w:r>
        <w:r w:rsidDel="00AF1504">
          <w:rPr>
            <w:color w:val="E94D52"/>
            <w:spacing w:val="-11"/>
            <w:w w:val="105"/>
          </w:rPr>
          <w:delText xml:space="preserve"> </w:delText>
        </w:r>
        <w:r w:rsidDel="00AF1504">
          <w:rPr>
            <w:color w:val="E94D52"/>
            <w:w w:val="105"/>
          </w:rPr>
          <w:delText>al</w:delText>
        </w:r>
        <w:r w:rsidDel="00AF1504">
          <w:rPr>
            <w:w w:val="105"/>
          </w:rPr>
          <w:delText>,</w:delText>
        </w:r>
        <w:r w:rsidDel="00AF1504">
          <w:rPr>
            <w:spacing w:val="-11"/>
            <w:w w:val="105"/>
          </w:rPr>
          <w:delText xml:space="preserve"> </w:delText>
        </w:r>
        <w:r w:rsidDel="00AF1504">
          <w:rPr>
            <w:color w:val="E94D52"/>
            <w:w w:val="105"/>
          </w:rPr>
          <w:delText>2020</w:delText>
        </w:r>
        <w:r w:rsidDel="00AF1504">
          <w:rPr>
            <w:w w:val="105"/>
          </w:rPr>
          <w:delText>).</w:delText>
        </w:r>
        <w:r w:rsidDel="00AF1504">
          <w:rPr>
            <w:spacing w:val="11"/>
            <w:w w:val="105"/>
          </w:rPr>
          <w:delText xml:space="preserve"> </w:delText>
        </w:r>
        <w:r w:rsidDel="00AF1504">
          <w:rPr>
            <w:w w:val="105"/>
          </w:rPr>
          <w:delText>They</w:delText>
        </w:r>
        <w:r w:rsidDel="00AF1504">
          <w:rPr>
            <w:spacing w:val="-11"/>
            <w:w w:val="105"/>
          </w:rPr>
          <w:delText xml:space="preserve"> </w:delText>
        </w:r>
        <w:r w:rsidDel="00AF1504">
          <w:rPr>
            <w:w w:val="105"/>
          </w:rPr>
          <w:delText>are</w:delText>
        </w:r>
        <w:r w:rsidDel="00AF1504">
          <w:rPr>
            <w:spacing w:val="-11"/>
            <w:w w:val="105"/>
          </w:rPr>
          <w:delText xml:space="preserve"> </w:delText>
        </w:r>
        <w:r w:rsidDel="00AF1504">
          <w:rPr>
            <w:w w:val="105"/>
          </w:rPr>
          <w:delText>considered</w:delText>
        </w:r>
        <w:r w:rsidDel="00AF1504">
          <w:rPr>
            <w:spacing w:val="-11"/>
            <w:w w:val="105"/>
          </w:rPr>
          <w:delText xml:space="preserve"> </w:delText>
        </w:r>
        <w:r w:rsidDel="00AF1504">
          <w:rPr>
            <w:w w:val="105"/>
          </w:rPr>
          <w:delText>as</w:delText>
        </w:r>
        <w:r w:rsidDel="00AF1504">
          <w:rPr>
            <w:spacing w:val="-10"/>
            <w:w w:val="105"/>
          </w:rPr>
          <w:delText xml:space="preserve"> </w:delText>
        </w:r>
        <w:r w:rsidDel="00AF1504">
          <w:rPr>
            <w:w w:val="105"/>
          </w:rPr>
          <w:delText>good</w:delText>
        </w:r>
        <w:r w:rsidDel="00AF1504">
          <w:rPr>
            <w:spacing w:val="-11"/>
            <w:w w:val="105"/>
          </w:rPr>
          <w:delText xml:space="preserve"> </w:delText>
        </w:r>
        <w:r w:rsidDel="00AF1504">
          <w:rPr>
            <w:w w:val="105"/>
          </w:rPr>
          <w:delText>representatives of</w:delText>
        </w:r>
        <w:r w:rsidDel="00AF1504">
          <w:rPr>
            <w:spacing w:val="-4"/>
            <w:w w:val="105"/>
          </w:rPr>
          <w:delText xml:space="preserve"> </w:delText>
        </w:r>
        <w:r w:rsidDel="00AF1504">
          <w:rPr>
            <w:w w:val="105"/>
          </w:rPr>
          <w:delText>the</w:delText>
        </w:r>
        <w:r w:rsidDel="00AF1504">
          <w:rPr>
            <w:spacing w:val="-5"/>
            <w:w w:val="105"/>
          </w:rPr>
          <w:delText xml:space="preserve"> </w:delText>
        </w:r>
        <w:r w:rsidDel="00AF1504">
          <w:rPr>
            <w:w w:val="105"/>
          </w:rPr>
          <w:delText>full</w:delText>
        </w:r>
        <w:r w:rsidDel="00AF1504">
          <w:rPr>
            <w:spacing w:val="-4"/>
            <w:w w:val="105"/>
          </w:rPr>
          <w:delText xml:space="preserve"> </w:delText>
        </w:r>
        <w:r w:rsidDel="00AF1504">
          <w:rPr>
            <w:w w:val="105"/>
          </w:rPr>
          <w:delText>CMIP6</w:delText>
        </w:r>
        <w:r w:rsidDel="00AF1504">
          <w:rPr>
            <w:spacing w:val="-4"/>
            <w:w w:val="105"/>
          </w:rPr>
          <w:delText xml:space="preserve"> </w:delText>
        </w:r>
        <w:r w:rsidDel="00AF1504">
          <w:rPr>
            <w:w w:val="105"/>
          </w:rPr>
          <w:delText>ensemble</w:delText>
        </w:r>
        <w:r w:rsidDel="00AF1504">
          <w:rPr>
            <w:spacing w:val="-4"/>
            <w:w w:val="105"/>
          </w:rPr>
          <w:delText xml:space="preserve"> </w:delText>
        </w:r>
        <w:r w:rsidDel="00AF1504">
          <w:rPr>
            <w:w w:val="105"/>
          </w:rPr>
          <w:delText>(</w:delText>
        </w:r>
        <w:r w:rsidDel="00AF1504">
          <w:rPr>
            <w:color w:val="E94D52"/>
            <w:w w:val="105"/>
          </w:rPr>
          <w:delText>Noël</w:delText>
        </w:r>
        <w:r w:rsidDel="00AF1504">
          <w:rPr>
            <w:color w:val="E94D52"/>
            <w:spacing w:val="-4"/>
            <w:w w:val="105"/>
          </w:rPr>
          <w:delText xml:space="preserve"> </w:delText>
        </w:r>
        <w:r w:rsidDel="00AF1504">
          <w:rPr>
            <w:color w:val="E94D52"/>
            <w:w w:val="105"/>
          </w:rPr>
          <w:delText>et</w:delText>
        </w:r>
        <w:r w:rsidDel="00AF1504">
          <w:rPr>
            <w:color w:val="E94D52"/>
            <w:spacing w:val="-4"/>
            <w:w w:val="105"/>
          </w:rPr>
          <w:delText xml:space="preserve"> </w:delText>
        </w:r>
        <w:r w:rsidDel="00AF1504">
          <w:rPr>
            <w:color w:val="E94D52"/>
            <w:w w:val="105"/>
          </w:rPr>
          <w:delText>al</w:delText>
        </w:r>
        <w:r w:rsidDel="00AF1504">
          <w:rPr>
            <w:w w:val="105"/>
          </w:rPr>
          <w:delText>,</w:delText>
        </w:r>
        <w:r w:rsidDel="00AF1504">
          <w:rPr>
            <w:spacing w:val="-5"/>
            <w:w w:val="105"/>
          </w:rPr>
          <w:delText xml:space="preserve"> </w:delText>
        </w:r>
        <w:r w:rsidDel="00AF1504">
          <w:rPr>
            <w:color w:val="E94D52"/>
            <w:w w:val="105"/>
          </w:rPr>
          <w:delText>2022</w:delText>
        </w:r>
        <w:r w:rsidDel="00AF1504">
          <w:rPr>
            <w:w w:val="105"/>
          </w:rPr>
          <w:delText xml:space="preserve">). </w:delText>
        </w:r>
      </w:del>
      <w:del w:id="484" w:author="J Chave" w:date="2025-02-13T18:15:00Z" w16du:dateUtc="2025-02-13T17:15:00Z">
        <w:r w:rsidDel="00AF1504">
          <w:rPr>
            <w:w w:val="105"/>
          </w:rPr>
          <w:delText>We</w:delText>
        </w:r>
        <w:r w:rsidDel="00AF1504">
          <w:rPr>
            <w:spacing w:val="-5"/>
            <w:w w:val="105"/>
          </w:rPr>
          <w:delText xml:space="preserve"> </w:delText>
        </w:r>
        <w:r w:rsidDel="00AF1504">
          <w:rPr>
            <w:w w:val="105"/>
          </w:rPr>
          <w:delText>selected</w:delText>
        </w:r>
        <w:r w:rsidDel="00AF1504">
          <w:rPr>
            <w:spacing w:val="-4"/>
            <w:w w:val="105"/>
          </w:rPr>
          <w:delText xml:space="preserve"> </w:delText>
        </w:r>
        <w:r w:rsidDel="00AF1504">
          <w:rPr>
            <w:w w:val="105"/>
          </w:rPr>
          <w:delText>scenarios</w:delText>
        </w:r>
      </w:del>
      <w:del w:id="485" w:author="J Chave" w:date="2025-02-13T18:14:00Z" w16du:dateUtc="2025-02-13T17:14:00Z">
        <w:r w:rsidDel="00AF1504">
          <w:rPr>
            <w:spacing w:val="-5"/>
            <w:w w:val="105"/>
          </w:rPr>
          <w:delText xml:space="preserve"> </w:delText>
        </w:r>
        <w:r w:rsidDel="00AF1504">
          <w:rPr>
            <w:w w:val="105"/>
          </w:rPr>
          <w:delText>SSP2-4.5</w:delText>
        </w:r>
        <w:r w:rsidDel="00AF1504">
          <w:rPr>
            <w:spacing w:val="-4"/>
            <w:w w:val="105"/>
          </w:rPr>
          <w:delText xml:space="preserve"> </w:delText>
        </w:r>
        <w:r w:rsidDel="00AF1504">
          <w:rPr>
            <w:w w:val="105"/>
          </w:rPr>
          <w:delText>and</w:delText>
        </w:r>
        <w:r w:rsidDel="00AF1504">
          <w:rPr>
            <w:spacing w:val="-4"/>
            <w:w w:val="105"/>
          </w:rPr>
          <w:delText xml:space="preserve"> </w:delText>
        </w:r>
        <w:r w:rsidDel="00AF1504">
          <w:rPr>
            <w:w w:val="105"/>
          </w:rPr>
          <w:delText>SSP5- 8.5</w:delText>
        </w:r>
      </w:del>
      <w:r>
        <w:rPr>
          <w:w w:val="105"/>
        </w:rPr>
        <w:t>, because the projected total cumulative CO2 emissions according to two International Energy Agency scenarios fall between these two SSPs (</w:t>
      </w:r>
      <w:r>
        <w:rPr>
          <w:color w:val="E94D52"/>
          <w:w w:val="105"/>
        </w:rPr>
        <w:t>Schwalm et al</w:t>
      </w:r>
      <w:r>
        <w:rPr>
          <w:w w:val="105"/>
        </w:rPr>
        <w:t xml:space="preserve">, </w:t>
      </w:r>
      <w:commentRangeStart w:id="486"/>
      <w:r>
        <w:rPr>
          <w:color w:val="E94D52"/>
          <w:w w:val="105"/>
        </w:rPr>
        <w:t>2020</w:t>
      </w:r>
      <w:commentRangeEnd w:id="486"/>
      <w:r w:rsidR="00AF1504">
        <w:rPr>
          <w:rStyle w:val="Marquedecommentaire"/>
        </w:rPr>
        <w:commentReference w:id="486"/>
      </w:r>
      <w:r>
        <w:rPr>
          <w:w w:val="105"/>
        </w:rPr>
        <w:t>).</w:t>
      </w:r>
      <w:r>
        <w:rPr>
          <w:spacing w:val="40"/>
          <w:w w:val="105"/>
        </w:rPr>
        <w:t xml:space="preserve"> </w:t>
      </w:r>
      <w:del w:id="487" w:author="J Chave" w:date="2025-02-13T18:15:00Z" w16du:dateUtc="2025-02-13T17:15:00Z">
        <w:r w:rsidDel="00AF1504">
          <w:rPr>
            <w:w w:val="105"/>
          </w:rPr>
          <w:delText>However, recent studies argue that SSP5-8.5 is unlikely (</w:delText>
        </w:r>
        <w:r w:rsidDel="00AF1504">
          <w:rPr>
            <w:color w:val="E94D52"/>
            <w:w w:val="105"/>
          </w:rPr>
          <w:delText>Hausfather and Peters</w:delText>
        </w:r>
        <w:r w:rsidDel="00AF1504">
          <w:rPr>
            <w:w w:val="105"/>
          </w:rPr>
          <w:delText xml:space="preserve">, </w:delText>
        </w:r>
        <w:r w:rsidDel="00AF1504">
          <w:rPr>
            <w:color w:val="E94D52"/>
            <w:w w:val="105"/>
          </w:rPr>
          <w:delText>2020</w:delText>
        </w:r>
        <w:r w:rsidDel="00AF1504">
          <w:rPr>
            <w:w w:val="105"/>
          </w:rPr>
          <w:delText>), and current policies may rather lead to greenhouse gas emissions similar to those in SSP2-4.5 (</w:delText>
        </w:r>
        <w:r w:rsidDel="00AF1504">
          <w:rPr>
            <w:color w:val="E94D52"/>
            <w:w w:val="105"/>
          </w:rPr>
          <w:delText>Gillett</w:delText>
        </w:r>
        <w:r w:rsidDel="00AF1504">
          <w:rPr>
            <w:w w:val="105"/>
          </w:rPr>
          <w:delText xml:space="preserve">, </w:delText>
        </w:r>
        <w:r w:rsidDel="00AF1504">
          <w:rPr>
            <w:color w:val="E94D52"/>
            <w:w w:val="105"/>
          </w:rPr>
          <w:delText>2024</w:delText>
        </w:r>
        <w:r w:rsidDel="00AF1504">
          <w:rPr>
            <w:w w:val="105"/>
          </w:rPr>
          <w:delText>).</w:delText>
        </w:r>
        <w:r w:rsidDel="00AF1504">
          <w:rPr>
            <w:spacing w:val="37"/>
            <w:w w:val="105"/>
          </w:rPr>
          <w:delText xml:space="preserve"> </w:delText>
        </w:r>
        <w:r w:rsidDel="00AF1504">
          <w:rPr>
            <w:w w:val="105"/>
          </w:rPr>
          <w:delText>Accordingly, when only one SSP was considered, we chose SSP2-4.5 (</w:delText>
        </w:r>
        <w:r w:rsidR="00F52AD7" w:rsidDel="00AF1504">
          <w:fldChar w:fldCharType="begin"/>
        </w:r>
        <w:r w:rsidR="00F52AD7" w:rsidDel="00AF1504">
          <w:delInstrText>HYPERLINK \l "_bookmark3"</w:delInstrText>
        </w:r>
        <w:r w:rsidR="00F52AD7" w:rsidDel="00AF1504">
          <w:fldChar w:fldCharType="separate"/>
        </w:r>
        <w:r w:rsidR="00F52AD7" w:rsidDel="00AF1504">
          <w:rPr>
            <w:color w:val="E94D52"/>
            <w:w w:val="105"/>
          </w:rPr>
          <w:delText>Figures 23</w:delText>
        </w:r>
        <w:r w:rsidR="00F52AD7" w:rsidDel="00AF1504">
          <w:fldChar w:fldCharType="end"/>
        </w:r>
        <w:r w:rsidDel="00AF1504">
          <w:rPr>
            <w:color w:val="E94D52"/>
            <w:w w:val="105"/>
          </w:rPr>
          <w:delText xml:space="preserve"> </w:delText>
        </w:r>
        <w:r w:rsidDel="00AF1504">
          <w:rPr>
            <w:w w:val="105"/>
          </w:rPr>
          <w:delText xml:space="preserve">and </w:delText>
        </w:r>
        <w:r w:rsidR="00F52AD7" w:rsidDel="00AF1504">
          <w:fldChar w:fldCharType="begin"/>
        </w:r>
        <w:r w:rsidR="00F52AD7" w:rsidDel="00AF1504">
          <w:delInstrText>HYPERLINK \l "_bookmark4"</w:delInstrText>
        </w:r>
        <w:r w:rsidR="00F52AD7" w:rsidDel="00AF1504">
          <w:fldChar w:fldCharType="separate"/>
        </w:r>
        <w:r w:rsidR="00F52AD7" w:rsidDel="00AF1504">
          <w:rPr>
            <w:color w:val="E94D52"/>
            <w:w w:val="105"/>
          </w:rPr>
          <w:delText>24</w:delText>
        </w:r>
        <w:r w:rsidR="00F52AD7" w:rsidDel="00AF1504">
          <w:fldChar w:fldCharType="end"/>
        </w:r>
        <w:r w:rsidDel="00AF1504">
          <w:rPr>
            <w:w w:val="105"/>
          </w:rPr>
          <w:delText>).</w:delText>
        </w:r>
        <w:r w:rsidDel="00AF1504">
          <w:rPr>
            <w:spacing w:val="40"/>
            <w:w w:val="105"/>
          </w:rPr>
          <w:delText xml:space="preserve"> </w:delText>
        </w:r>
        <w:r w:rsidDel="00AF1504">
          <w:rPr>
            <w:w w:val="105"/>
          </w:rPr>
          <w:delText>In cases where both SSPs were used (</w:delText>
        </w:r>
        <w:r w:rsidR="00F52AD7" w:rsidDel="00AF1504">
          <w:fldChar w:fldCharType="begin"/>
        </w:r>
        <w:r w:rsidR="00F52AD7" w:rsidDel="00AF1504">
          <w:delInstrText>HYPERLINK \l "_bookmark0"</w:delInstrText>
        </w:r>
        <w:r w:rsidR="00F52AD7" w:rsidDel="00AF1504">
          <w:fldChar w:fldCharType="separate"/>
        </w:r>
        <w:r w:rsidR="00F52AD7" w:rsidDel="00AF1504">
          <w:rPr>
            <w:color w:val="E94D52"/>
            <w:w w:val="105"/>
          </w:rPr>
          <w:delText>Figures 20</w:delText>
        </w:r>
        <w:r w:rsidR="00F52AD7" w:rsidDel="00AF1504">
          <w:fldChar w:fldCharType="end"/>
        </w:r>
        <w:r w:rsidDel="00AF1504">
          <w:rPr>
            <w:w w:val="105"/>
          </w:rPr>
          <w:delText xml:space="preserve">, </w:delText>
        </w:r>
        <w:r w:rsidR="00F52AD7" w:rsidDel="00AF1504">
          <w:fldChar w:fldCharType="begin"/>
        </w:r>
        <w:r w:rsidR="00F52AD7" w:rsidDel="00AF1504">
          <w:delInstrText>HYPERLINK \l "_bookmark1"</w:delInstrText>
        </w:r>
        <w:r w:rsidR="00F52AD7" w:rsidDel="00AF1504">
          <w:fldChar w:fldCharType="separate"/>
        </w:r>
        <w:r w:rsidR="00F52AD7" w:rsidDel="00AF1504">
          <w:rPr>
            <w:color w:val="E94D52"/>
            <w:w w:val="105"/>
          </w:rPr>
          <w:delText>21</w:delText>
        </w:r>
        <w:r w:rsidR="00F52AD7" w:rsidDel="00AF1504">
          <w:fldChar w:fldCharType="end"/>
        </w:r>
        <w:r w:rsidDel="00AF1504">
          <w:rPr>
            <w:color w:val="E94D52"/>
            <w:w w:val="105"/>
          </w:rPr>
          <w:delText xml:space="preserve"> </w:delText>
        </w:r>
        <w:r w:rsidDel="00AF1504">
          <w:rPr>
            <w:w w:val="105"/>
          </w:rPr>
          <w:delText xml:space="preserve">and </w:delText>
        </w:r>
        <w:r w:rsidR="00F52AD7" w:rsidDel="00AF1504">
          <w:fldChar w:fldCharType="begin"/>
        </w:r>
        <w:r w:rsidR="00F52AD7" w:rsidDel="00AF1504">
          <w:delInstrText>HYPERLINK \l "_bookmark2"</w:delInstrText>
        </w:r>
        <w:r w:rsidR="00F52AD7" w:rsidDel="00AF1504">
          <w:fldChar w:fldCharType="separate"/>
        </w:r>
        <w:r w:rsidR="00F52AD7" w:rsidDel="00AF1504">
          <w:rPr>
            <w:color w:val="E94D52"/>
            <w:w w:val="105"/>
          </w:rPr>
          <w:delText>22</w:delText>
        </w:r>
        <w:r w:rsidR="00F52AD7" w:rsidDel="00AF1504">
          <w:fldChar w:fldCharType="end"/>
        </w:r>
        <w:r w:rsidDel="00AF1504">
          <w:rPr>
            <w:w w:val="105"/>
          </w:rPr>
          <w:delText>), note that the uncertainty</w:delText>
        </w:r>
        <w:r w:rsidDel="00AF1504">
          <w:rPr>
            <w:spacing w:val="25"/>
            <w:w w:val="105"/>
          </w:rPr>
          <w:delText xml:space="preserve"> </w:delText>
        </w:r>
        <w:r w:rsidDel="00AF1504">
          <w:rPr>
            <w:w w:val="105"/>
          </w:rPr>
          <w:delText>related</w:delText>
        </w:r>
        <w:r w:rsidDel="00AF1504">
          <w:rPr>
            <w:spacing w:val="24"/>
            <w:w w:val="105"/>
          </w:rPr>
          <w:delText xml:space="preserve"> </w:delText>
        </w:r>
        <w:r w:rsidDel="00AF1504">
          <w:rPr>
            <w:w w:val="105"/>
          </w:rPr>
          <w:delText>to</w:delText>
        </w:r>
        <w:r w:rsidDel="00AF1504">
          <w:rPr>
            <w:spacing w:val="24"/>
            <w:w w:val="105"/>
          </w:rPr>
          <w:delText xml:space="preserve"> </w:delText>
        </w:r>
        <w:r w:rsidDel="00AF1504">
          <w:rPr>
            <w:w w:val="105"/>
          </w:rPr>
          <w:delText>the</w:delText>
        </w:r>
        <w:r w:rsidDel="00AF1504">
          <w:rPr>
            <w:spacing w:val="25"/>
            <w:w w:val="105"/>
          </w:rPr>
          <w:delText xml:space="preserve"> </w:delText>
        </w:r>
        <w:r w:rsidDel="00AF1504">
          <w:rPr>
            <w:w w:val="105"/>
          </w:rPr>
          <w:delText>5</w:delText>
        </w:r>
        <w:r w:rsidDel="00AF1504">
          <w:rPr>
            <w:spacing w:val="24"/>
            <w:w w:val="105"/>
          </w:rPr>
          <w:delText xml:space="preserve"> </w:delText>
        </w:r>
        <w:r w:rsidDel="00AF1504">
          <w:rPr>
            <w:w w:val="105"/>
          </w:rPr>
          <w:delText>GCMs</w:delText>
        </w:r>
        <w:r w:rsidDel="00AF1504">
          <w:rPr>
            <w:spacing w:val="25"/>
            <w:w w:val="105"/>
          </w:rPr>
          <w:delText xml:space="preserve"> </w:delText>
        </w:r>
        <w:r w:rsidDel="00AF1504">
          <w:rPr>
            <w:w w:val="105"/>
          </w:rPr>
          <w:delText>used</w:delText>
        </w:r>
        <w:r w:rsidDel="00AF1504">
          <w:rPr>
            <w:spacing w:val="24"/>
            <w:w w:val="105"/>
          </w:rPr>
          <w:delText xml:space="preserve"> </w:delText>
        </w:r>
        <w:r w:rsidDel="00AF1504">
          <w:rPr>
            <w:w w:val="105"/>
          </w:rPr>
          <w:delText>is</w:delText>
        </w:r>
        <w:r w:rsidDel="00AF1504">
          <w:rPr>
            <w:spacing w:val="25"/>
            <w:w w:val="105"/>
          </w:rPr>
          <w:delText xml:space="preserve"> </w:delText>
        </w:r>
        <w:r w:rsidDel="00AF1504">
          <w:rPr>
            <w:w w:val="105"/>
          </w:rPr>
          <w:delText>consistently</w:delText>
        </w:r>
        <w:r w:rsidDel="00AF1504">
          <w:rPr>
            <w:spacing w:val="24"/>
            <w:w w:val="105"/>
          </w:rPr>
          <w:delText xml:space="preserve"> </w:delText>
        </w:r>
        <w:r w:rsidDel="00AF1504">
          <w:rPr>
            <w:w w:val="105"/>
          </w:rPr>
          <w:delText>higher</w:delText>
        </w:r>
        <w:r w:rsidDel="00AF1504">
          <w:rPr>
            <w:spacing w:val="25"/>
            <w:w w:val="105"/>
          </w:rPr>
          <w:delText xml:space="preserve"> </w:delText>
        </w:r>
        <w:r w:rsidDel="00AF1504">
          <w:rPr>
            <w:w w:val="105"/>
          </w:rPr>
          <w:delText>than</w:delText>
        </w:r>
        <w:r w:rsidDel="00AF1504">
          <w:rPr>
            <w:spacing w:val="24"/>
            <w:w w:val="105"/>
          </w:rPr>
          <w:delText xml:space="preserve"> </w:delText>
        </w:r>
        <w:r w:rsidDel="00AF1504">
          <w:rPr>
            <w:w w:val="105"/>
          </w:rPr>
          <w:delText>the</w:delText>
        </w:r>
        <w:r w:rsidDel="00AF1504">
          <w:rPr>
            <w:spacing w:val="25"/>
            <w:w w:val="105"/>
          </w:rPr>
          <w:delText xml:space="preserve"> </w:delText>
        </w:r>
        <w:r w:rsidDel="00AF1504">
          <w:rPr>
            <w:w w:val="105"/>
          </w:rPr>
          <w:delText>SSP</w:delText>
        </w:r>
        <w:r w:rsidDel="00AF1504">
          <w:rPr>
            <w:spacing w:val="25"/>
            <w:w w:val="105"/>
          </w:rPr>
          <w:delText xml:space="preserve"> </w:delText>
        </w:r>
        <w:r w:rsidDel="00AF1504">
          <w:rPr>
            <w:w w:val="105"/>
          </w:rPr>
          <w:delText>uncertainty.</w:delText>
        </w:r>
      </w:del>
    </w:p>
    <w:p w14:paraId="002E4761" w14:textId="6874C82F" w:rsidR="00F52AD7" w:rsidDel="003874C7" w:rsidRDefault="00000000" w:rsidP="003874C7">
      <w:pPr>
        <w:pStyle w:val="Corpsdetexte"/>
        <w:spacing w:before="153" w:line="276" w:lineRule="auto"/>
        <w:ind w:left="188" w:right="454" w:firstLine="8"/>
        <w:jc w:val="both"/>
        <w:rPr>
          <w:del w:id="488" w:author="J Chave" w:date="2025-02-13T20:20:00Z" w16du:dateUtc="2025-02-13T19:20:00Z"/>
        </w:rPr>
      </w:pPr>
      <w:commentRangeStart w:id="489"/>
      <w:del w:id="490" w:author="J Chave" w:date="2025-02-13T20:19:00Z" w16du:dateUtc="2025-02-13T19:19:00Z">
        <w:r w:rsidDel="003874C7">
          <w:rPr>
            <w:w w:val="105"/>
          </w:rPr>
          <w:delText>For PHENOFIT,</w:delText>
        </w:r>
      </w:del>
      <w:del w:id="491" w:author="J Chave" w:date="2025-02-13T20:20:00Z" w16du:dateUtc="2025-02-13T19:20:00Z">
        <w:r w:rsidDel="003874C7">
          <w:rPr>
            <w:w w:val="105"/>
          </w:rPr>
          <w:delText xml:space="preserve"> </w:delText>
        </w:r>
      </w:del>
      <w:del w:id="492" w:author="J Chave" w:date="2025-02-13T20:19:00Z" w16du:dateUtc="2025-02-13T19:19:00Z">
        <w:r w:rsidDel="003874C7">
          <w:rPr>
            <w:w w:val="105"/>
          </w:rPr>
          <w:delText xml:space="preserve">we extracted the following </w:delText>
        </w:r>
      </w:del>
      <w:del w:id="493" w:author="J Chave" w:date="2025-02-13T20:20:00Z" w16du:dateUtc="2025-02-13T19:20:00Z">
        <w:r w:rsidDel="003874C7">
          <w:rPr>
            <w:w w:val="105"/>
          </w:rPr>
          <w:delText>daily climate variables: minimum, mean and maximum daily temperatures, daily precipitation, daily global radiationdaily mean wind speed</w:delText>
        </w:r>
        <w:r w:rsidDel="003874C7">
          <w:rPr>
            <w:spacing w:val="-16"/>
            <w:w w:val="105"/>
          </w:rPr>
          <w:delText xml:space="preserve"> </w:delText>
        </w:r>
        <w:r w:rsidDel="003874C7">
          <w:rPr>
            <w:w w:val="105"/>
          </w:rPr>
          <w:delText>and</w:delText>
        </w:r>
        <w:r w:rsidDel="003874C7">
          <w:rPr>
            <w:spacing w:val="-16"/>
            <w:w w:val="105"/>
          </w:rPr>
          <w:delText xml:space="preserve"> </w:delText>
        </w:r>
        <w:r w:rsidDel="003874C7">
          <w:rPr>
            <w:w w:val="105"/>
          </w:rPr>
          <w:delText>daily</w:delText>
        </w:r>
        <w:r w:rsidDel="003874C7">
          <w:rPr>
            <w:spacing w:val="-16"/>
            <w:w w:val="105"/>
          </w:rPr>
          <w:delText xml:space="preserve"> </w:delText>
        </w:r>
        <w:r w:rsidDel="003874C7">
          <w:rPr>
            <w:w w:val="105"/>
          </w:rPr>
          <w:delText>relative</w:delText>
        </w:r>
        <w:r w:rsidDel="003874C7">
          <w:rPr>
            <w:spacing w:val="-15"/>
            <w:w w:val="105"/>
          </w:rPr>
          <w:delText xml:space="preserve"> </w:delText>
        </w:r>
        <w:r w:rsidDel="003874C7">
          <w:rPr>
            <w:w w:val="105"/>
          </w:rPr>
          <w:delText>humidity.</w:delText>
        </w:r>
        <w:r w:rsidDel="003874C7">
          <w:rPr>
            <w:spacing w:val="-4"/>
            <w:w w:val="105"/>
          </w:rPr>
          <w:delText xml:space="preserve"> </w:delText>
        </w:r>
        <w:r w:rsidDel="003874C7">
          <w:rPr>
            <w:w w:val="105"/>
          </w:rPr>
          <w:delText>We</w:delText>
        </w:r>
        <w:r w:rsidDel="003874C7">
          <w:rPr>
            <w:spacing w:val="-16"/>
            <w:w w:val="105"/>
          </w:rPr>
          <w:delText xml:space="preserve"> </w:delText>
        </w:r>
        <w:r w:rsidDel="003874C7">
          <w:rPr>
            <w:w w:val="105"/>
          </w:rPr>
          <w:delText>then</w:delText>
        </w:r>
        <w:r w:rsidDel="003874C7">
          <w:rPr>
            <w:spacing w:val="-16"/>
            <w:w w:val="105"/>
          </w:rPr>
          <w:delText xml:space="preserve"> </w:delText>
        </w:r>
        <w:r w:rsidDel="003874C7">
          <w:rPr>
            <w:w w:val="105"/>
          </w:rPr>
          <w:delText>computed</w:delText>
        </w:r>
        <w:r w:rsidDel="003874C7">
          <w:rPr>
            <w:spacing w:val="-16"/>
            <w:w w:val="105"/>
          </w:rPr>
          <w:delText xml:space="preserve"> </w:delText>
        </w:r>
        <w:r w:rsidDel="003874C7">
          <w:rPr>
            <w:w w:val="105"/>
          </w:rPr>
          <w:delText>the</w:delText>
        </w:r>
        <w:r w:rsidDel="003874C7">
          <w:rPr>
            <w:spacing w:val="-15"/>
            <w:w w:val="105"/>
          </w:rPr>
          <w:delText xml:space="preserve"> </w:delText>
        </w:r>
        <w:r w:rsidDel="003874C7">
          <w:rPr>
            <w:w w:val="105"/>
          </w:rPr>
          <w:delText>daily</w:delText>
        </w:r>
        <w:r w:rsidDel="003874C7">
          <w:rPr>
            <w:spacing w:val="-16"/>
            <w:w w:val="105"/>
          </w:rPr>
          <w:delText xml:space="preserve"> </w:delText>
        </w:r>
        <w:r w:rsidDel="003874C7">
          <w:rPr>
            <w:w w:val="105"/>
          </w:rPr>
          <w:delText>potential</w:delText>
        </w:r>
        <w:r w:rsidDel="003874C7">
          <w:rPr>
            <w:spacing w:val="-16"/>
            <w:w w:val="105"/>
          </w:rPr>
          <w:delText xml:space="preserve"> </w:delText>
        </w:r>
        <w:r w:rsidDel="003874C7">
          <w:rPr>
            <w:w w:val="105"/>
          </w:rPr>
          <w:delText>evapotranspiration with</w:delText>
        </w:r>
        <w:r w:rsidDel="003874C7">
          <w:rPr>
            <w:spacing w:val="46"/>
            <w:w w:val="105"/>
          </w:rPr>
          <w:delText xml:space="preserve"> </w:delText>
        </w:r>
        <w:r w:rsidDel="003874C7">
          <w:rPr>
            <w:w w:val="105"/>
          </w:rPr>
          <w:delText>Penman–Monteith</w:delText>
        </w:r>
        <w:r w:rsidDel="003874C7">
          <w:rPr>
            <w:spacing w:val="47"/>
            <w:w w:val="105"/>
          </w:rPr>
          <w:delText xml:space="preserve"> </w:delText>
        </w:r>
        <w:r w:rsidDel="003874C7">
          <w:rPr>
            <w:w w:val="105"/>
          </w:rPr>
          <w:delText>equation</w:delText>
        </w:r>
        <w:r w:rsidDel="003874C7">
          <w:rPr>
            <w:spacing w:val="47"/>
            <w:w w:val="105"/>
          </w:rPr>
          <w:delText xml:space="preserve"> </w:delText>
        </w:r>
        <w:r w:rsidDel="003874C7">
          <w:rPr>
            <w:w w:val="105"/>
          </w:rPr>
          <w:delText>(FAO</w:delText>
        </w:r>
        <w:r w:rsidDel="003874C7">
          <w:rPr>
            <w:spacing w:val="47"/>
            <w:w w:val="105"/>
          </w:rPr>
          <w:delText xml:space="preserve"> </w:delText>
        </w:r>
        <w:r w:rsidDel="003874C7">
          <w:rPr>
            <w:w w:val="105"/>
          </w:rPr>
          <w:delText>standard,</w:delText>
        </w:r>
        <w:r w:rsidDel="003874C7">
          <w:rPr>
            <w:spacing w:val="53"/>
            <w:w w:val="105"/>
          </w:rPr>
          <w:delText xml:space="preserve"> </w:delText>
        </w:r>
        <w:r w:rsidDel="003874C7">
          <w:rPr>
            <w:color w:val="E94D52"/>
            <w:w w:val="105"/>
          </w:rPr>
          <w:delText>Allen</w:delText>
        </w:r>
        <w:r w:rsidDel="003874C7">
          <w:rPr>
            <w:color w:val="E94D52"/>
            <w:spacing w:val="47"/>
            <w:w w:val="105"/>
          </w:rPr>
          <w:delText xml:space="preserve"> </w:delText>
        </w:r>
        <w:r w:rsidDel="003874C7">
          <w:rPr>
            <w:color w:val="E94D52"/>
            <w:w w:val="105"/>
          </w:rPr>
          <w:delText>et</w:delText>
        </w:r>
        <w:r w:rsidDel="003874C7">
          <w:rPr>
            <w:color w:val="E94D52"/>
            <w:spacing w:val="47"/>
            <w:w w:val="105"/>
          </w:rPr>
          <w:delText xml:space="preserve"> </w:delText>
        </w:r>
        <w:r w:rsidDel="003874C7">
          <w:rPr>
            <w:color w:val="E94D52"/>
            <w:w w:val="105"/>
          </w:rPr>
          <w:delText>al</w:delText>
        </w:r>
        <w:r w:rsidDel="003874C7">
          <w:rPr>
            <w:w w:val="105"/>
          </w:rPr>
          <w:delText>,</w:delText>
        </w:r>
        <w:r w:rsidDel="003874C7">
          <w:rPr>
            <w:spacing w:val="47"/>
            <w:w w:val="105"/>
          </w:rPr>
          <w:delText xml:space="preserve"> </w:delText>
        </w:r>
        <w:r w:rsidDel="003874C7">
          <w:rPr>
            <w:color w:val="E94D52"/>
            <w:w w:val="105"/>
          </w:rPr>
          <w:delText>1998</w:delText>
        </w:r>
        <w:r w:rsidDel="003874C7">
          <w:rPr>
            <w:w w:val="105"/>
          </w:rPr>
          <w:delText>).</w:delText>
        </w:r>
        <w:r w:rsidDel="003874C7">
          <w:rPr>
            <w:spacing w:val="31"/>
            <w:w w:val="105"/>
          </w:rPr>
          <w:delText xml:space="preserve">  </w:delText>
        </w:r>
        <w:r w:rsidDel="003874C7">
          <w:rPr>
            <w:w w:val="105"/>
          </w:rPr>
          <w:delText>Finally,</w:delText>
        </w:r>
        <w:r w:rsidDel="003874C7">
          <w:rPr>
            <w:spacing w:val="54"/>
            <w:w w:val="105"/>
          </w:rPr>
          <w:delText xml:space="preserve"> </w:delText>
        </w:r>
        <w:r w:rsidDel="003874C7">
          <w:rPr>
            <w:w w:val="105"/>
          </w:rPr>
          <w:delText>for</w:delText>
        </w:r>
        <w:r w:rsidDel="003874C7">
          <w:rPr>
            <w:spacing w:val="47"/>
            <w:w w:val="105"/>
          </w:rPr>
          <w:delText xml:space="preserve"> </w:delText>
        </w:r>
        <w:r w:rsidDel="003874C7">
          <w:rPr>
            <w:spacing w:val="-5"/>
            <w:w w:val="105"/>
          </w:rPr>
          <w:delText>the</w:delText>
        </w:r>
      </w:del>
      <w:commentRangeEnd w:id="489"/>
      <w:r w:rsidR="003874C7">
        <w:rPr>
          <w:rStyle w:val="Marquedecommentaire"/>
        </w:rPr>
        <w:commentReference w:id="489"/>
      </w:r>
    </w:p>
    <w:p w14:paraId="0A75101C" w14:textId="6330989A" w:rsidR="00F52AD7" w:rsidDel="003874C7" w:rsidRDefault="00F52AD7" w:rsidP="003874C7">
      <w:pPr>
        <w:pStyle w:val="Corpsdetexte"/>
        <w:spacing w:before="153" w:line="276" w:lineRule="auto"/>
        <w:ind w:left="188" w:right="454" w:firstLine="8"/>
        <w:jc w:val="both"/>
        <w:rPr>
          <w:del w:id="494" w:author="J Chave" w:date="2025-02-13T20:20:00Z" w16du:dateUtc="2025-02-13T19:20:00Z"/>
        </w:rPr>
        <w:sectPr w:rsidR="00F52AD7" w:rsidDel="003874C7">
          <w:pgSz w:w="11910" w:h="16840"/>
          <w:pgMar w:top="1000" w:right="960" w:bottom="800" w:left="1220" w:header="0" w:footer="606" w:gutter="0"/>
          <w:cols w:space="720"/>
        </w:sectPr>
        <w:pPrChange w:id="495" w:author="J Chave" w:date="2025-02-13T20:20:00Z" w16du:dateUtc="2025-02-13T19:20:00Z">
          <w:pPr>
            <w:spacing w:line="276" w:lineRule="auto"/>
            <w:jc w:val="both"/>
          </w:pPr>
        </w:pPrChange>
      </w:pPr>
    </w:p>
    <w:p w14:paraId="47F7BAAB" w14:textId="4EEC5355" w:rsidR="00F52AD7" w:rsidRDefault="00000000" w:rsidP="003874C7">
      <w:pPr>
        <w:pStyle w:val="Corpsdetexte"/>
        <w:spacing w:before="153" w:line="276" w:lineRule="auto"/>
        <w:ind w:left="188" w:right="454" w:firstLine="8"/>
        <w:jc w:val="both"/>
        <w:pPrChange w:id="496" w:author="J Chave" w:date="2025-02-13T20:20:00Z" w16du:dateUtc="2025-02-13T19:20:00Z">
          <w:pPr>
            <w:pStyle w:val="Corpsdetexte"/>
            <w:spacing w:before="131" w:line="276" w:lineRule="auto"/>
            <w:ind w:left="188" w:right="428" w:firstLine="8"/>
            <w:jc w:val="both"/>
          </w:pPr>
        </w:pPrChange>
      </w:pPr>
      <w:del w:id="497" w:author="J Chave" w:date="2025-02-13T20:20:00Z" w16du:dateUtc="2025-02-13T19:20:00Z">
        <w:r w:rsidDel="003874C7">
          <w:rPr>
            <w:w w:val="105"/>
          </w:rPr>
          <w:delText>correlative models, we used these daily variables to calculate the 4 climate predictors described</w:delText>
        </w:r>
        <w:r w:rsidDel="003874C7">
          <w:rPr>
            <w:spacing w:val="-5"/>
            <w:w w:val="105"/>
          </w:rPr>
          <w:delText xml:space="preserve"> </w:delText>
        </w:r>
        <w:r w:rsidDel="003874C7">
          <w:rPr>
            <w:w w:val="105"/>
          </w:rPr>
          <w:delText>above. Soil</w:delText>
        </w:r>
        <w:r w:rsidDel="003874C7">
          <w:rPr>
            <w:spacing w:val="-5"/>
            <w:w w:val="105"/>
          </w:rPr>
          <w:delText xml:space="preserve"> </w:delText>
        </w:r>
        <w:r w:rsidDel="003874C7">
          <w:rPr>
            <w:w w:val="105"/>
          </w:rPr>
          <w:delText>conditions</w:delText>
        </w:r>
        <w:r w:rsidDel="003874C7">
          <w:rPr>
            <w:spacing w:val="-5"/>
            <w:w w:val="105"/>
          </w:rPr>
          <w:delText xml:space="preserve"> </w:delText>
        </w:r>
        <w:r w:rsidDel="003874C7">
          <w:rPr>
            <w:w w:val="105"/>
          </w:rPr>
          <w:delText>(needed</w:delText>
        </w:r>
        <w:r w:rsidDel="003874C7">
          <w:rPr>
            <w:spacing w:val="-5"/>
            <w:w w:val="105"/>
          </w:rPr>
          <w:delText xml:space="preserve"> </w:delText>
        </w:r>
        <w:r w:rsidDel="003874C7">
          <w:rPr>
            <w:w w:val="105"/>
          </w:rPr>
          <w:delText>both</w:delText>
        </w:r>
        <w:r w:rsidDel="003874C7">
          <w:rPr>
            <w:spacing w:val="-5"/>
            <w:w w:val="105"/>
          </w:rPr>
          <w:delText xml:space="preserve"> </w:delText>
        </w:r>
        <w:r w:rsidDel="003874C7">
          <w:rPr>
            <w:w w:val="105"/>
          </w:rPr>
          <w:delText>for</w:delText>
        </w:r>
        <w:r w:rsidDel="003874C7">
          <w:rPr>
            <w:spacing w:val="-6"/>
            <w:w w:val="105"/>
          </w:rPr>
          <w:delText xml:space="preserve"> </w:delText>
        </w:r>
        <w:r w:rsidDel="003874C7">
          <w:rPr>
            <w:w w:val="105"/>
          </w:rPr>
          <w:delText>correlative</w:delText>
        </w:r>
        <w:r w:rsidDel="003874C7">
          <w:rPr>
            <w:spacing w:val="-5"/>
            <w:w w:val="105"/>
          </w:rPr>
          <w:delText xml:space="preserve"> </w:delText>
        </w:r>
        <w:r w:rsidDel="003874C7">
          <w:rPr>
            <w:w w:val="105"/>
          </w:rPr>
          <w:delText>and</w:delText>
        </w:r>
        <w:r w:rsidDel="003874C7">
          <w:rPr>
            <w:spacing w:val="-5"/>
            <w:w w:val="105"/>
          </w:rPr>
          <w:delText xml:space="preserve"> </w:delText>
        </w:r>
        <w:r w:rsidDel="003874C7">
          <w:rPr>
            <w:w w:val="105"/>
          </w:rPr>
          <w:delText>process-explicit</w:delText>
        </w:r>
        <w:r w:rsidDel="003874C7">
          <w:rPr>
            <w:spacing w:val="-6"/>
            <w:w w:val="105"/>
          </w:rPr>
          <w:delText xml:space="preserve"> </w:delText>
        </w:r>
        <w:r w:rsidDel="003874C7">
          <w:rPr>
            <w:w w:val="105"/>
          </w:rPr>
          <w:delText>models) were held constant throughout the simulations.</w:delText>
        </w:r>
      </w:del>
    </w:p>
    <w:p w14:paraId="05C118B1" w14:textId="77777777" w:rsidR="00F52AD7" w:rsidRDefault="00F52AD7">
      <w:pPr>
        <w:pStyle w:val="Corpsdetexte"/>
        <w:spacing w:before="126"/>
      </w:pPr>
    </w:p>
    <w:p w14:paraId="5BDCFC0A" w14:textId="77777777" w:rsidR="00F52AD7" w:rsidRDefault="00000000">
      <w:pPr>
        <w:pStyle w:val="Titre2"/>
      </w:pPr>
      <w:r>
        <w:t>Uncertainty</w:t>
      </w:r>
      <w:r>
        <w:rPr>
          <w:spacing w:val="5"/>
        </w:rPr>
        <w:t xml:space="preserve"> </w:t>
      </w:r>
      <w:r>
        <w:rPr>
          <w:spacing w:val="-2"/>
        </w:rPr>
        <w:t>partitioning</w:t>
      </w:r>
    </w:p>
    <w:p w14:paraId="47BDFF3F" w14:textId="4399E00F" w:rsidR="00F52AD7" w:rsidRDefault="00000000">
      <w:pPr>
        <w:pStyle w:val="Corpsdetexte"/>
        <w:spacing w:before="195" w:line="276" w:lineRule="auto"/>
        <w:ind w:left="188" w:right="445" w:firstLine="8"/>
        <w:jc w:val="both"/>
      </w:pPr>
      <w:del w:id="498" w:author="J Chave" w:date="2025-02-13T20:21:00Z" w16du:dateUtc="2025-02-13T19:21:00Z">
        <w:r w:rsidDel="003874C7">
          <w:rPr>
            <w:w w:val="105"/>
          </w:rPr>
          <w:delText>Our approach was inspired by the</w:delText>
        </w:r>
      </w:del>
      <w:ins w:id="499" w:author="J Chave" w:date="2025-02-13T20:21:00Z" w16du:dateUtc="2025-02-13T19:21:00Z">
        <w:r w:rsidR="003874C7">
          <w:rPr>
            <w:w w:val="105"/>
          </w:rPr>
          <w:t>The</w:t>
        </w:r>
      </w:ins>
      <w:r>
        <w:rPr>
          <w:w w:val="105"/>
        </w:rPr>
        <w:t xml:space="preserve"> partitioning of uncertainties in climate projections</w:t>
      </w:r>
      <w:ins w:id="500" w:author="J Chave" w:date="2025-02-13T20:21:00Z" w16du:dateUtc="2025-02-13T19:21:00Z">
        <w:r w:rsidR="003874C7">
          <w:rPr>
            <w:w w:val="105"/>
          </w:rPr>
          <w:t xml:space="preserve"> followed</w:t>
        </w:r>
      </w:ins>
      <w:ins w:id="501" w:author="J Chave" w:date="2025-02-13T20:22:00Z" w16du:dateUtc="2025-02-13T19:22:00Z">
        <w:r w:rsidR="003874C7">
          <w:rPr>
            <w:w w:val="105"/>
          </w:rPr>
          <w:t xml:space="preserve"> previous methods</w:t>
        </w:r>
      </w:ins>
      <w:r>
        <w:rPr>
          <w:w w:val="105"/>
        </w:rPr>
        <w:t xml:space="preserve"> </w:t>
      </w:r>
      <w:del w:id="502" w:author="J Chave" w:date="2025-02-13T20:22:00Z" w16du:dateUtc="2025-02-13T19:22:00Z">
        <w:r w:rsidDel="003874C7">
          <w:rPr>
            <w:w w:val="105"/>
          </w:rPr>
          <w:delText xml:space="preserve">initially developed by Hawkins and Sutton </w:delText>
        </w:r>
      </w:del>
      <w:r>
        <w:rPr>
          <w:w w:val="105"/>
        </w:rPr>
        <w:t>(</w:t>
      </w:r>
      <w:r>
        <w:rPr>
          <w:color w:val="E94D52"/>
          <w:w w:val="105"/>
        </w:rPr>
        <w:t>Hawkins and Sutton</w:t>
      </w:r>
      <w:r>
        <w:rPr>
          <w:w w:val="105"/>
        </w:rPr>
        <w:t xml:space="preserve">, </w:t>
      </w:r>
      <w:r>
        <w:rPr>
          <w:color w:val="E94D52"/>
          <w:w w:val="105"/>
        </w:rPr>
        <w:t>2009</w:t>
      </w:r>
      <w:r>
        <w:rPr>
          <w:w w:val="105"/>
        </w:rPr>
        <w:t xml:space="preserve">, </w:t>
      </w:r>
      <w:r>
        <w:rPr>
          <w:color w:val="E94D52"/>
          <w:w w:val="105"/>
        </w:rPr>
        <w:t>2011</w:t>
      </w:r>
      <w:ins w:id="503" w:author="J Chave" w:date="2025-02-13T20:22:00Z" w16du:dateUtc="2025-02-13T19:22:00Z">
        <w:r w:rsidR="003874C7">
          <w:rPr>
            <w:color w:val="E94D52"/>
            <w:w w:val="105"/>
          </w:rPr>
          <w:t>,</w:t>
        </w:r>
      </w:ins>
      <w:del w:id="504" w:author="J Chave" w:date="2025-02-13T20:22:00Z" w16du:dateUtc="2025-02-13T19:22:00Z">
        <w:r w:rsidDel="003874C7">
          <w:rPr>
            <w:w w:val="105"/>
          </w:rPr>
          <w:delText>), which was subsequently</w:delText>
        </w:r>
        <w:r w:rsidDel="003874C7">
          <w:rPr>
            <w:spacing w:val="-6"/>
            <w:w w:val="105"/>
          </w:rPr>
          <w:delText xml:space="preserve"> </w:delText>
        </w:r>
        <w:r w:rsidDel="003874C7">
          <w:rPr>
            <w:w w:val="105"/>
          </w:rPr>
          <w:delText>enhanced</w:delText>
        </w:r>
        <w:r w:rsidDel="003874C7">
          <w:rPr>
            <w:spacing w:val="-5"/>
            <w:w w:val="105"/>
          </w:rPr>
          <w:delText xml:space="preserve"> </w:delText>
        </w:r>
        <w:r w:rsidDel="003874C7">
          <w:rPr>
            <w:w w:val="105"/>
          </w:rPr>
          <w:delText>with</w:delText>
        </w:r>
        <w:r w:rsidDel="003874C7">
          <w:rPr>
            <w:spacing w:val="-5"/>
            <w:w w:val="105"/>
          </w:rPr>
          <w:delText xml:space="preserve"> </w:delText>
        </w:r>
        <w:r w:rsidDel="003874C7">
          <w:rPr>
            <w:w w:val="105"/>
          </w:rPr>
          <w:delText>additional</w:delText>
        </w:r>
        <w:r w:rsidDel="003874C7">
          <w:rPr>
            <w:spacing w:val="-5"/>
            <w:w w:val="105"/>
          </w:rPr>
          <w:delText xml:space="preserve"> </w:delText>
        </w:r>
        <w:r w:rsidDel="003874C7">
          <w:rPr>
            <w:w w:val="105"/>
          </w:rPr>
          <w:delText>methodologies</w:delText>
        </w:r>
        <w:r w:rsidDel="003874C7">
          <w:rPr>
            <w:spacing w:val="-6"/>
            <w:w w:val="105"/>
          </w:rPr>
          <w:delText xml:space="preserve"> </w:delText>
        </w:r>
        <w:r w:rsidDel="003874C7">
          <w:rPr>
            <w:w w:val="105"/>
          </w:rPr>
          <w:delText>(e.g.</w:delText>
        </w:r>
      </w:del>
      <w:r>
        <w:rPr>
          <w:spacing w:val="-5"/>
          <w:w w:val="105"/>
        </w:rPr>
        <w:t xml:space="preserve"> </w:t>
      </w:r>
      <w:r>
        <w:rPr>
          <w:color w:val="E94D52"/>
          <w:w w:val="105"/>
        </w:rPr>
        <w:t>Lafferty</w:t>
      </w:r>
      <w:r>
        <w:rPr>
          <w:color w:val="E94D52"/>
          <w:spacing w:val="-6"/>
          <w:w w:val="105"/>
        </w:rPr>
        <w:t xml:space="preserve"> </w:t>
      </w:r>
      <w:r>
        <w:rPr>
          <w:color w:val="E94D52"/>
          <w:w w:val="105"/>
        </w:rPr>
        <w:t>and</w:t>
      </w:r>
      <w:r>
        <w:rPr>
          <w:color w:val="E94D52"/>
          <w:spacing w:val="-5"/>
          <w:w w:val="105"/>
        </w:rPr>
        <w:t xml:space="preserve"> </w:t>
      </w:r>
      <w:proofErr w:type="spellStart"/>
      <w:r>
        <w:rPr>
          <w:color w:val="E94D52"/>
          <w:w w:val="105"/>
        </w:rPr>
        <w:t>Sriver</w:t>
      </w:r>
      <w:proofErr w:type="spellEnd"/>
      <w:r>
        <w:rPr>
          <w:w w:val="105"/>
        </w:rPr>
        <w:t>,</w:t>
      </w:r>
      <w:r>
        <w:rPr>
          <w:spacing w:val="-5"/>
          <w:w w:val="105"/>
        </w:rPr>
        <w:t xml:space="preserve"> </w:t>
      </w:r>
      <w:r>
        <w:rPr>
          <w:color w:val="E94D52"/>
          <w:w w:val="105"/>
        </w:rPr>
        <w:t>2023</w:t>
      </w:r>
      <w:r>
        <w:rPr>
          <w:w w:val="105"/>
        </w:rPr>
        <w:t>;</w:t>
      </w:r>
      <w:r>
        <w:rPr>
          <w:spacing w:val="-5"/>
          <w:w w:val="105"/>
        </w:rPr>
        <w:t xml:space="preserve"> </w:t>
      </w:r>
      <w:r>
        <w:rPr>
          <w:color w:val="E94D52"/>
          <w:w w:val="105"/>
        </w:rPr>
        <w:t>Yip et al</w:t>
      </w:r>
      <w:r>
        <w:rPr>
          <w:w w:val="105"/>
        </w:rPr>
        <w:t xml:space="preserve">, </w:t>
      </w:r>
      <w:r>
        <w:rPr>
          <w:color w:val="E94D52"/>
          <w:w w:val="105"/>
        </w:rPr>
        <w:t>2011</w:t>
      </w:r>
      <w:r>
        <w:rPr>
          <w:w w:val="105"/>
        </w:rPr>
        <w:t xml:space="preserve">). </w:t>
      </w:r>
      <w:del w:id="505" w:author="J Chave" w:date="2025-02-13T20:22:00Z" w16du:dateUtc="2025-02-13T19:22:00Z">
        <w:r w:rsidDel="003874C7">
          <w:rPr>
            <w:w w:val="105"/>
          </w:rPr>
          <w:delText>Rather than using a simple variance decomposition approach, w</w:delText>
        </w:r>
      </w:del>
      <w:del w:id="506" w:author="J Chave" w:date="2025-02-13T20:28:00Z" w16du:dateUtc="2025-02-13T19:28:00Z">
        <w:r w:rsidDel="00287DFD">
          <w:rPr>
            <w:w w:val="105"/>
          </w:rPr>
          <w:delText xml:space="preserve">e perform an ANOVA-based variance decomposition to </w:delText>
        </w:r>
      </w:del>
      <w:del w:id="507" w:author="J Chave" w:date="2025-02-13T20:22:00Z" w16du:dateUtc="2025-02-13T19:22:00Z">
        <w:r w:rsidDel="003874C7">
          <w:rPr>
            <w:w w:val="105"/>
          </w:rPr>
          <w:delText xml:space="preserve">also </w:delText>
        </w:r>
      </w:del>
      <w:del w:id="508" w:author="J Chave" w:date="2025-02-13T20:28:00Z" w16du:dateUtc="2025-02-13T19:28:00Z">
        <w:r w:rsidDel="00287DFD">
          <w:rPr>
            <w:w w:val="105"/>
          </w:rPr>
          <w:delText xml:space="preserve">estimate the importance of the two-way interaction </w:delText>
        </w:r>
        <w:commentRangeStart w:id="509"/>
        <w:r w:rsidDel="00287DFD">
          <w:rPr>
            <w:w w:val="105"/>
          </w:rPr>
          <w:delText>effects</w:delText>
        </w:r>
        <w:commentRangeEnd w:id="509"/>
        <w:r w:rsidR="003874C7" w:rsidDel="00287DFD">
          <w:rPr>
            <w:rStyle w:val="Marquedecommentaire"/>
          </w:rPr>
          <w:commentReference w:id="509"/>
        </w:r>
        <w:r w:rsidDel="00287DFD">
          <w:rPr>
            <w:w w:val="105"/>
          </w:rPr>
          <w:delText>.</w:delText>
        </w:r>
        <w:r w:rsidDel="00287DFD">
          <w:rPr>
            <w:spacing w:val="40"/>
            <w:w w:val="105"/>
          </w:rPr>
          <w:delText xml:space="preserve"> </w:delText>
        </w:r>
      </w:del>
      <w:del w:id="510" w:author="J Chave" w:date="2025-02-13T20:23:00Z" w16du:dateUtc="2025-02-13T19:23:00Z">
        <w:r w:rsidDel="003874C7">
          <w:rPr>
            <w:w w:val="105"/>
          </w:rPr>
          <w:delText>All analyses were performed in R (</w:delText>
        </w:r>
        <w:r w:rsidDel="003874C7">
          <w:rPr>
            <w:color w:val="E94D52"/>
            <w:w w:val="105"/>
          </w:rPr>
          <w:delText>R Core Team</w:delText>
        </w:r>
        <w:r w:rsidDel="003874C7">
          <w:rPr>
            <w:w w:val="105"/>
          </w:rPr>
          <w:delText xml:space="preserve">, </w:delText>
        </w:r>
        <w:r w:rsidDel="003874C7">
          <w:rPr>
            <w:color w:val="E94D52"/>
            <w:w w:val="105"/>
          </w:rPr>
          <w:delText>2024</w:delText>
        </w:r>
        <w:r w:rsidDel="003874C7">
          <w:rPr>
            <w:w w:val="105"/>
          </w:rPr>
          <w:delText>).</w:delText>
        </w:r>
      </w:del>
    </w:p>
    <w:p w14:paraId="33C2B0D1" w14:textId="77777777" w:rsidR="003874C7" w:rsidRDefault="00000000">
      <w:pPr>
        <w:pStyle w:val="Corpsdetexte"/>
        <w:spacing w:before="158" w:line="276" w:lineRule="auto"/>
        <w:ind w:left="169" w:right="415" w:firstLine="18"/>
        <w:jc w:val="both"/>
        <w:rPr>
          <w:ins w:id="511" w:author="J Chave" w:date="2025-02-13T20:25:00Z" w16du:dateUtc="2025-02-13T19:25:00Z"/>
          <w:w w:val="105"/>
        </w:rPr>
      </w:pPr>
      <w:del w:id="512" w:author="J Chave" w:date="2025-02-13T20:23:00Z" w16du:dateUtc="2025-02-13T19:23:00Z">
        <w:r w:rsidDel="003874C7">
          <w:rPr>
            <w:w w:val="105"/>
          </w:rPr>
          <w:delText>Across all</w:delText>
        </w:r>
      </w:del>
      <w:ins w:id="513" w:author="J Chave" w:date="2025-02-13T20:23:00Z" w16du:dateUtc="2025-02-13T19:23:00Z">
        <w:r w:rsidR="003874C7">
          <w:rPr>
            <w:w w:val="105"/>
          </w:rPr>
          <w:t>For each</w:t>
        </w:r>
      </w:ins>
      <w:r>
        <w:rPr>
          <w:w w:val="105"/>
        </w:rPr>
        <w:t xml:space="preserve"> species, </w:t>
      </w:r>
      <w:del w:id="514" w:author="J Chave" w:date="2025-02-13T20:23:00Z" w16du:dateUtc="2025-02-13T19:23:00Z">
        <w:r w:rsidDel="003874C7">
          <w:rPr>
            <w:w w:val="105"/>
          </w:rPr>
          <w:delText xml:space="preserve">we partitioned </w:delText>
        </w:r>
      </w:del>
      <w:r>
        <w:rPr>
          <w:w w:val="105"/>
        </w:rPr>
        <w:t>three sources of uncertainty</w:t>
      </w:r>
      <w:ins w:id="515" w:author="J Chave" w:date="2025-02-13T20:23:00Z" w16du:dateUtc="2025-02-13T19:23:00Z">
        <w:r w:rsidR="003874C7">
          <w:rPr>
            <w:w w:val="105"/>
          </w:rPr>
          <w:t xml:space="preserve"> were partitioned</w:t>
        </w:r>
      </w:ins>
      <w:r>
        <w:rPr>
          <w:w w:val="105"/>
        </w:rPr>
        <w:t>:</w:t>
      </w:r>
      <w:ins w:id="516" w:author="J Chave" w:date="2025-02-13T20:23:00Z" w16du:dateUtc="2025-02-13T19:23:00Z">
        <w:r w:rsidR="003874C7">
          <w:rPr>
            <w:w w:val="105"/>
          </w:rPr>
          <w:t xml:space="preserve"> (</w:t>
        </w:r>
        <w:proofErr w:type="spellStart"/>
        <w:r w:rsidR="003874C7">
          <w:rPr>
            <w:w w:val="105"/>
          </w:rPr>
          <w:t>i</w:t>
        </w:r>
        <w:proofErr w:type="spellEnd"/>
        <w:r w:rsidR="003874C7">
          <w:rPr>
            <w:w w:val="105"/>
          </w:rPr>
          <w:t>)</w:t>
        </w:r>
      </w:ins>
      <w:r>
        <w:rPr>
          <w:spacing w:val="40"/>
          <w:w w:val="105"/>
        </w:rPr>
        <w:t xml:space="preserve"> </w:t>
      </w:r>
      <w:r>
        <w:rPr>
          <w:w w:val="105"/>
        </w:rPr>
        <w:t xml:space="preserve">the climate projection uncertainty related to the different GCMs, SSPs, and their interaction, </w:t>
      </w:r>
      <w:ins w:id="517" w:author="J Chave" w:date="2025-02-13T20:23:00Z" w16du:dateUtc="2025-02-13T19:23:00Z">
        <w:r w:rsidR="003874C7">
          <w:rPr>
            <w:w w:val="105"/>
          </w:rPr>
          <w:t xml:space="preserve">(ii) </w:t>
        </w:r>
      </w:ins>
      <w:r>
        <w:rPr>
          <w:w w:val="105"/>
        </w:rPr>
        <w:t>the species distri</w:t>
      </w:r>
      <w:del w:id="518" w:author="J Chave" w:date="2025-02-13T20:23:00Z" w16du:dateUtc="2025-02-13T19:23:00Z">
        <w:r w:rsidDel="003874C7">
          <w:rPr>
            <w:w w:val="105"/>
          </w:rPr>
          <w:delText xml:space="preserve">- </w:delText>
        </w:r>
      </w:del>
      <w:r>
        <w:rPr>
          <w:w w:val="105"/>
        </w:rPr>
        <w:t>bution modeling uncertainty related to the different</w:t>
      </w:r>
      <w:del w:id="519" w:author="J Chave" w:date="2025-02-13T20:24:00Z" w16du:dateUtc="2025-02-13T19:24:00Z">
        <w:r w:rsidDel="003874C7">
          <w:rPr>
            <w:w w:val="105"/>
          </w:rPr>
          <w:delText>s</w:delText>
        </w:r>
      </w:del>
      <w:r>
        <w:rPr>
          <w:w w:val="105"/>
        </w:rPr>
        <w:t xml:space="preserve"> </w:t>
      </w:r>
      <w:del w:id="520" w:author="J Chave" w:date="2025-02-13T20:24:00Z" w16du:dateUtc="2025-02-13T19:24:00Z">
        <w:r w:rsidDel="003874C7">
          <w:rPr>
            <w:w w:val="105"/>
          </w:rPr>
          <w:delText>SDMs</w:delText>
        </w:r>
      </w:del>
      <w:ins w:id="521" w:author="J Chave" w:date="2025-02-13T20:24:00Z" w16du:dateUtc="2025-02-13T19:24:00Z">
        <w:r w:rsidR="003874C7">
          <w:rPr>
            <w:w w:val="105"/>
          </w:rPr>
          <w:t>species distribution models (SDMs)</w:t>
        </w:r>
      </w:ins>
      <w:r>
        <w:rPr>
          <w:w w:val="105"/>
        </w:rPr>
        <w:t xml:space="preserve">, and </w:t>
      </w:r>
      <w:ins w:id="522" w:author="J Chave" w:date="2025-02-13T20:23:00Z" w16du:dateUtc="2025-02-13T19:23:00Z">
        <w:r w:rsidR="003874C7">
          <w:rPr>
            <w:w w:val="105"/>
          </w:rPr>
          <w:t xml:space="preserve">(iii) </w:t>
        </w:r>
      </w:ins>
      <w:r>
        <w:rPr>
          <w:w w:val="105"/>
        </w:rPr>
        <w:t>the species uncertainty related to the different species</w:t>
      </w:r>
      <w:ins w:id="523" w:author="J Chave" w:date="2025-02-13T20:23:00Z" w16du:dateUtc="2025-02-13T19:23:00Z">
        <w:r w:rsidR="003874C7">
          <w:rPr>
            <w:w w:val="105"/>
          </w:rPr>
          <w:t>-</w:t>
        </w:r>
      </w:ins>
      <w:del w:id="524" w:author="J Chave" w:date="2025-02-13T20:23:00Z" w16du:dateUtc="2025-02-13T19:23:00Z">
        <w:r w:rsidDel="003874C7">
          <w:rPr>
            <w:w w:val="105"/>
          </w:rPr>
          <w:delText xml:space="preserve"> </w:delText>
        </w:r>
      </w:del>
      <w:r>
        <w:rPr>
          <w:w w:val="105"/>
        </w:rPr>
        <w:t>specific responses to climate change.</w:t>
      </w:r>
      <w:r>
        <w:rPr>
          <w:spacing w:val="40"/>
          <w:w w:val="105"/>
        </w:rPr>
        <w:t xml:space="preserve"> </w:t>
      </w:r>
      <w:r>
        <w:rPr>
          <w:w w:val="105"/>
        </w:rPr>
        <w:t xml:space="preserve">We also </w:t>
      </w:r>
      <w:del w:id="525" w:author="J Chave" w:date="2025-02-13T20:24:00Z" w16du:dateUtc="2025-02-13T19:24:00Z">
        <w:r w:rsidDel="003874C7">
          <w:rPr>
            <w:w w:val="105"/>
          </w:rPr>
          <w:delText xml:space="preserve">considered </w:delText>
        </w:r>
      </w:del>
      <w:ins w:id="526" w:author="J Chave" w:date="2025-02-13T20:24:00Z" w16du:dateUtc="2025-02-13T19:24:00Z">
        <w:r w:rsidR="003874C7">
          <w:rPr>
            <w:w w:val="105"/>
          </w:rPr>
          <w:t>quantified</w:t>
        </w:r>
        <w:r w:rsidR="003874C7">
          <w:rPr>
            <w:w w:val="105"/>
          </w:rPr>
          <w:t xml:space="preserve"> </w:t>
        </w:r>
      </w:ins>
      <w:r>
        <w:rPr>
          <w:w w:val="105"/>
        </w:rPr>
        <w:t>the</w:t>
      </w:r>
      <w:r>
        <w:rPr>
          <w:spacing w:val="-5"/>
          <w:w w:val="105"/>
        </w:rPr>
        <w:t xml:space="preserve"> </w:t>
      </w:r>
      <w:r>
        <w:rPr>
          <w:w w:val="105"/>
        </w:rPr>
        <w:t>interactions</w:t>
      </w:r>
      <w:r>
        <w:rPr>
          <w:spacing w:val="-5"/>
          <w:w w:val="105"/>
        </w:rPr>
        <w:t xml:space="preserve"> </w:t>
      </w:r>
      <w:r>
        <w:rPr>
          <w:w w:val="105"/>
        </w:rPr>
        <w:t>between</w:t>
      </w:r>
      <w:r>
        <w:rPr>
          <w:spacing w:val="-5"/>
          <w:w w:val="105"/>
        </w:rPr>
        <w:t xml:space="preserve"> </w:t>
      </w:r>
      <w:r>
        <w:rPr>
          <w:w w:val="105"/>
        </w:rPr>
        <w:t>SDMs</w:t>
      </w:r>
      <w:r>
        <w:rPr>
          <w:spacing w:val="-5"/>
          <w:w w:val="105"/>
        </w:rPr>
        <w:t xml:space="preserve"> </w:t>
      </w:r>
      <w:r>
        <w:rPr>
          <w:w w:val="105"/>
        </w:rPr>
        <w:t>and</w:t>
      </w:r>
      <w:r>
        <w:rPr>
          <w:spacing w:val="-5"/>
          <w:w w:val="105"/>
        </w:rPr>
        <w:t xml:space="preserve"> </w:t>
      </w:r>
      <w:r>
        <w:rPr>
          <w:w w:val="105"/>
        </w:rPr>
        <w:t>climate</w:t>
      </w:r>
      <w:r>
        <w:rPr>
          <w:spacing w:val="-5"/>
          <w:w w:val="105"/>
        </w:rPr>
        <w:t xml:space="preserve"> </w:t>
      </w:r>
      <w:r>
        <w:rPr>
          <w:w w:val="105"/>
        </w:rPr>
        <w:t>projections</w:t>
      </w:r>
      <w:r>
        <w:rPr>
          <w:spacing w:val="-5"/>
          <w:w w:val="105"/>
        </w:rPr>
        <w:t xml:space="preserve"> </w:t>
      </w:r>
      <w:del w:id="527" w:author="J Chave" w:date="2025-02-13T20:24:00Z" w16du:dateUtc="2025-02-13T19:24:00Z">
        <w:r w:rsidDel="003874C7">
          <w:rPr>
            <w:w w:val="105"/>
          </w:rPr>
          <w:delText>(GCMs</w:delText>
        </w:r>
        <w:r w:rsidDel="003874C7">
          <w:rPr>
            <w:spacing w:val="-5"/>
            <w:w w:val="105"/>
          </w:rPr>
          <w:delText xml:space="preserve"> </w:delText>
        </w:r>
        <w:r w:rsidDel="003874C7">
          <w:rPr>
            <w:w w:val="105"/>
          </w:rPr>
          <w:delText>and</w:delText>
        </w:r>
        <w:r w:rsidDel="003874C7">
          <w:rPr>
            <w:spacing w:val="-5"/>
            <w:w w:val="105"/>
          </w:rPr>
          <w:delText xml:space="preserve"> </w:delText>
        </w:r>
        <w:r w:rsidDel="003874C7">
          <w:rPr>
            <w:w w:val="105"/>
          </w:rPr>
          <w:delText>SSPs),</w:delText>
        </w:r>
        <w:r w:rsidDel="003874C7">
          <w:rPr>
            <w:spacing w:val="-4"/>
            <w:w w:val="105"/>
          </w:rPr>
          <w:delText xml:space="preserve"> </w:delText>
        </w:r>
      </w:del>
      <w:r>
        <w:rPr>
          <w:w w:val="105"/>
        </w:rPr>
        <w:t>between</w:t>
      </w:r>
      <w:r>
        <w:rPr>
          <w:spacing w:val="-5"/>
          <w:w w:val="105"/>
        </w:rPr>
        <w:t xml:space="preserve"> </w:t>
      </w:r>
      <w:r>
        <w:rPr>
          <w:w w:val="105"/>
        </w:rPr>
        <w:t>SDMs and species, and between species and climate projections</w:t>
      </w:r>
      <w:del w:id="528" w:author="J Chave" w:date="2025-02-13T20:25:00Z" w16du:dateUtc="2025-02-13T19:25:00Z">
        <w:r w:rsidDel="003874C7">
          <w:rPr>
            <w:w w:val="105"/>
          </w:rPr>
          <w:delText xml:space="preserve"> (</w:delText>
        </w:r>
        <w:r w:rsidR="00F52AD7" w:rsidDel="003874C7">
          <w:fldChar w:fldCharType="begin"/>
        </w:r>
        <w:r w:rsidR="00F52AD7" w:rsidDel="003874C7">
          <w:delInstrText>HYPERLINK \l "_bookmark0"</w:delInstrText>
        </w:r>
        <w:r w:rsidR="00F52AD7" w:rsidDel="003874C7">
          <w:fldChar w:fldCharType="separate"/>
        </w:r>
        <w:r w:rsidR="00F52AD7" w:rsidDel="003874C7">
          <w:rPr>
            <w:color w:val="E94D52"/>
            <w:w w:val="105"/>
          </w:rPr>
          <w:delText>Figure 20</w:delText>
        </w:r>
        <w:r w:rsidR="00F52AD7" w:rsidDel="003874C7">
          <w:fldChar w:fldCharType="end"/>
        </w:r>
        <w:r w:rsidDel="003874C7">
          <w:rPr>
            <w:w w:val="105"/>
          </w:rPr>
          <w:delText>)</w:delText>
        </w:r>
      </w:del>
      <w:r>
        <w:rPr>
          <w:w w:val="105"/>
        </w:rPr>
        <w:t xml:space="preserve">. </w:t>
      </w:r>
    </w:p>
    <w:p w14:paraId="5EF5F824" w14:textId="165313BB" w:rsidR="00F52AD7" w:rsidRPr="003874C7" w:rsidDel="00287DFD" w:rsidRDefault="00000000" w:rsidP="00287DFD">
      <w:pPr>
        <w:pStyle w:val="Corpsdetexte"/>
        <w:spacing w:before="158" w:line="276" w:lineRule="auto"/>
        <w:ind w:left="169" w:right="415" w:firstLine="18"/>
        <w:jc w:val="both"/>
        <w:rPr>
          <w:del w:id="529" w:author="J Chave" w:date="2025-02-13T20:29:00Z" w16du:dateUtc="2025-02-13T19:29:00Z"/>
          <w:spacing w:val="40"/>
          <w:w w:val="105"/>
          <w:rPrChange w:id="530" w:author="J Chave" w:date="2025-02-13T20:27:00Z" w16du:dateUtc="2025-02-13T19:27:00Z">
            <w:rPr>
              <w:del w:id="531" w:author="J Chave" w:date="2025-02-13T20:29:00Z" w16du:dateUtc="2025-02-13T19:29:00Z"/>
            </w:rPr>
          </w:rPrChange>
        </w:rPr>
        <w:pPrChange w:id="532" w:author="J Chave" w:date="2025-02-13T20:29:00Z" w16du:dateUtc="2025-02-13T19:29:00Z">
          <w:pPr>
            <w:pStyle w:val="Corpsdetexte"/>
            <w:spacing w:before="158" w:line="276" w:lineRule="auto"/>
            <w:ind w:left="169" w:right="415" w:firstLine="18"/>
            <w:jc w:val="both"/>
          </w:pPr>
        </w:pPrChange>
      </w:pPr>
      <w:del w:id="533" w:author="J Chave" w:date="2025-02-13T20:25:00Z" w16du:dateUtc="2025-02-13T19:25:00Z">
        <w:r w:rsidDel="003874C7">
          <w:rPr>
            <w:w w:val="105"/>
          </w:rPr>
          <w:delText>For each year, the</w:delText>
        </w:r>
      </w:del>
      <w:ins w:id="534" w:author="J Chave" w:date="2025-02-13T20:25:00Z" w16du:dateUtc="2025-02-13T19:25:00Z">
        <w:r w:rsidR="003874C7">
          <w:rPr>
            <w:w w:val="105"/>
          </w:rPr>
          <w:t>The</w:t>
        </w:r>
      </w:ins>
      <w:r>
        <w:rPr>
          <w:w w:val="105"/>
        </w:rPr>
        <w:t xml:space="preserve"> suitability</w:t>
      </w:r>
      <w:r>
        <w:rPr>
          <w:spacing w:val="-8"/>
          <w:w w:val="105"/>
        </w:rPr>
        <w:t xml:space="preserve"> </w:t>
      </w:r>
      <w:r>
        <w:rPr>
          <w:w w:val="105"/>
        </w:rPr>
        <w:t>of</w:t>
      </w:r>
      <w:r>
        <w:rPr>
          <w:spacing w:val="-9"/>
          <w:w w:val="105"/>
        </w:rPr>
        <w:t xml:space="preserve"> </w:t>
      </w:r>
      <w:r>
        <w:rPr>
          <w:w w:val="105"/>
        </w:rPr>
        <w:t>a</w:t>
      </w:r>
      <w:r>
        <w:rPr>
          <w:spacing w:val="-8"/>
          <w:w w:val="105"/>
        </w:rPr>
        <w:t xml:space="preserve"> </w:t>
      </w:r>
      <w:r>
        <w:rPr>
          <w:w w:val="105"/>
        </w:rPr>
        <w:t>cell</w:t>
      </w:r>
      <w:r>
        <w:rPr>
          <w:spacing w:val="-9"/>
          <w:w w:val="105"/>
        </w:rPr>
        <w:t xml:space="preserve"> </w:t>
      </w:r>
      <w:r>
        <w:rPr>
          <w:w w:val="105"/>
        </w:rPr>
        <w:t>was</w:t>
      </w:r>
      <w:r>
        <w:rPr>
          <w:spacing w:val="-8"/>
          <w:w w:val="105"/>
        </w:rPr>
        <w:t xml:space="preserve"> </w:t>
      </w:r>
      <w:del w:id="535" w:author="J Chave" w:date="2025-02-13T20:25:00Z" w16du:dateUtc="2025-02-13T19:25:00Z">
        <w:r w:rsidDel="003874C7">
          <w:rPr>
            <w:w w:val="105"/>
          </w:rPr>
          <w:delText>considered</w:delText>
        </w:r>
        <w:r w:rsidDel="003874C7">
          <w:rPr>
            <w:spacing w:val="-9"/>
            <w:w w:val="105"/>
          </w:rPr>
          <w:delText xml:space="preserve"> </w:delText>
        </w:r>
      </w:del>
      <w:ins w:id="536" w:author="J Chave" w:date="2025-02-13T20:25:00Z" w16du:dateUtc="2025-02-13T19:25:00Z">
        <w:r w:rsidR="003874C7">
          <w:rPr>
            <w:w w:val="105"/>
          </w:rPr>
          <w:t>average</w:t>
        </w:r>
      </w:ins>
      <w:ins w:id="537" w:author="J Chave" w:date="2025-02-13T20:26:00Z" w16du:dateUtc="2025-02-13T19:26:00Z">
        <w:r w:rsidR="003874C7">
          <w:rPr>
            <w:w w:val="105"/>
          </w:rPr>
          <w:t>d across</w:t>
        </w:r>
      </w:ins>
      <w:ins w:id="538" w:author="J Chave" w:date="2025-02-13T20:25:00Z" w16du:dateUtc="2025-02-13T19:25:00Z">
        <w:r w:rsidR="003874C7">
          <w:rPr>
            <w:spacing w:val="-9"/>
            <w:w w:val="105"/>
          </w:rPr>
          <w:t xml:space="preserve"> </w:t>
        </w:r>
      </w:ins>
      <w:r>
        <w:rPr>
          <w:w w:val="105"/>
        </w:rPr>
        <w:t>as</w:t>
      </w:r>
      <w:r>
        <w:rPr>
          <w:spacing w:val="-8"/>
          <w:w w:val="105"/>
        </w:rPr>
        <w:t xml:space="preserve"> </w:t>
      </w:r>
      <w:r>
        <w:rPr>
          <w:w w:val="105"/>
        </w:rPr>
        <w:t>a</w:t>
      </w:r>
      <w:r>
        <w:rPr>
          <w:spacing w:val="-9"/>
          <w:w w:val="105"/>
        </w:rPr>
        <w:t xml:space="preserve"> </w:t>
      </w:r>
      <w:r>
        <w:rPr>
          <w:w w:val="105"/>
        </w:rPr>
        <w:t>21-year</w:t>
      </w:r>
      <w:r>
        <w:rPr>
          <w:spacing w:val="-8"/>
          <w:w w:val="105"/>
        </w:rPr>
        <w:t xml:space="preserve"> </w:t>
      </w:r>
      <w:r>
        <w:rPr>
          <w:w w:val="105"/>
        </w:rPr>
        <w:t>moving</w:t>
      </w:r>
      <w:r>
        <w:rPr>
          <w:spacing w:val="-8"/>
          <w:w w:val="105"/>
        </w:rPr>
        <w:t xml:space="preserve"> </w:t>
      </w:r>
      <w:del w:id="539" w:author="J Chave" w:date="2025-02-13T20:26:00Z" w16du:dateUtc="2025-02-13T19:26:00Z">
        <w:r w:rsidDel="003874C7">
          <w:rPr>
            <w:w w:val="105"/>
          </w:rPr>
          <w:delText>average</w:delText>
        </w:r>
        <w:r w:rsidDel="003874C7">
          <w:rPr>
            <w:spacing w:val="-8"/>
            <w:w w:val="105"/>
          </w:rPr>
          <w:delText xml:space="preserve"> </w:delText>
        </w:r>
        <w:r w:rsidDel="003874C7">
          <w:rPr>
            <w:w w:val="105"/>
          </w:rPr>
          <w:delText>suitability</w:delText>
        </w:r>
      </w:del>
      <w:ins w:id="540" w:author="J Chave" w:date="2025-02-13T20:26:00Z" w16du:dateUtc="2025-02-13T19:26:00Z">
        <w:r w:rsidR="003874C7">
          <w:rPr>
            <w:w w:val="105"/>
          </w:rPr>
          <w:t>window centered on the focal year</w:t>
        </w:r>
      </w:ins>
      <w:r>
        <w:rPr>
          <w:spacing w:val="-9"/>
          <w:w w:val="105"/>
        </w:rPr>
        <w:t xml:space="preserve"> </w:t>
      </w:r>
      <w:r>
        <w:rPr>
          <w:w w:val="105"/>
        </w:rPr>
        <w:t>(e.g. 2040-2060 for the year 2050)</w:t>
      </w:r>
      <w:del w:id="541" w:author="J Chave" w:date="2025-02-13T20:53:00Z" w16du:dateUtc="2025-02-13T19:53:00Z">
        <w:r w:rsidDel="00A34C3D">
          <w:rPr>
            <w:w w:val="105"/>
          </w:rPr>
          <w:delText>.</w:delText>
        </w:r>
        <w:r w:rsidDel="00A34C3D">
          <w:rPr>
            <w:spacing w:val="40"/>
            <w:w w:val="105"/>
          </w:rPr>
          <w:delText xml:space="preserve"> </w:delText>
        </w:r>
      </w:del>
      <w:del w:id="542" w:author="J Chave" w:date="2025-02-13T20:27:00Z" w16du:dateUtc="2025-02-13T19:27:00Z">
        <w:r w:rsidDel="003874C7">
          <w:rPr>
            <w:w w:val="105"/>
          </w:rPr>
          <w:delText>We then comput</w:delText>
        </w:r>
      </w:del>
      <w:ins w:id="543" w:author="J Chave" w:date="2025-02-13T20:53:00Z" w16du:dateUtc="2025-02-13T19:53:00Z">
        <w:r w:rsidR="00A34C3D">
          <w:rPr>
            <w:w w:val="105"/>
          </w:rPr>
          <w:t>,</w:t>
        </w:r>
      </w:ins>
      <w:del w:id="544" w:author="J Chave" w:date="2025-02-13T20:27:00Z" w16du:dateUtc="2025-02-13T19:27:00Z">
        <w:r w:rsidDel="003874C7">
          <w:rPr>
            <w:w w:val="105"/>
          </w:rPr>
          <w:delText>ed</w:delText>
        </w:r>
      </w:del>
      <w:ins w:id="545" w:author="J Chave" w:date="2025-02-13T20:27:00Z" w16du:dateUtc="2025-02-13T19:27:00Z">
        <w:r w:rsidR="003874C7">
          <w:rPr>
            <w:w w:val="105"/>
          </w:rPr>
          <w:t xml:space="preserve"> compared</w:t>
        </w:r>
      </w:ins>
      <w:r>
        <w:rPr>
          <w:w w:val="105"/>
        </w:rPr>
        <w:t xml:space="preserve"> </w:t>
      </w:r>
      <w:del w:id="546" w:author="J Chave" w:date="2025-02-13T20:28:00Z" w16du:dateUtc="2025-02-13T19:28:00Z">
        <w:r w:rsidDel="00287DFD">
          <w:rPr>
            <w:w w:val="105"/>
          </w:rPr>
          <w:delText xml:space="preserve">the difference of suitability </w:delText>
        </w:r>
      </w:del>
      <w:r>
        <w:rPr>
          <w:w w:val="105"/>
        </w:rPr>
        <w:t xml:space="preserve">with the historical suitability </w:t>
      </w:r>
      <w:del w:id="547" w:author="J Chave" w:date="2025-02-13T20:28:00Z" w16du:dateUtc="2025-02-13T19:28:00Z">
        <w:r w:rsidDel="00287DFD">
          <w:rPr>
            <w:w w:val="105"/>
          </w:rPr>
          <w:delText>(</w:delText>
        </w:r>
      </w:del>
      <w:r>
        <w:rPr>
          <w:w w:val="105"/>
        </w:rPr>
        <w:t xml:space="preserve">computed </w:t>
      </w:r>
      <w:del w:id="548" w:author="J Chave" w:date="2025-02-13T20:27:00Z" w16du:dateUtc="2025-02-13T19:27:00Z">
        <w:r w:rsidDel="003874C7">
          <w:rPr>
            <w:w w:val="105"/>
          </w:rPr>
          <w:delText xml:space="preserve">for each GCM </w:delText>
        </w:r>
      </w:del>
      <w:r>
        <w:rPr>
          <w:w w:val="105"/>
        </w:rPr>
        <w:t>on the period 1970-2000</w:t>
      </w:r>
      <w:ins w:id="549" w:author="J Chave" w:date="2025-02-13T20:28:00Z" w16du:dateUtc="2025-02-13T19:28:00Z">
        <w:r w:rsidR="00287DFD">
          <w:rPr>
            <w:w w:val="105"/>
          </w:rPr>
          <w:t xml:space="preserve"> by calculating the difference</w:t>
        </w:r>
      </w:ins>
      <w:del w:id="550" w:author="J Chave" w:date="2025-02-13T20:28:00Z" w16du:dateUtc="2025-02-13T19:28:00Z">
        <w:r w:rsidDel="00287DFD">
          <w:rPr>
            <w:w w:val="105"/>
          </w:rPr>
          <w:delText>)</w:delText>
        </w:r>
      </w:del>
      <w:r>
        <w:rPr>
          <w:w w:val="105"/>
        </w:rPr>
        <w:t xml:space="preserve">. </w:t>
      </w:r>
      <w:ins w:id="551" w:author="J Chave" w:date="2025-02-13T20:28:00Z" w16du:dateUtc="2025-02-13T19:28:00Z">
        <w:r w:rsidR="00287DFD">
          <w:rPr>
            <w:w w:val="105"/>
          </w:rPr>
          <w:t xml:space="preserve">We performed an </w:t>
        </w:r>
        <w:r w:rsidR="00287DFD">
          <w:rPr>
            <w:w w:val="105"/>
          </w:rPr>
          <w:lastRenderedPageBreak/>
          <w:t xml:space="preserve">ANOVA-based variance decomposition to estimate the importance of the two-way interaction </w:t>
        </w:r>
        <w:commentRangeStart w:id="552"/>
        <w:r w:rsidR="00287DFD">
          <w:rPr>
            <w:w w:val="105"/>
          </w:rPr>
          <w:t>effects</w:t>
        </w:r>
        <w:commentRangeEnd w:id="552"/>
        <w:r w:rsidR="00287DFD">
          <w:rPr>
            <w:rStyle w:val="Marquedecommentaire"/>
          </w:rPr>
          <w:commentReference w:id="552"/>
        </w:r>
        <w:r w:rsidR="00287DFD">
          <w:rPr>
            <w:w w:val="105"/>
          </w:rPr>
          <w:t>.</w:t>
        </w:r>
        <w:r w:rsidR="00287DFD">
          <w:rPr>
            <w:spacing w:val="40"/>
            <w:w w:val="105"/>
          </w:rPr>
          <w:t xml:space="preserve"> </w:t>
        </w:r>
      </w:ins>
      <w:del w:id="553" w:author="J Chave" w:date="2025-02-13T20:28:00Z" w16du:dateUtc="2025-02-13T19:28:00Z">
        <w:r w:rsidDel="00287DFD">
          <w:rPr>
            <w:w w:val="105"/>
          </w:rPr>
          <w:delText>For each GCM and each SSP, when multiple SDM projections were simulated within the same SDM approach</w:delText>
        </w:r>
        <w:r w:rsidDel="00287DFD">
          <w:rPr>
            <w:spacing w:val="40"/>
            <w:w w:val="105"/>
          </w:rPr>
          <w:delText xml:space="preserve"> </w:delText>
        </w:r>
        <w:r w:rsidDel="00287DFD">
          <w:rPr>
            <w:w w:val="105"/>
          </w:rPr>
          <w:delText>(e.g.</w:delText>
        </w:r>
        <w:r w:rsidDel="00287DFD">
          <w:rPr>
            <w:spacing w:val="38"/>
            <w:w w:val="105"/>
          </w:rPr>
          <w:delText xml:space="preserve"> </w:delText>
        </w:r>
        <w:r w:rsidDel="00287DFD">
          <w:rPr>
            <w:w w:val="105"/>
          </w:rPr>
          <w:delText>multiple inverse calibrations), we kept one ensemble per approach.</w:delText>
        </w:r>
        <w:r w:rsidDel="00287DFD">
          <w:rPr>
            <w:spacing w:val="38"/>
            <w:w w:val="105"/>
          </w:rPr>
          <w:delText xml:space="preserve"> </w:delText>
        </w:r>
      </w:del>
      <w:del w:id="554" w:author="J Chave" w:date="2025-02-13T20:29:00Z" w16du:dateUtc="2025-02-13T19:29:00Z">
        <w:r w:rsidDel="00287DFD">
          <w:rPr>
            <w:w w:val="105"/>
          </w:rPr>
          <w:delText xml:space="preserve">For each year </w:delText>
        </w:r>
        <w:r w:rsidDel="00287DFD">
          <w:rPr>
            <w:i/>
            <w:w w:val="105"/>
          </w:rPr>
          <w:delText>t</w:delText>
        </w:r>
        <w:r w:rsidDel="00287DFD">
          <w:rPr>
            <w:w w:val="105"/>
          </w:rPr>
          <w:delText>, we then applied a</w:delText>
        </w:r>
      </w:del>
      <w:ins w:id="555" w:author="J Chave" w:date="2025-02-13T20:29:00Z" w16du:dateUtc="2025-02-13T19:29:00Z">
        <w:r w:rsidR="00287DFD">
          <w:rPr>
            <w:w w:val="105"/>
          </w:rPr>
          <w:t>The</w:t>
        </w:r>
      </w:ins>
      <w:r>
        <w:rPr>
          <w:w w:val="105"/>
        </w:rPr>
        <w:t xml:space="preserve"> linear ANOVA </w:t>
      </w:r>
      <w:del w:id="556" w:author="J Chave" w:date="2025-02-13T20:29:00Z" w16du:dateUtc="2025-02-13T19:29:00Z">
        <w:r w:rsidDel="00287DFD">
          <w:rPr>
            <w:w w:val="105"/>
          </w:rPr>
          <w:delText>to calculate</w:delText>
        </w:r>
      </w:del>
      <w:ins w:id="557" w:author="J Chave" w:date="2025-02-13T20:29:00Z" w16du:dateUtc="2025-02-13T19:29:00Z">
        <w:r w:rsidR="00287DFD">
          <w:rPr>
            <w:w w:val="105"/>
          </w:rPr>
          <w:t>yielded</w:t>
        </w:r>
      </w:ins>
      <w:r>
        <w:rPr>
          <w:w w:val="105"/>
        </w:rPr>
        <w:t xml:space="preserve"> the sums of squares attributable to each uncertainty </w:t>
      </w:r>
      <w:proofErr w:type="spellStart"/>
      <w:r>
        <w:rPr>
          <w:w w:val="105"/>
        </w:rPr>
        <w:t>source</w:t>
      </w:r>
      <w:del w:id="558" w:author="J Chave" w:date="2025-02-13T20:29:00Z" w16du:dateUtc="2025-02-13T19:29:00Z">
        <w:r w:rsidDel="00287DFD">
          <w:rPr>
            <w:w w:val="105"/>
          </w:rPr>
          <w:delText>:</w:delText>
        </w:r>
      </w:del>
    </w:p>
    <w:p w14:paraId="1D3D5845" w14:textId="17630A78" w:rsidR="00F52AD7" w:rsidDel="00287DFD" w:rsidRDefault="00F52AD7" w:rsidP="00287DFD">
      <w:pPr>
        <w:pStyle w:val="Corpsdetexte"/>
        <w:spacing w:before="158" w:line="276" w:lineRule="auto"/>
        <w:ind w:left="169" w:right="415" w:firstLine="18"/>
        <w:jc w:val="both"/>
        <w:rPr>
          <w:del w:id="559" w:author="J Chave" w:date="2025-02-13T20:29:00Z" w16du:dateUtc="2025-02-13T19:29:00Z"/>
        </w:rPr>
        <w:pPrChange w:id="560" w:author="J Chave" w:date="2025-02-13T20:29:00Z" w16du:dateUtc="2025-02-13T19:29:00Z">
          <w:pPr>
            <w:pStyle w:val="Corpsdetexte"/>
            <w:spacing w:before="40"/>
          </w:pPr>
        </w:pPrChange>
      </w:pPr>
    </w:p>
    <w:p w14:paraId="557004B7" w14:textId="16C7715F" w:rsidR="00F52AD7" w:rsidDel="00287DFD" w:rsidRDefault="00000000" w:rsidP="00287DFD">
      <w:pPr>
        <w:pStyle w:val="Corpsdetexte"/>
        <w:spacing w:before="158" w:line="276" w:lineRule="auto"/>
        <w:ind w:left="169" w:right="415" w:firstLine="18"/>
        <w:jc w:val="both"/>
        <w:rPr>
          <w:del w:id="561" w:author="J Chave" w:date="2025-02-13T20:29:00Z" w16du:dateUtc="2025-02-13T19:29:00Z"/>
          <w:i/>
          <w:sz w:val="16"/>
        </w:rPr>
        <w:pPrChange w:id="562" w:author="J Chave" w:date="2025-02-13T20:29:00Z" w16du:dateUtc="2025-02-13T19:29:00Z">
          <w:pPr>
            <w:ind w:left="396"/>
          </w:pPr>
        </w:pPrChange>
      </w:pPr>
      <w:del w:id="563" w:author="J Chave" w:date="2025-02-13T20:29:00Z" w16du:dateUtc="2025-02-13T19:29:00Z">
        <w:r w:rsidDel="00287DFD">
          <w:rPr>
            <w:i/>
            <w:w w:val="120"/>
            <w:position w:val="4"/>
          </w:rPr>
          <w:delText>SS</w:delText>
        </w:r>
        <w:r w:rsidDel="00287DFD">
          <w:rPr>
            <w:i/>
            <w:w w:val="120"/>
            <w:sz w:val="16"/>
          </w:rPr>
          <w:delText>tot</w:delText>
        </w:r>
        <w:r w:rsidDel="00287DFD">
          <w:rPr>
            <w:i/>
            <w:spacing w:val="59"/>
            <w:w w:val="120"/>
            <w:sz w:val="16"/>
          </w:rPr>
          <w:delText xml:space="preserve"> </w:delText>
        </w:r>
        <w:r w:rsidDel="00287DFD">
          <w:rPr>
            <w:w w:val="120"/>
            <w:position w:val="4"/>
          </w:rPr>
          <w:delText>=</w:delText>
        </w:r>
        <w:r w:rsidDel="00287DFD">
          <w:rPr>
            <w:spacing w:val="21"/>
            <w:w w:val="120"/>
            <w:position w:val="4"/>
          </w:rPr>
          <w:delText xml:space="preserve"> </w:delText>
        </w:r>
        <w:r w:rsidDel="00287DFD">
          <w:rPr>
            <w:i/>
            <w:w w:val="120"/>
            <w:position w:val="4"/>
          </w:rPr>
          <w:delText>SS</w:delText>
        </w:r>
        <w:r w:rsidDel="00287DFD">
          <w:rPr>
            <w:i/>
            <w:w w:val="120"/>
            <w:sz w:val="16"/>
          </w:rPr>
          <w:delText>GCM</w:delText>
        </w:r>
        <w:r w:rsidDel="00287DFD">
          <w:rPr>
            <w:i/>
            <w:spacing w:val="65"/>
            <w:w w:val="120"/>
            <w:sz w:val="16"/>
          </w:rPr>
          <w:delText xml:space="preserve"> </w:delText>
        </w:r>
        <w:r w:rsidDel="00287DFD">
          <w:rPr>
            <w:w w:val="120"/>
            <w:position w:val="4"/>
          </w:rPr>
          <w:delText>+</w:delText>
        </w:r>
        <w:r w:rsidDel="00287DFD">
          <w:rPr>
            <w:spacing w:val="2"/>
            <w:w w:val="120"/>
            <w:position w:val="4"/>
          </w:rPr>
          <w:delText xml:space="preserve"> </w:delText>
        </w:r>
        <w:r w:rsidDel="00287DFD">
          <w:rPr>
            <w:i/>
            <w:w w:val="120"/>
            <w:position w:val="4"/>
          </w:rPr>
          <w:delText>SS</w:delText>
        </w:r>
        <w:r w:rsidDel="00287DFD">
          <w:rPr>
            <w:i/>
            <w:w w:val="120"/>
            <w:sz w:val="16"/>
          </w:rPr>
          <w:delText>SSP</w:delText>
        </w:r>
        <w:r w:rsidDel="00287DFD">
          <w:rPr>
            <w:i/>
            <w:spacing w:val="73"/>
            <w:w w:val="120"/>
            <w:sz w:val="16"/>
          </w:rPr>
          <w:delText xml:space="preserve"> </w:delText>
        </w:r>
        <w:r w:rsidDel="00287DFD">
          <w:rPr>
            <w:w w:val="120"/>
            <w:position w:val="4"/>
          </w:rPr>
          <w:delText>+</w:delText>
        </w:r>
        <w:r w:rsidDel="00287DFD">
          <w:rPr>
            <w:spacing w:val="3"/>
            <w:w w:val="120"/>
            <w:position w:val="4"/>
          </w:rPr>
          <w:delText xml:space="preserve"> </w:delText>
        </w:r>
        <w:r w:rsidDel="00287DFD">
          <w:rPr>
            <w:i/>
            <w:w w:val="120"/>
            <w:position w:val="4"/>
          </w:rPr>
          <w:delText>SS</w:delText>
        </w:r>
        <w:r w:rsidDel="00287DFD">
          <w:rPr>
            <w:i/>
            <w:w w:val="120"/>
            <w:sz w:val="16"/>
          </w:rPr>
          <w:delText>GCM</w:delText>
        </w:r>
        <w:r w:rsidDel="00287DFD">
          <w:rPr>
            <w:i/>
            <w:spacing w:val="-25"/>
            <w:w w:val="120"/>
            <w:sz w:val="16"/>
          </w:rPr>
          <w:delText xml:space="preserve"> </w:delText>
        </w:r>
        <w:r w:rsidDel="00287DFD">
          <w:rPr>
            <w:w w:val="120"/>
            <w:sz w:val="16"/>
          </w:rPr>
          <w:delText>:</w:delText>
        </w:r>
        <w:r w:rsidDel="00287DFD">
          <w:rPr>
            <w:i/>
            <w:w w:val="120"/>
            <w:sz w:val="16"/>
          </w:rPr>
          <w:delText>SSP</w:delText>
        </w:r>
        <w:r w:rsidDel="00287DFD">
          <w:rPr>
            <w:i/>
            <w:spacing w:val="73"/>
            <w:w w:val="120"/>
            <w:sz w:val="16"/>
          </w:rPr>
          <w:delText xml:space="preserve"> </w:delText>
        </w:r>
        <w:r w:rsidDel="00287DFD">
          <w:rPr>
            <w:w w:val="120"/>
            <w:position w:val="4"/>
          </w:rPr>
          <w:delText>+</w:delText>
        </w:r>
        <w:r w:rsidDel="00287DFD">
          <w:rPr>
            <w:spacing w:val="3"/>
            <w:w w:val="120"/>
            <w:position w:val="4"/>
          </w:rPr>
          <w:delText xml:space="preserve"> </w:delText>
        </w:r>
        <w:r w:rsidDel="00287DFD">
          <w:rPr>
            <w:i/>
            <w:w w:val="120"/>
            <w:position w:val="4"/>
          </w:rPr>
          <w:delText>SS</w:delText>
        </w:r>
        <w:r w:rsidDel="00287DFD">
          <w:rPr>
            <w:i/>
            <w:w w:val="120"/>
            <w:sz w:val="16"/>
          </w:rPr>
          <w:delText>SDM</w:delText>
        </w:r>
        <w:r w:rsidDel="00287DFD">
          <w:rPr>
            <w:i/>
            <w:spacing w:val="65"/>
            <w:w w:val="120"/>
            <w:sz w:val="16"/>
          </w:rPr>
          <w:delText xml:space="preserve"> </w:delText>
        </w:r>
        <w:r w:rsidDel="00287DFD">
          <w:rPr>
            <w:w w:val="120"/>
            <w:position w:val="4"/>
          </w:rPr>
          <w:delText>+</w:delText>
        </w:r>
        <w:r w:rsidDel="00287DFD">
          <w:rPr>
            <w:spacing w:val="2"/>
            <w:w w:val="120"/>
            <w:position w:val="4"/>
          </w:rPr>
          <w:delText xml:space="preserve"> </w:delText>
        </w:r>
        <w:r w:rsidDel="00287DFD">
          <w:rPr>
            <w:i/>
            <w:w w:val="120"/>
            <w:position w:val="4"/>
          </w:rPr>
          <w:delText>SS</w:delText>
        </w:r>
        <w:r w:rsidDel="00287DFD">
          <w:rPr>
            <w:i/>
            <w:w w:val="120"/>
            <w:sz w:val="16"/>
          </w:rPr>
          <w:delText>SDM</w:delText>
        </w:r>
        <w:r w:rsidDel="00287DFD">
          <w:rPr>
            <w:i/>
            <w:spacing w:val="-24"/>
            <w:w w:val="120"/>
            <w:sz w:val="16"/>
          </w:rPr>
          <w:delText xml:space="preserve"> </w:delText>
        </w:r>
        <w:r w:rsidDel="00287DFD">
          <w:rPr>
            <w:w w:val="120"/>
            <w:sz w:val="16"/>
          </w:rPr>
          <w:delText>:</w:delText>
        </w:r>
        <w:r w:rsidDel="00287DFD">
          <w:rPr>
            <w:i/>
            <w:w w:val="120"/>
            <w:sz w:val="16"/>
          </w:rPr>
          <w:delText>GCM</w:delText>
        </w:r>
        <w:r w:rsidDel="00287DFD">
          <w:rPr>
            <w:i/>
            <w:spacing w:val="65"/>
            <w:w w:val="120"/>
            <w:sz w:val="16"/>
          </w:rPr>
          <w:delText xml:space="preserve"> </w:delText>
        </w:r>
        <w:r w:rsidDel="00287DFD">
          <w:rPr>
            <w:w w:val="120"/>
            <w:position w:val="4"/>
          </w:rPr>
          <w:delText>+</w:delText>
        </w:r>
        <w:r w:rsidDel="00287DFD">
          <w:rPr>
            <w:spacing w:val="3"/>
            <w:w w:val="120"/>
            <w:position w:val="4"/>
          </w:rPr>
          <w:delText xml:space="preserve"> </w:delText>
        </w:r>
        <w:r w:rsidDel="00287DFD">
          <w:rPr>
            <w:i/>
            <w:w w:val="120"/>
            <w:position w:val="4"/>
          </w:rPr>
          <w:delText>SS</w:delText>
        </w:r>
        <w:r w:rsidDel="00287DFD">
          <w:rPr>
            <w:i/>
            <w:w w:val="120"/>
            <w:sz w:val="16"/>
          </w:rPr>
          <w:delText>SDM</w:delText>
        </w:r>
        <w:r w:rsidDel="00287DFD">
          <w:rPr>
            <w:i/>
            <w:spacing w:val="-24"/>
            <w:w w:val="120"/>
            <w:sz w:val="16"/>
          </w:rPr>
          <w:delText xml:space="preserve"> </w:delText>
        </w:r>
        <w:r w:rsidDel="00287DFD">
          <w:rPr>
            <w:spacing w:val="-4"/>
            <w:w w:val="120"/>
            <w:sz w:val="16"/>
          </w:rPr>
          <w:delText>:</w:delText>
        </w:r>
        <w:r w:rsidDel="00287DFD">
          <w:rPr>
            <w:i/>
            <w:spacing w:val="-4"/>
            <w:w w:val="120"/>
            <w:sz w:val="16"/>
          </w:rPr>
          <w:delText>SSP</w:delText>
        </w:r>
      </w:del>
    </w:p>
    <w:p w14:paraId="4571BC6B" w14:textId="028EEF67" w:rsidR="00F52AD7" w:rsidDel="00287DFD" w:rsidRDefault="00287DFD" w:rsidP="00287DFD">
      <w:pPr>
        <w:pStyle w:val="Corpsdetexte"/>
        <w:spacing w:before="158" w:line="276" w:lineRule="auto"/>
        <w:ind w:left="169" w:right="415" w:firstLine="18"/>
        <w:jc w:val="both"/>
        <w:rPr>
          <w:del w:id="564" w:author="J Chave" w:date="2025-02-13T20:29:00Z" w16du:dateUtc="2025-02-13T19:29:00Z"/>
          <w:i/>
          <w:sz w:val="16"/>
        </w:rPr>
        <w:pPrChange w:id="565" w:author="J Chave" w:date="2025-02-13T20:29:00Z" w16du:dateUtc="2025-02-13T19:29:00Z">
          <w:pPr>
            <w:spacing w:before="79"/>
            <w:ind w:left="1854"/>
          </w:pPr>
        </w:pPrChange>
      </w:pPr>
      <w:ins w:id="566" w:author="J Chave" w:date="2025-02-13T20:29:00Z" w16du:dateUtc="2025-02-13T19:29:00Z">
        <w:r>
          <w:rPr>
            <w:w w:val="120"/>
            <w:position w:val="4"/>
          </w:rPr>
          <w:t xml:space="preserve">. </w:t>
        </w:r>
      </w:ins>
      <w:proofErr w:type="spellEnd"/>
      <w:del w:id="567" w:author="J Chave" w:date="2025-02-13T20:29:00Z" w16du:dateUtc="2025-02-13T19:29:00Z">
        <w:r w:rsidR="00000000" w:rsidDel="00287DFD">
          <w:rPr>
            <w:w w:val="120"/>
            <w:position w:val="4"/>
          </w:rPr>
          <w:delText>+</w:delText>
        </w:r>
        <w:r w:rsidR="00000000" w:rsidDel="00287DFD">
          <w:rPr>
            <w:spacing w:val="-11"/>
            <w:w w:val="120"/>
            <w:position w:val="4"/>
          </w:rPr>
          <w:delText xml:space="preserve"> </w:delText>
        </w:r>
        <w:r w:rsidR="00000000" w:rsidDel="00287DFD">
          <w:rPr>
            <w:i/>
            <w:w w:val="120"/>
            <w:position w:val="4"/>
          </w:rPr>
          <w:delText>SS</w:delText>
        </w:r>
        <w:r w:rsidR="00000000" w:rsidDel="00287DFD">
          <w:rPr>
            <w:i/>
            <w:w w:val="120"/>
            <w:sz w:val="16"/>
          </w:rPr>
          <w:delText>species</w:delText>
        </w:r>
        <w:r w:rsidR="00000000" w:rsidDel="00287DFD">
          <w:rPr>
            <w:i/>
            <w:spacing w:val="24"/>
            <w:w w:val="120"/>
            <w:sz w:val="16"/>
          </w:rPr>
          <w:delText xml:space="preserve"> </w:delText>
        </w:r>
        <w:r w:rsidR="00000000" w:rsidDel="00287DFD">
          <w:rPr>
            <w:w w:val="120"/>
            <w:position w:val="4"/>
          </w:rPr>
          <w:delText>+</w:delText>
        </w:r>
        <w:r w:rsidR="00000000" w:rsidDel="00287DFD">
          <w:rPr>
            <w:spacing w:val="-10"/>
            <w:w w:val="120"/>
            <w:position w:val="4"/>
          </w:rPr>
          <w:delText xml:space="preserve"> </w:delText>
        </w:r>
        <w:r w:rsidR="00000000" w:rsidDel="00287DFD">
          <w:rPr>
            <w:i/>
            <w:w w:val="120"/>
            <w:position w:val="4"/>
          </w:rPr>
          <w:delText>SS</w:delText>
        </w:r>
        <w:r w:rsidR="00000000" w:rsidDel="00287DFD">
          <w:rPr>
            <w:i/>
            <w:w w:val="120"/>
            <w:sz w:val="16"/>
          </w:rPr>
          <w:delText>species</w:delText>
        </w:r>
        <w:r w:rsidR="00000000" w:rsidDel="00287DFD">
          <w:rPr>
            <w:w w:val="120"/>
            <w:sz w:val="16"/>
          </w:rPr>
          <w:delText>:</w:delText>
        </w:r>
        <w:r w:rsidR="00000000" w:rsidDel="00287DFD">
          <w:rPr>
            <w:i/>
            <w:w w:val="120"/>
            <w:sz w:val="16"/>
          </w:rPr>
          <w:delText>GCM</w:delText>
        </w:r>
        <w:r w:rsidR="00000000" w:rsidDel="00287DFD">
          <w:rPr>
            <w:i/>
            <w:spacing w:val="45"/>
            <w:w w:val="120"/>
            <w:sz w:val="16"/>
          </w:rPr>
          <w:delText xml:space="preserve"> </w:delText>
        </w:r>
        <w:r w:rsidR="00000000" w:rsidDel="00287DFD">
          <w:rPr>
            <w:w w:val="120"/>
            <w:position w:val="4"/>
          </w:rPr>
          <w:delText>+</w:delText>
        </w:r>
        <w:r w:rsidR="00000000" w:rsidDel="00287DFD">
          <w:rPr>
            <w:spacing w:val="-10"/>
            <w:w w:val="120"/>
            <w:position w:val="4"/>
          </w:rPr>
          <w:delText xml:space="preserve"> </w:delText>
        </w:r>
        <w:r w:rsidR="00000000" w:rsidDel="00287DFD">
          <w:rPr>
            <w:i/>
            <w:w w:val="120"/>
            <w:position w:val="4"/>
          </w:rPr>
          <w:delText>SS</w:delText>
        </w:r>
        <w:r w:rsidR="00000000" w:rsidDel="00287DFD">
          <w:rPr>
            <w:i/>
            <w:w w:val="120"/>
            <w:sz w:val="16"/>
          </w:rPr>
          <w:delText>species</w:delText>
        </w:r>
        <w:r w:rsidR="00000000" w:rsidDel="00287DFD">
          <w:rPr>
            <w:w w:val="120"/>
            <w:sz w:val="16"/>
          </w:rPr>
          <w:delText>:</w:delText>
        </w:r>
        <w:r w:rsidR="00000000" w:rsidDel="00287DFD">
          <w:rPr>
            <w:i/>
            <w:w w:val="120"/>
            <w:sz w:val="16"/>
          </w:rPr>
          <w:delText>SSP</w:delText>
        </w:r>
        <w:r w:rsidR="00000000" w:rsidDel="00287DFD">
          <w:rPr>
            <w:i/>
            <w:spacing w:val="52"/>
            <w:w w:val="120"/>
            <w:sz w:val="16"/>
          </w:rPr>
          <w:delText xml:space="preserve"> </w:delText>
        </w:r>
        <w:r w:rsidR="00000000" w:rsidDel="00287DFD">
          <w:rPr>
            <w:w w:val="120"/>
            <w:position w:val="4"/>
          </w:rPr>
          <w:delText>+</w:delText>
        </w:r>
        <w:r w:rsidR="00000000" w:rsidDel="00287DFD">
          <w:rPr>
            <w:spacing w:val="-10"/>
            <w:w w:val="120"/>
            <w:position w:val="4"/>
          </w:rPr>
          <w:delText xml:space="preserve"> </w:delText>
        </w:r>
        <w:r w:rsidR="00000000" w:rsidDel="00287DFD">
          <w:rPr>
            <w:i/>
            <w:w w:val="120"/>
            <w:position w:val="4"/>
          </w:rPr>
          <w:delText>SS</w:delText>
        </w:r>
        <w:r w:rsidR="00000000" w:rsidDel="00287DFD">
          <w:rPr>
            <w:i/>
            <w:w w:val="120"/>
            <w:sz w:val="16"/>
          </w:rPr>
          <w:delText>species</w:delText>
        </w:r>
        <w:r w:rsidR="00000000" w:rsidDel="00287DFD">
          <w:rPr>
            <w:w w:val="120"/>
            <w:sz w:val="16"/>
          </w:rPr>
          <w:delText>:</w:delText>
        </w:r>
        <w:r w:rsidR="00000000" w:rsidDel="00287DFD">
          <w:rPr>
            <w:i/>
            <w:w w:val="120"/>
            <w:sz w:val="16"/>
          </w:rPr>
          <w:delText>SDM</w:delText>
        </w:r>
        <w:r w:rsidR="00000000" w:rsidDel="00287DFD">
          <w:rPr>
            <w:i/>
            <w:spacing w:val="45"/>
            <w:w w:val="120"/>
            <w:sz w:val="16"/>
          </w:rPr>
          <w:delText xml:space="preserve"> </w:delText>
        </w:r>
        <w:r w:rsidR="00000000" w:rsidDel="00287DFD">
          <w:rPr>
            <w:w w:val="120"/>
            <w:position w:val="4"/>
          </w:rPr>
          <w:delText>+</w:delText>
        </w:r>
        <w:r w:rsidR="00000000" w:rsidDel="00287DFD">
          <w:rPr>
            <w:spacing w:val="-11"/>
            <w:w w:val="120"/>
            <w:position w:val="4"/>
          </w:rPr>
          <w:delText xml:space="preserve"> </w:delText>
        </w:r>
        <w:r w:rsidR="00000000" w:rsidDel="00287DFD">
          <w:rPr>
            <w:i/>
            <w:spacing w:val="-2"/>
            <w:w w:val="120"/>
            <w:position w:val="4"/>
          </w:rPr>
          <w:delText>SS</w:delText>
        </w:r>
        <w:r w:rsidR="00000000" w:rsidDel="00287DFD">
          <w:rPr>
            <w:i/>
            <w:spacing w:val="-2"/>
            <w:w w:val="120"/>
            <w:sz w:val="16"/>
          </w:rPr>
          <w:delText>residuals</w:delText>
        </w:r>
      </w:del>
    </w:p>
    <w:p w14:paraId="375629D7" w14:textId="33347B8F" w:rsidR="00F52AD7" w:rsidDel="00287DFD" w:rsidRDefault="00F52AD7" w:rsidP="00287DFD">
      <w:pPr>
        <w:pStyle w:val="Corpsdetexte"/>
        <w:spacing w:before="158" w:line="276" w:lineRule="auto"/>
        <w:ind w:left="169" w:right="415" w:firstLine="18"/>
        <w:jc w:val="both"/>
        <w:rPr>
          <w:del w:id="568" w:author="J Chave" w:date="2025-02-13T20:29:00Z" w16du:dateUtc="2025-02-13T19:29:00Z"/>
          <w:i/>
          <w:sz w:val="16"/>
        </w:rPr>
        <w:pPrChange w:id="569" w:author="J Chave" w:date="2025-02-13T20:29:00Z" w16du:dateUtc="2025-02-13T19:29:00Z">
          <w:pPr>
            <w:pStyle w:val="Corpsdetexte"/>
          </w:pPr>
        </w:pPrChange>
      </w:pPr>
    </w:p>
    <w:p w14:paraId="7F8FF631" w14:textId="7F74F01E" w:rsidR="00F52AD7" w:rsidDel="00287DFD" w:rsidRDefault="00F52AD7" w:rsidP="00287DFD">
      <w:pPr>
        <w:pStyle w:val="Corpsdetexte"/>
        <w:spacing w:before="158" w:line="276" w:lineRule="auto"/>
        <w:ind w:left="169" w:right="415" w:firstLine="18"/>
        <w:jc w:val="both"/>
        <w:rPr>
          <w:del w:id="570" w:author="J Chave" w:date="2025-02-13T20:29:00Z" w16du:dateUtc="2025-02-13T19:29:00Z"/>
          <w:i/>
          <w:sz w:val="16"/>
        </w:rPr>
        <w:pPrChange w:id="571" w:author="J Chave" w:date="2025-02-13T20:29:00Z" w16du:dateUtc="2025-02-13T19:29:00Z">
          <w:pPr>
            <w:pStyle w:val="Corpsdetexte"/>
            <w:spacing w:before="26"/>
          </w:pPr>
        </w:pPrChange>
      </w:pPr>
    </w:p>
    <w:p w14:paraId="50E4B4E1" w14:textId="6BE590B0" w:rsidR="00F52AD7" w:rsidDel="00287DFD" w:rsidRDefault="00000000" w:rsidP="00287DFD">
      <w:pPr>
        <w:pStyle w:val="Corpsdetexte"/>
        <w:spacing w:before="158" w:line="276" w:lineRule="auto"/>
        <w:ind w:left="169" w:right="415" w:firstLine="18"/>
        <w:jc w:val="both"/>
        <w:rPr>
          <w:del w:id="572" w:author="J Chave" w:date="2025-02-13T20:30:00Z" w16du:dateUtc="2025-02-13T19:30:00Z"/>
        </w:rPr>
        <w:pPrChange w:id="573" w:author="J Chave" w:date="2025-02-13T20:29:00Z" w16du:dateUtc="2025-02-13T19:29:00Z">
          <w:pPr>
            <w:pStyle w:val="Corpsdetexte"/>
            <w:spacing w:line="276" w:lineRule="auto"/>
            <w:ind w:left="197" w:right="421" w:hanging="12"/>
            <w:jc w:val="both"/>
          </w:pPr>
        </w:pPrChange>
      </w:pPr>
      <w:proofErr w:type="spellStart"/>
      <w:r>
        <w:rPr>
          <w:w w:val="105"/>
        </w:rPr>
        <w:t>We</w:t>
      </w:r>
      <w:proofErr w:type="spellEnd"/>
      <w:r>
        <w:rPr>
          <w:w w:val="105"/>
        </w:rPr>
        <w:t xml:space="preserve"> then computed 90% uncertainty ranges additively and symmetrically around the</w:t>
      </w:r>
      <w:r>
        <w:rPr>
          <w:spacing w:val="80"/>
          <w:w w:val="105"/>
        </w:rPr>
        <w:t xml:space="preserve"> </w:t>
      </w:r>
      <w:r>
        <w:rPr>
          <w:w w:val="105"/>
        </w:rPr>
        <w:t>mean</w:t>
      </w:r>
      <w:r>
        <w:rPr>
          <w:spacing w:val="8"/>
          <w:w w:val="105"/>
        </w:rPr>
        <w:t xml:space="preserve"> </w:t>
      </w:r>
      <w:r>
        <w:rPr>
          <w:w w:val="105"/>
        </w:rPr>
        <w:t>projection</w:t>
      </w:r>
      <w:del w:id="574" w:author="J Chave" w:date="2025-02-13T20:29:00Z" w16du:dateUtc="2025-02-13T19:29:00Z">
        <w:r w:rsidDel="00287DFD">
          <w:rPr>
            <w:spacing w:val="8"/>
            <w:w w:val="105"/>
          </w:rPr>
          <w:delText xml:space="preserve"> </w:delText>
        </w:r>
        <w:r w:rsidDel="00287DFD">
          <w:rPr>
            <w:w w:val="105"/>
          </w:rPr>
          <w:delText>(across</w:delText>
        </w:r>
        <w:r w:rsidDel="00287DFD">
          <w:rPr>
            <w:spacing w:val="9"/>
            <w:w w:val="105"/>
          </w:rPr>
          <w:delText xml:space="preserve"> </w:delText>
        </w:r>
        <w:r w:rsidDel="00287DFD">
          <w:rPr>
            <w:w w:val="105"/>
          </w:rPr>
          <w:delText>all</w:delText>
        </w:r>
        <w:r w:rsidDel="00287DFD">
          <w:rPr>
            <w:spacing w:val="8"/>
            <w:w w:val="105"/>
          </w:rPr>
          <w:delText xml:space="preserve"> </w:delText>
        </w:r>
        <w:r w:rsidDel="00287DFD">
          <w:rPr>
            <w:w w:val="105"/>
          </w:rPr>
          <w:delText>GCMs,</w:delText>
        </w:r>
        <w:r w:rsidDel="00287DFD">
          <w:rPr>
            <w:spacing w:val="8"/>
            <w:w w:val="105"/>
          </w:rPr>
          <w:delText xml:space="preserve"> </w:delText>
        </w:r>
        <w:r w:rsidDel="00287DFD">
          <w:rPr>
            <w:w w:val="105"/>
          </w:rPr>
          <w:delText>SSPs,</w:delText>
        </w:r>
        <w:r w:rsidDel="00287DFD">
          <w:rPr>
            <w:spacing w:val="9"/>
            <w:w w:val="105"/>
          </w:rPr>
          <w:delText xml:space="preserve"> </w:delText>
        </w:r>
        <w:r w:rsidDel="00287DFD">
          <w:rPr>
            <w:w w:val="105"/>
          </w:rPr>
          <w:delText>SDMs</w:delText>
        </w:r>
        <w:r w:rsidDel="00287DFD">
          <w:rPr>
            <w:spacing w:val="8"/>
            <w:w w:val="105"/>
          </w:rPr>
          <w:delText xml:space="preserve"> </w:delText>
        </w:r>
        <w:r w:rsidDel="00287DFD">
          <w:rPr>
            <w:w w:val="105"/>
          </w:rPr>
          <w:delText>and</w:delText>
        </w:r>
        <w:r w:rsidDel="00287DFD">
          <w:rPr>
            <w:spacing w:val="9"/>
            <w:w w:val="105"/>
          </w:rPr>
          <w:delText xml:space="preserve"> </w:delText>
        </w:r>
        <w:r w:rsidDel="00287DFD">
          <w:rPr>
            <w:w w:val="105"/>
          </w:rPr>
          <w:delText>species)</w:delText>
        </w:r>
      </w:del>
      <w:del w:id="575" w:author="J Chave" w:date="2025-02-13T20:30:00Z" w16du:dateUtc="2025-02-13T19:30:00Z">
        <w:r w:rsidDel="00287DFD">
          <w:rPr>
            <w:w w:val="105"/>
          </w:rPr>
          <w:delText>,</w:delText>
        </w:r>
        <w:r w:rsidDel="00287DFD">
          <w:rPr>
            <w:spacing w:val="8"/>
            <w:w w:val="105"/>
          </w:rPr>
          <w:delText xml:space="preserve"> </w:delText>
        </w:r>
        <w:r w:rsidDel="00287DFD">
          <w:rPr>
            <w:w w:val="105"/>
          </w:rPr>
          <w:delText>e.g.</w:delText>
        </w:r>
        <w:r w:rsidDel="00287DFD">
          <w:rPr>
            <w:spacing w:val="32"/>
            <w:w w:val="105"/>
          </w:rPr>
          <w:delText xml:space="preserve"> </w:delText>
        </w:r>
        <w:r w:rsidDel="00287DFD">
          <w:rPr>
            <w:w w:val="105"/>
          </w:rPr>
          <w:delText>for</w:delText>
        </w:r>
        <w:r w:rsidDel="00287DFD">
          <w:rPr>
            <w:spacing w:val="9"/>
            <w:w w:val="105"/>
          </w:rPr>
          <w:delText xml:space="preserve"> </w:delText>
        </w:r>
        <w:r w:rsidDel="00287DFD">
          <w:rPr>
            <w:w w:val="105"/>
          </w:rPr>
          <w:delText>SDM</w:delText>
        </w:r>
        <w:r w:rsidDel="00287DFD">
          <w:rPr>
            <w:spacing w:val="8"/>
            <w:w w:val="105"/>
          </w:rPr>
          <w:delText xml:space="preserve"> </w:delText>
        </w:r>
        <w:r w:rsidDel="00287DFD">
          <w:rPr>
            <w:spacing w:val="-2"/>
            <w:w w:val="105"/>
          </w:rPr>
          <w:delText>uncertainty:</w:delText>
        </w:r>
      </w:del>
      <w:ins w:id="576" w:author="J Chave" w:date="2025-02-13T20:30:00Z" w16du:dateUtc="2025-02-13T19:30:00Z">
        <w:r w:rsidR="00287DFD">
          <w:rPr>
            <w:spacing w:val="-2"/>
            <w:w w:val="105"/>
          </w:rPr>
          <w:t xml:space="preserve">. </w:t>
        </w:r>
      </w:ins>
    </w:p>
    <w:p w14:paraId="70FBF7F9" w14:textId="77777777" w:rsidR="00F52AD7" w:rsidRDefault="00F52AD7" w:rsidP="00287DFD">
      <w:pPr>
        <w:pStyle w:val="Corpsdetexte"/>
        <w:spacing w:before="158" w:line="276" w:lineRule="auto"/>
        <w:ind w:left="169" w:right="415" w:firstLine="18"/>
        <w:jc w:val="both"/>
        <w:sectPr w:rsidR="00F52AD7">
          <w:pgSz w:w="11910" w:h="16840"/>
          <w:pgMar w:top="1000" w:right="960" w:bottom="800" w:left="1220" w:header="0" w:footer="606" w:gutter="0"/>
          <w:cols w:space="720"/>
        </w:sectPr>
        <w:pPrChange w:id="577" w:author="J Chave" w:date="2025-02-13T20:30:00Z" w16du:dateUtc="2025-02-13T19:30:00Z">
          <w:pPr>
            <w:spacing w:line="276" w:lineRule="auto"/>
            <w:jc w:val="both"/>
          </w:pPr>
        </w:pPrChange>
      </w:pPr>
    </w:p>
    <w:p w14:paraId="0D64FC4D" w14:textId="3BEE5E54" w:rsidR="00F52AD7" w:rsidDel="00287DFD" w:rsidRDefault="00000000" w:rsidP="00287DFD">
      <w:pPr>
        <w:spacing w:before="41" w:line="248" w:lineRule="exact"/>
        <w:rPr>
          <w:del w:id="578" w:author="J Chave" w:date="2025-02-13T20:30:00Z" w16du:dateUtc="2025-02-13T19:30:00Z"/>
          <w:i/>
          <w:sz w:val="12"/>
        </w:rPr>
        <w:pPrChange w:id="579" w:author="J Chave" w:date="2025-02-13T20:30:00Z" w16du:dateUtc="2025-02-13T19:30:00Z">
          <w:pPr>
            <w:spacing w:before="41" w:line="248" w:lineRule="exact"/>
            <w:ind w:left="197"/>
          </w:pPr>
        </w:pPrChange>
      </w:pPr>
      <w:r>
        <w:rPr>
          <w:noProof/>
        </w:rPr>
        <mc:AlternateContent>
          <mc:Choice Requires="wps">
            <w:drawing>
              <wp:anchor distT="0" distB="0" distL="0" distR="0" simplePos="0" relativeHeight="487196160" behindDoc="1" locked="0" layoutInCell="1" allowOverlap="1" wp14:anchorId="15CC65DE" wp14:editId="5D6CABD2">
                <wp:simplePos x="0" y="0"/>
                <wp:positionH relativeFrom="page">
                  <wp:posOffset>1837524</wp:posOffset>
                </wp:positionH>
                <wp:positionV relativeFrom="paragraph">
                  <wp:posOffset>145159</wp:posOffset>
                </wp:positionV>
                <wp:extent cx="136525" cy="1016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525" cy="101600"/>
                        </a:xfrm>
                        <a:prstGeom prst="rect">
                          <a:avLst/>
                        </a:prstGeom>
                      </wps:spPr>
                      <wps:txbx>
                        <w:txbxContent>
                          <w:p w14:paraId="1F983F24" w14:textId="77777777" w:rsidR="00F52AD7" w:rsidRDefault="00000000">
                            <w:pPr>
                              <w:spacing w:line="154" w:lineRule="exact"/>
                              <w:rPr>
                                <w:i/>
                                <w:sz w:val="16"/>
                              </w:rPr>
                            </w:pPr>
                            <w:r>
                              <w:rPr>
                                <w:i/>
                                <w:spacing w:val="-5"/>
                                <w:w w:val="125"/>
                                <w:sz w:val="16"/>
                              </w:rPr>
                              <w:t>SS</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44.686996pt;margin-top:11.429854pt;width:10.75pt;height:8pt;mso-position-horizontal-relative:page;mso-position-vertical-relative:paragraph;z-index:-16120320" type="#_x0000_t202" id="docshape3" filled="false" stroked="false">
                <v:textbox inset="0,0,0,0">
                  <w:txbxContent>
                    <w:p>
                      <w:pPr>
                        <w:spacing w:line="154" w:lineRule="exact" w:before="0"/>
                        <w:ind w:left="0" w:right="0" w:firstLine="0"/>
                        <w:jc w:val="left"/>
                        <w:rPr>
                          <w:i/>
                          <w:sz w:val="16"/>
                        </w:rPr>
                      </w:pPr>
                      <w:r>
                        <w:rPr>
                          <w:i/>
                          <w:spacing w:val="-5"/>
                          <w:w w:val="125"/>
                          <w:sz w:val="16"/>
                        </w:rPr>
                        <w:t>SS</w:t>
                      </w:r>
                    </w:p>
                  </w:txbxContent>
                </v:textbox>
                <w10:wrap type="none"/>
              </v:shape>
            </w:pict>
          </mc:Fallback>
        </mc:AlternateContent>
      </w:r>
      <w:del w:id="580" w:author="J Chave" w:date="2025-02-13T20:30:00Z" w16du:dateUtc="2025-02-13T19:30:00Z">
        <w:r w:rsidDel="00287DFD">
          <w:rPr>
            <w:rFonts w:ascii="Menlo" w:hAnsi="Menlo"/>
            <w:i/>
            <w:sz w:val="24"/>
          </w:rPr>
          <w:delText>±</w:delText>
        </w:r>
        <w:r w:rsidDel="00287DFD">
          <w:rPr>
            <w:sz w:val="24"/>
          </w:rPr>
          <w:delText>1</w:delText>
        </w:r>
        <w:r w:rsidDel="00287DFD">
          <w:rPr>
            <w:i/>
            <w:sz w:val="24"/>
          </w:rPr>
          <w:delText>.</w:delText>
        </w:r>
        <w:r w:rsidDel="00287DFD">
          <w:rPr>
            <w:sz w:val="24"/>
          </w:rPr>
          <w:delText xml:space="preserve">645 </w:delText>
        </w:r>
        <w:r w:rsidDel="00287DFD">
          <w:rPr>
            <w:rFonts w:ascii="Menlo" w:hAnsi="Menlo"/>
            <w:i/>
            <w:sz w:val="24"/>
          </w:rPr>
          <w:delText>∗</w:delText>
        </w:r>
        <w:r w:rsidDel="00287DFD">
          <w:rPr>
            <w:rFonts w:ascii="Menlo" w:hAnsi="Menlo"/>
            <w:i/>
            <w:spacing w:val="-82"/>
            <w:sz w:val="24"/>
          </w:rPr>
          <w:delText xml:space="preserve"> </w:delText>
        </w:r>
        <w:r w:rsidDel="00287DFD">
          <w:rPr>
            <w:i/>
            <w:sz w:val="24"/>
          </w:rPr>
          <w:delText>σ</w:delText>
        </w:r>
        <w:r w:rsidDel="00287DFD">
          <w:rPr>
            <w:i/>
            <w:spacing w:val="10"/>
            <w:sz w:val="24"/>
          </w:rPr>
          <w:delText xml:space="preserve"> </w:delText>
        </w:r>
        <w:r w:rsidDel="00287DFD">
          <w:rPr>
            <w:rFonts w:ascii="Menlo" w:hAnsi="Menlo"/>
            <w:i/>
            <w:sz w:val="24"/>
          </w:rPr>
          <w:delText>∗</w:delText>
        </w:r>
        <w:r w:rsidDel="00287DFD">
          <w:rPr>
            <w:rFonts w:ascii="Menlo" w:hAnsi="Menlo"/>
            <w:i/>
            <w:spacing w:val="-58"/>
            <w:sz w:val="24"/>
          </w:rPr>
          <w:delText xml:space="preserve"> </w:delText>
        </w:r>
        <w:r w:rsidDel="00287DFD">
          <w:rPr>
            <w:i/>
            <w:spacing w:val="-4"/>
            <w:sz w:val="24"/>
            <w:u w:val="single"/>
            <w:vertAlign w:val="superscript"/>
          </w:rPr>
          <w:delText>SS</w:delText>
        </w:r>
        <w:r w:rsidDel="00287DFD">
          <w:rPr>
            <w:i/>
            <w:spacing w:val="-4"/>
            <w:position w:val="7"/>
            <w:sz w:val="12"/>
            <w:u w:val="single"/>
          </w:rPr>
          <w:delText>SDM</w:delText>
        </w:r>
      </w:del>
    </w:p>
    <w:p w14:paraId="762FDE93" w14:textId="634CCC56" w:rsidR="00F52AD7" w:rsidDel="00287DFD" w:rsidRDefault="00000000" w:rsidP="00287DFD">
      <w:pPr>
        <w:spacing w:before="41" w:line="248" w:lineRule="exact"/>
        <w:rPr>
          <w:del w:id="581" w:author="J Chave" w:date="2025-02-13T20:30:00Z" w16du:dateUtc="2025-02-13T19:30:00Z"/>
          <w:i/>
          <w:sz w:val="12"/>
        </w:rPr>
        <w:pPrChange w:id="582" w:author="J Chave" w:date="2025-02-13T20:30:00Z" w16du:dateUtc="2025-02-13T19:30:00Z">
          <w:pPr>
            <w:spacing w:line="25" w:lineRule="exact"/>
            <w:ind w:right="77"/>
            <w:jc w:val="right"/>
          </w:pPr>
        </w:pPrChange>
      </w:pPr>
      <w:del w:id="583" w:author="J Chave" w:date="2025-02-13T20:30:00Z" w16du:dateUtc="2025-02-13T19:30:00Z">
        <w:r w:rsidDel="00287DFD">
          <w:rPr>
            <w:i/>
            <w:spacing w:val="-5"/>
            <w:w w:val="145"/>
            <w:sz w:val="12"/>
          </w:rPr>
          <w:delText>tot</w:delText>
        </w:r>
      </w:del>
    </w:p>
    <w:p w14:paraId="257AADFB" w14:textId="21E13A30" w:rsidR="00F52AD7" w:rsidDel="00287DFD" w:rsidRDefault="00000000" w:rsidP="00287DFD">
      <w:pPr>
        <w:spacing w:before="41" w:line="248" w:lineRule="exact"/>
        <w:rPr>
          <w:del w:id="584" w:author="J Chave" w:date="2025-02-13T20:30:00Z" w16du:dateUtc="2025-02-13T19:30:00Z"/>
        </w:rPr>
        <w:pPrChange w:id="585" w:author="J Chave" w:date="2025-02-13T20:30:00Z" w16du:dateUtc="2025-02-13T19:30:00Z">
          <w:pPr>
            <w:pStyle w:val="Corpsdetexte"/>
            <w:spacing w:before="41" w:line="272" w:lineRule="exact"/>
            <w:ind w:left="98"/>
          </w:pPr>
        </w:pPrChange>
      </w:pPr>
      <w:del w:id="586" w:author="J Chave" w:date="2025-02-13T20:30:00Z" w16du:dateUtc="2025-02-13T19:30:00Z">
        <w:r w:rsidDel="00287DFD">
          <w:br w:type="column"/>
        </w:r>
        <w:r w:rsidDel="00287DFD">
          <w:rPr>
            <w:w w:val="105"/>
          </w:rPr>
          <w:delText>(</w:delText>
        </w:r>
        <w:r w:rsidR="00F52AD7" w:rsidDel="00287DFD">
          <w:fldChar w:fldCharType="begin"/>
        </w:r>
        <w:r w:rsidR="00F52AD7" w:rsidDel="00287DFD">
          <w:delInstrText>HYPERLINK \l "_bookmark0"</w:delInstrText>
        </w:r>
        <w:r w:rsidR="00F52AD7" w:rsidDel="00287DFD">
          <w:fldChar w:fldCharType="separate"/>
        </w:r>
        <w:r w:rsidR="00F52AD7" w:rsidDel="00287DFD">
          <w:rPr>
            <w:color w:val="E94D52"/>
            <w:w w:val="105"/>
          </w:rPr>
          <w:delText>Figure</w:delText>
        </w:r>
        <w:r w:rsidR="00F52AD7" w:rsidDel="00287DFD">
          <w:rPr>
            <w:color w:val="E94D52"/>
            <w:spacing w:val="36"/>
            <w:w w:val="105"/>
          </w:rPr>
          <w:delText xml:space="preserve"> </w:delText>
        </w:r>
        <w:r w:rsidR="00F52AD7" w:rsidDel="00287DFD">
          <w:rPr>
            <w:color w:val="E94D52"/>
            <w:w w:val="105"/>
          </w:rPr>
          <w:delText>20</w:delText>
        </w:r>
        <w:r w:rsidR="00F52AD7" w:rsidDel="00287DFD">
          <w:fldChar w:fldCharType="end"/>
        </w:r>
        <w:r w:rsidDel="00287DFD">
          <w:rPr>
            <w:w w:val="105"/>
          </w:rPr>
          <w:delText>).</w:delText>
        </w:r>
      </w:del>
      <w:r>
        <w:rPr>
          <w:spacing w:val="69"/>
          <w:w w:val="150"/>
        </w:rPr>
        <w:t xml:space="preserve"> </w:t>
      </w:r>
      <w:r>
        <w:rPr>
          <w:w w:val="105"/>
        </w:rPr>
        <w:t>Finally,</w:t>
      </w:r>
      <w:r>
        <w:rPr>
          <w:spacing w:val="40"/>
          <w:w w:val="105"/>
        </w:rPr>
        <w:t xml:space="preserve"> </w:t>
      </w:r>
      <w:r>
        <w:rPr>
          <w:w w:val="105"/>
        </w:rPr>
        <w:t>we</w:t>
      </w:r>
      <w:r>
        <w:rPr>
          <w:spacing w:val="37"/>
          <w:w w:val="105"/>
        </w:rPr>
        <w:t xml:space="preserve"> </w:t>
      </w:r>
      <w:r>
        <w:rPr>
          <w:w w:val="105"/>
        </w:rPr>
        <w:t>also</w:t>
      </w:r>
      <w:r>
        <w:rPr>
          <w:spacing w:val="37"/>
          <w:w w:val="105"/>
        </w:rPr>
        <w:t xml:space="preserve"> </w:t>
      </w:r>
      <w:r>
        <w:rPr>
          <w:w w:val="105"/>
        </w:rPr>
        <w:t>partitioned</w:t>
      </w:r>
      <w:r>
        <w:rPr>
          <w:spacing w:val="37"/>
          <w:w w:val="105"/>
        </w:rPr>
        <w:t xml:space="preserve"> </w:t>
      </w:r>
      <w:r>
        <w:rPr>
          <w:w w:val="105"/>
        </w:rPr>
        <w:t>the</w:t>
      </w:r>
      <w:r>
        <w:rPr>
          <w:spacing w:val="37"/>
          <w:w w:val="105"/>
        </w:rPr>
        <w:t xml:space="preserve"> </w:t>
      </w:r>
      <w:r>
        <w:rPr>
          <w:w w:val="105"/>
        </w:rPr>
        <w:t>variance</w:t>
      </w:r>
      <w:r>
        <w:rPr>
          <w:spacing w:val="37"/>
          <w:w w:val="105"/>
        </w:rPr>
        <w:t xml:space="preserve"> </w:t>
      </w:r>
      <w:r>
        <w:rPr>
          <w:w w:val="105"/>
        </w:rPr>
        <w:t>within</w:t>
      </w:r>
      <w:r>
        <w:rPr>
          <w:spacing w:val="37"/>
          <w:w w:val="105"/>
        </w:rPr>
        <w:t xml:space="preserve"> </w:t>
      </w:r>
      <w:r>
        <w:rPr>
          <w:spacing w:val="-4"/>
          <w:w w:val="105"/>
        </w:rPr>
        <w:t>eac</w:t>
      </w:r>
      <w:ins w:id="587" w:author="J Chave" w:date="2025-02-13T20:30:00Z" w16du:dateUtc="2025-02-13T19:30:00Z">
        <w:r w:rsidR="00287DFD">
          <w:rPr>
            <w:spacing w:val="-4"/>
            <w:w w:val="105"/>
          </w:rPr>
          <w:t>h</w:t>
        </w:r>
      </w:ins>
      <w:del w:id="588" w:author="J Chave" w:date="2025-02-13T20:30:00Z" w16du:dateUtc="2025-02-13T19:30:00Z">
        <w:r w:rsidDel="00287DFD">
          <w:rPr>
            <w:spacing w:val="-4"/>
            <w:w w:val="105"/>
          </w:rPr>
          <w:delText>h</w:delText>
        </w:r>
      </w:del>
    </w:p>
    <w:p w14:paraId="6E714455" w14:textId="77777777" w:rsidR="00F52AD7" w:rsidRDefault="00F52AD7" w:rsidP="00287DFD">
      <w:pPr>
        <w:spacing w:before="41" w:line="248" w:lineRule="exact"/>
        <w:sectPr w:rsidR="00F52AD7">
          <w:type w:val="continuous"/>
          <w:pgSz w:w="11910" w:h="16840"/>
          <w:pgMar w:top="860" w:right="960" w:bottom="800" w:left="1220" w:header="0" w:footer="606" w:gutter="0"/>
          <w:cols w:num="2" w:space="720" w:equalWidth="0">
            <w:col w:w="2165" w:space="40"/>
            <w:col w:w="7525"/>
          </w:cols>
        </w:sectPr>
        <w:pPrChange w:id="589" w:author="J Chave" w:date="2025-02-13T20:30:00Z" w16du:dateUtc="2025-02-13T19:30:00Z">
          <w:pPr>
            <w:spacing w:line="272" w:lineRule="exact"/>
          </w:pPr>
        </w:pPrChange>
      </w:pPr>
    </w:p>
    <w:p w14:paraId="0A575C08" w14:textId="60E86241" w:rsidR="00F52AD7" w:rsidRDefault="00000000" w:rsidP="00287DFD">
      <w:pPr>
        <w:pStyle w:val="Corpsdetexte"/>
        <w:spacing w:before="46" w:line="276" w:lineRule="auto"/>
        <w:ind w:right="456"/>
        <w:jc w:val="both"/>
        <w:pPrChange w:id="590" w:author="J Chave" w:date="2025-02-13T20:30:00Z" w16du:dateUtc="2025-02-13T19:30:00Z">
          <w:pPr>
            <w:pStyle w:val="Corpsdetexte"/>
            <w:spacing w:before="46" w:line="276" w:lineRule="auto"/>
            <w:ind w:left="197" w:right="456"/>
            <w:jc w:val="both"/>
          </w:pPr>
        </w:pPrChange>
      </w:pPr>
      <w:r>
        <w:rPr>
          <w:w w:val="105"/>
        </w:rPr>
        <w:t>species.</w:t>
      </w:r>
      <w:r>
        <w:rPr>
          <w:spacing w:val="40"/>
          <w:w w:val="105"/>
        </w:rPr>
        <w:t xml:space="preserve"> </w:t>
      </w:r>
      <w:r>
        <w:rPr>
          <w:w w:val="105"/>
        </w:rPr>
        <w:t xml:space="preserve">This implies applying the same ANOVA, but on species-level predictions, and thus dropping the species-related </w:t>
      </w:r>
      <w:commentRangeStart w:id="591"/>
      <w:r>
        <w:rPr>
          <w:w w:val="105"/>
        </w:rPr>
        <w:t>coefficients</w:t>
      </w:r>
      <w:commentRangeEnd w:id="591"/>
      <w:r w:rsidR="00287DFD">
        <w:rPr>
          <w:rStyle w:val="Marquedecommentaire"/>
        </w:rPr>
        <w:commentReference w:id="591"/>
      </w:r>
      <w:ins w:id="592" w:author="J Chave" w:date="2025-02-13T20:30:00Z" w16du:dateUtc="2025-02-13T19:30:00Z">
        <w:r w:rsidR="00287DFD">
          <w:rPr>
            <w:w w:val="105"/>
          </w:rPr>
          <w:t>.</w:t>
        </w:r>
      </w:ins>
      <w:del w:id="593" w:author="J Chave" w:date="2025-02-13T20:30:00Z" w16du:dateUtc="2025-02-13T19:30:00Z">
        <w:r w:rsidDel="00287DFD">
          <w:rPr>
            <w:w w:val="105"/>
          </w:rPr>
          <w:delText xml:space="preserve"> (</w:delText>
        </w:r>
        <w:r w:rsidR="00F52AD7" w:rsidDel="00287DFD">
          <w:fldChar w:fldCharType="begin"/>
        </w:r>
        <w:r w:rsidR="00F52AD7" w:rsidDel="00287DFD">
          <w:delInstrText>HYPERLINK \l "_bookmark2"</w:delInstrText>
        </w:r>
        <w:r w:rsidR="00F52AD7" w:rsidDel="00287DFD">
          <w:fldChar w:fldCharType="separate"/>
        </w:r>
        <w:r w:rsidR="00F52AD7" w:rsidDel="00287DFD">
          <w:rPr>
            <w:color w:val="E94D52"/>
            <w:w w:val="105"/>
          </w:rPr>
          <w:delText>Figure 22</w:delText>
        </w:r>
        <w:r w:rsidR="00F52AD7" w:rsidDel="00287DFD">
          <w:fldChar w:fldCharType="end"/>
        </w:r>
        <w:r w:rsidDel="00287DFD">
          <w:rPr>
            <w:w w:val="105"/>
          </w:rPr>
          <w:delText>).</w:delText>
        </w:r>
      </w:del>
    </w:p>
    <w:p w14:paraId="547248A4" w14:textId="77777777" w:rsidR="00F52AD7" w:rsidRDefault="00F52AD7">
      <w:pPr>
        <w:pStyle w:val="Corpsdetexte"/>
        <w:spacing w:before="157"/>
      </w:pPr>
    </w:p>
    <w:p w14:paraId="3F599C16" w14:textId="77777777" w:rsidR="00F52AD7" w:rsidRDefault="00000000">
      <w:pPr>
        <w:pStyle w:val="Titre1"/>
      </w:pPr>
      <w:commentRangeStart w:id="594"/>
      <w:r>
        <w:rPr>
          <w:spacing w:val="-2"/>
        </w:rPr>
        <w:t>Results</w:t>
      </w:r>
      <w:commentRangeEnd w:id="594"/>
      <w:r w:rsidR="0053214B">
        <w:rPr>
          <w:rStyle w:val="Marquedecommentaire"/>
          <w:rFonts w:ascii="Times New Roman" w:eastAsia="Times New Roman" w:hAnsi="Times New Roman" w:cs="Times New Roman"/>
          <w:b w:val="0"/>
          <w:bCs w:val="0"/>
        </w:rPr>
        <w:commentReference w:id="594"/>
      </w:r>
    </w:p>
    <w:p w14:paraId="6BC5D008" w14:textId="6EFB2699" w:rsidR="00F52AD7" w:rsidRDefault="00A34C3D" w:rsidP="00A34C3D">
      <w:pPr>
        <w:pStyle w:val="Corpsdetexte"/>
        <w:spacing w:before="208" w:line="276" w:lineRule="auto"/>
        <w:ind w:left="169" w:right="452" w:firstLine="18"/>
        <w:jc w:val="both"/>
      </w:pPr>
      <w:commentRangeStart w:id="595"/>
      <w:ins w:id="596" w:author="J Chave" w:date="2025-02-13T20:53:00Z" w16du:dateUtc="2025-02-13T19:53:00Z">
        <w:r>
          <w:rPr>
            <w:w w:val="105"/>
          </w:rPr>
          <w:t xml:space="preserve">The </w:t>
        </w:r>
      </w:ins>
      <w:commentRangeEnd w:id="595"/>
      <w:ins w:id="597" w:author="J Chave" w:date="2025-02-13T21:02:00Z" w16du:dateUtc="2025-02-13T20:02:00Z">
        <w:r>
          <w:rPr>
            <w:rStyle w:val="Marquedecommentaire"/>
          </w:rPr>
          <w:commentReference w:id="595"/>
        </w:r>
      </w:ins>
      <w:ins w:id="598" w:author="J Chave" w:date="2025-02-13T20:53:00Z" w16du:dateUtc="2025-02-13T19:53:00Z">
        <w:r>
          <w:rPr>
            <w:w w:val="105"/>
          </w:rPr>
          <w:t xml:space="preserve">mean </w:t>
        </w:r>
        <w:r>
          <w:rPr>
            <w:w w:val="105"/>
          </w:rPr>
          <w:t>suitability</w:t>
        </w:r>
      </w:ins>
      <w:ins w:id="599" w:author="J Chave" w:date="2025-02-13T21:02:00Z" w16du:dateUtc="2025-02-13T20:02:00Z">
        <w:r>
          <w:rPr>
            <w:w w:val="105"/>
          </w:rPr>
          <w:t xml:space="preserve"> across simulations</w:t>
        </w:r>
      </w:ins>
      <w:ins w:id="600" w:author="J Chave" w:date="2025-02-13T20:53:00Z" w16du:dateUtc="2025-02-13T19:53:00Z">
        <w:r>
          <w:rPr>
            <w:spacing w:val="-8"/>
            <w:w w:val="105"/>
          </w:rPr>
          <w:t xml:space="preserve"> </w:t>
        </w:r>
      </w:ins>
      <w:ins w:id="601" w:author="J Chave" w:date="2025-02-13T20:54:00Z" w16du:dateUtc="2025-02-13T19:54:00Z">
        <w:r>
          <w:rPr>
            <w:w w:val="105"/>
          </w:rPr>
          <w:t xml:space="preserve">was computed relative to </w:t>
        </w:r>
      </w:ins>
      <w:ins w:id="602" w:author="J Chave" w:date="2025-02-13T21:01:00Z" w16du:dateUtc="2025-02-13T20:01:00Z">
        <w:r>
          <w:rPr>
            <w:w w:val="105"/>
          </w:rPr>
          <w:t>the reference period</w:t>
        </w:r>
      </w:ins>
      <w:ins w:id="603" w:author="J Chave" w:date="2025-02-13T20:53:00Z" w16du:dateUtc="2025-02-13T19:53:00Z">
        <w:r>
          <w:rPr>
            <w:w w:val="105"/>
          </w:rPr>
          <w:t>.</w:t>
        </w:r>
      </w:ins>
      <w:ins w:id="604" w:author="J Chave" w:date="2025-02-13T20:54:00Z" w16du:dateUtc="2025-02-13T19:54:00Z">
        <w:r>
          <w:rPr>
            <w:w w:val="105"/>
          </w:rPr>
          <w:t xml:space="preserve"> Alpine and </w:t>
        </w:r>
      </w:ins>
      <w:ins w:id="605" w:author="J Chave" w:date="2025-02-13T20:55:00Z" w16du:dateUtc="2025-02-13T19:55:00Z">
        <w:r>
          <w:rPr>
            <w:w w:val="105"/>
          </w:rPr>
          <w:t xml:space="preserve">boreal </w:t>
        </w:r>
        <w:commentRangeStart w:id="606"/>
        <w:r>
          <w:rPr>
            <w:w w:val="105"/>
          </w:rPr>
          <w:t xml:space="preserve">biomes </w:t>
        </w:r>
      </w:ins>
      <w:commentRangeEnd w:id="606"/>
      <w:ins w:id="607" w:author="J Chave" w:date="2025-02-13T21:00:00Z" w16du:dateUtc="2025-02-13T20:00:00Z">
        <w:r>
          <w:rPr>
            <w:rStyle w:val="Marquedecommentaire"/>
          </w:rPr>
          <w:commentReference w:id="606"/>
        </w:r>
      </w:ins>
      <w:ins w:id="608" w:author="J Chave" w:date="2025-02-13T20:55:00Z" w16du:dateUtc="2025-02-13T19:55:00Z">
        <w:r>
          <w:rPr>
            <w:w w:val="105"/>
          </w:rPr>
          <w:t>were found to increase in mean suitability (+</w:t>
        </w:r>
      </w:ins>
      <w:ins w:id="609" w:author="J Chave" w:date="2025-02-13T20:59:00Z" w16du:dateUtc="2025-02-13T19:59:00Z">
        <w:r>
          <w:rPr>
            <w:w w:val="105"/>
          </w:rPr>
          <w:t>x% and y% respectively</w:t>
        </w:r>
      </w:ins>
      <w:ins w:id="610" w:author="J Chave" w:date="2025-02-13T20:55:00Z" w16du:dateUtc="2025-02-13T19:55:00Z">
        <w:r>
          <w:rPr>
            <w:w w:val="105"/>
          </w:rPr>
          <w:t xml:space="preserve">), in contrast with the Mediterranean </w:t>
        </w:r>
      </w:ins>
      <w:ins w:id="611" w:author="J Chave" w:date="2025-02-13T20:53:00Z" w16du:dateUtc="2025-02-13T19:53:00Z">
        <w:r>
          <w:rPr>
            <w:w w:val="105"/>
          </w:rPr>
          <w:t xml:space="preserve"> </w:t>
        </w:r>
      </w:ins>
      <w:ins w:id="612" w:author="J Chave" w:date="2025-02-13T20:59:00Z" w16du:dateUtc="2025-02-13T19:59:00Z">
        <w:r>
          <w:rPr>
            <w:w w:val="105"/>
          </w:rPr>
          <w:t>(</w:t>
        </w:r>
      </w:ins>
      <w:ins w:id="613" w:author="J Chave" w:date="2025-02-13T21:00:00Z" w16du:dateUtc="2025-02-13T20:00:00Z">
        <w:r>
          <w:rPr>
            <w:w w:val="105"/>
          </w:rPr>
          <w:t xml:space="preserve">-z%, </w:t>
        </w:r>
      </w:ins>
      <w:del w:id="614" w:author="J Chave" w:date="2025-02-13T21:00:00Z" w16du:dateUtc="2025-02-13T20:00:00Z">
        <w:r w:rsidR="00000000" w:rsidDel="00A34C3D">
          <w:rPr>
            <w:w w:val="105"/>
          </w:rPr>
          <w:delText>The magnitude of uncertainties varied across ecoregions (</w:delText>
        </w:r>
      </w:del>
      <w:hyperlink w:anchor="_bookmark0" w:history="1">
        <w:r w:rsidR="00F52AD7">
          <w:rPr>
            <w:color w:val="E94D52"/>
            <w:w w:val="105"/>
          </w:rPr>
          <w:t>Figure 20</w:t>
        </w:r>
      </w:hyperlink>
      <w:r w:rsidR="00000000">
        <w:rPr>
          <w:w w:val="105"/>
        </w:rPr>
        <w:t>).</w:t>
      </w:r>
      <w:r w:rsidR="00000000">
        <w:rPr>
          <w:spacing w:val="40"/>
          <w:w w:val="105"/>
        </w:rPr>
        <w:t xml:space="preserve"> </w:t>
      </w:r>
      <w:del w:id="615" w:author="J Chave" w:date="2025-02-13T21:03:00Z" w16du:dateUtc="2025-02-13T20:03:00Z">
        <w:r w:rsidR="00000000" w:rsidDel="000F63E1">
          <w:rPr>
            <w:w w:val="105"/>
          </w:rPr>
          <w:delText>In most Europe (Atlantic, Continental and Boreal)</w:delText>
        </w:r>
      </w:del>
      <w:ins w:id="616" w:author="J Chave" w:date="2025-02-13T21:03:00Z" w16du:dateUtc="2025-02-13T20:03:00Z">
        <w:r w:rsidR="000F63E1">
          <w:rPr>
            <w:w w:val="105"/>
          </w:rPr>
          <w:t>The</w:t>
        </w:r>
      </w:ins>
      <w:del w:id="617" w:author="J Chave" w:date="2025-02-13T21:03:00Z" w16du:dateUtc="2025-02-13T20:03:00Z">
        <w:r w:rsidR="00000000" w:rsidDel="000F63E1">
          <w:rPr>
            <w:w w:val="105"/>
          </w:rPr>
          <w:delText>, the</w:delText>
        </w:r>
      </w:del>
      <w:r w:rsidR="00000000">
        <w:rPr>
          <w:w w:val="105"/>
        </w:rPr>
        <w:t xml:space="preserve"> 90% confidence interval </w:t>
      </w:r>
      <w:del w:id="618" w:author="J Chave" w:date="2025-02-13T21:03:00Z" w16du:dateUtc="2025-02-13T20:03:00Z">
        <w:r w:rsidR="00000000" w:rsidDel="000F63E1">
          <w:rPr>
            <w:w w:val="105"/>
          </w:rPr>
          <w:delText>encompassed a wide range of projected change in suitability (relative to the 1970-2000 reference period)</w:delText>
        </w:r>
      </w:del>
      <w:ins w:id="619" w:author="J Chave" w:date="2025-02-13T21:03:00Z" w16du:dateUtc="2025-02-13T20:03:00Z">
        <w:r w:rsidR="000F63E1">
          <w:rPr>
            <w:w w:val="105"/>
          </w:rPr>
          <w:t xml:space="preserve">included </w:t>
        </w:r>
      </w:ins>
      <w:ins w:id="620" w:author="J Chave" w:date="2025-02-13T21:04:00Z" w16du:dateUtc="2025-02-13T20:04:00Z">
        <w:r w:rsidR="000F63E1">
          <w:rPr>
            <w:w w:val="105"/>
          </w:rPr>
          <w:t>zero (no change) in all biomes,</w:t>
        </w:r>
      </w:ins>
      <w:del w:id="621" w:author="J Chave" w:date="2025-02-13T21:03:00Z" w16du:dateUtc="2025-02-13T20:03:00Z">
        <w:r w:rsidR="00000000" w:rsidDel="000F63E1">
          <w:rPr>
            <w:w w:val="105"/>
          </w:rPr>
          <w:delText>,</w:delText>
        </w:r>
      </w:del>
      <w:r w:rsidR="00000000">
        <w:rPr>
          <w:w w:val="105"/>
        </w:rPr>
        <w:t xml:space="preserve"> and uncertainties increased significantly </w:t>
      </w:r>
      <w:del w:id="622" w:author="J Chave" w:date="2025-02-13T21:04:00Z" w16du:dateUtc="2025-02-13T20:04:00Z">
        <w:r w:rsidR="00000000" w:rsidDel="000F63E1">
          <w:rPr>
            <w:w w:val="105"/>
          </w:rPr>
          <w:delText xml:space="preserve">the further we get </w:delText>
        </w:r>
      </w:del>
      <w:r w:rsidR="00000000">
        <w:rPr>
          <w:w w:val="105"/>
        </w:rPr>
        <w:t xml:space="preserve">into the future. In Mediterranean and Alpine </w:t>
      </w:r>
      <w:del w:id="623" w:author="J Chave" w:date="2025-02-13T21:04:00Z" w16du:dateUtc="2025-02-13T20:04:00Z">
        <w:r w:rsidR="00000000" w:rsidDel="000F63E1">
          <w:rPr>
            <w:w w:val="105"/>
          </w:rPr>
          <w:delText>ecoregions</w:delText>
        </w:r>
      </w:del>
      <w:ins w:id="624" w:author="J Chave" w:date="2025-02-13T21:04:00Z" w16du:dateUtc="2025-02-13T20:04:00Z">
        <w:r w:rsidR="000F63E1">
          <w:rPr>
            <w:w w:val="105"/>
          </w:rPr>
          <w:t>biomes</w:t>
        </w:r>
      </w:ins>
      <w:r w:rsidR="00000000">
        <w:rPr>
          <w:w w:val="105"/>
        </w:rPr>
        <w:t xml:space="preserve">, </w:t>
      </w:r>
      <w:del w:id="625" w:author="J Chave" w:date="2025-02-13T21:04:00Z" w16du:dateUtc="2025-02-13T20:04:00Z">
        <w:r w:rsidR="00000000" w:rsidDel="000F63E1">
          <w:rPr>
            <w:w w:val="105"/>
          </w:rPr>
          <w:delText xml:space="preserve">the </w:delText>
        </w:r>
      </w:del>
      <w:r w:rsidR="00000000">
        <w:rPr>
          <w:w w:val="105"/>
        </w:rPr>
        <w:t>confidence interval</w:t>
      </w:r>
      <w:ins w:id="626" w:author="J Chave" w:date="2025-02-13T21:04:00Z" w16du:dateUtc="2025-02-13T20:04:00Z">
        <w:r w:rsidR="000F63E1">
          <w:rPr>
            <w:w w:val="105"/>
          </w:rPr>
          <w:t>s</w:t>
        </w:r>
      </w:ins>
      <w:r w:rsidR="00000000">
        <w:rPr>
          <w:w w:val="105"/>
        </w:rPr>
        <w:t xml:space="preserve"> </w:t>
      </w:r>
      <w:del w:id="627" w:author="J Chave" w:date="2025-02-13T21:04:00Z" w16du:dateUtc="2025-02-13T20:04:00Z">
        <w:r w:rsidR="00000000" w:rsidDel="000F63E1">
          <w:rPr>
            <w:w w:val="105"/>
          </w:rPr>
          <w:delText xml:space="preserve">was </w:delText>
        </w:r>
      </w:del>
      <w:ins w:id="628" w:author="J Chave" w:date="2025-02-13T21:04:00Z" w16du:dateUtc="2025-02-13T20:04:00Z">
        <w:r w:rsidR="000F63E1">
          <w:rPr>
            <w:w w:val="105"/>
          </w:rPr>
          <w:t>were</w:t>
        </w:r>
        <w:r w:rsidR="000F63E1">
          <w:rPr>
            <w:w w:val="105"/>
          </w:rPr>
          <w:t xml:space="preserve"> </w:t>
        </w:r>
      </w:ins>
      <w:r w:rsidR="00000000">
        <w:rPr>
          <w:w w:val="105"/>
        </w:rPr>
        <w:t>narrower</w:t>
      </w:r>
      <w:ins w:id="629" w:author="J Chave" w:date="2025-02-13T21:05:00Z" w16du:dateUtc="2025-02-13T20:05:00Z">
        <w:r w:rsidR="000F63E1">
          <w:rPr>
            <w:w w:val="105"/>
          </w:rPr>
          <w:t>.</w:t>
        </w:r>
      </w:ins>
      <w:r w:rsidR="00000000">
        <w:rPr>
          <w:w w:val="105"/>
        </w:rPr>
        <w:t xml:space="preserve"> </w:t>
      </w:r>
      <w:del w:id="630" w:author="J Chave" w:date="2025-02-13T21:05:00Z" w16du:dateUtc="2025-02-13T20:05:00Z">
        <w:r w:rsidR="00000000" w:rsidDel="000F63E1">
          <w:rPr>
            <w:w w:val="105"/>
          </w:rPr>
          <w:delText>and it increased much less with time (</w:delText>
        </w:r>
        <w:r w:rsidR="00F52AD7" w:rsidDel="000F63E1">
          <w:fldChar w:fldCharType="begin"/>
        </w:r>
        <w:r w:rsidR="00F52AD7" w:rsidDel="000F63E1">
          <w:delInstrText>HYPERLINK \l "_bookmark0"</w:delInstrText>
        </w:r>
        <w:r w:rsidR="00F52AD7" w:rsidDel="000F63E1">
          <w:fldChar w:fldCharType="separate"/>
        </w:r>
        <w:r w:rsidR="00F52AD7" w:rsidDel="000F63E1">
          <w:rPr>
            <w:color w:val="E94D52"/>
            <w:w w:val="105"/>
          </w:rPr>
          <w:delText>Figure 20</w:delText>
        </w:r>
        <w:r w:rsidR="00F52AD7" w:rsidDel="000F63E1">
          <w:fldChar w:fldCharType="end"/>
        </w:r>
        <w:r w:rsidR="00000000" w:rsidDel="000F63E1">
          <w:rPr>
            <w:w w:val="105"/>
          </w:rPr>
          <w:delText>).</w:delText>
        </w:r>
        <w:r w:rsidR="00000000" w:rsidDel="000F63E1">
          <w:rPr>
            <w:spacing w:val="40"/>
            <w:w w:val="105"/>
          </w:rPr>
          <w:delText xml:space="preserve"> </w:delText>
        </w:r>
        <w:r w:rsidR="00000000" w:rsidDel="000F63E1">
          <w:rPr>
            <w:w w:val="105"/>
          </w:rPr>
          <w:delText>Despite these large uncertainties, trends could still be observed across Europe, along a Southwest to Northeast gradient (</w:delText>
        </w:r>
        <w:r w:rsidR="00F52AD7" w:rsidDel="000F63E1">
          <w:fldChar w:fldCharType="begin"/>
        </w:r>
        <w:r w:rsidR="00F52AD7" w:rsidDel="000F63E1">
          <w:delInstrText>HYPERLINK \l "_bookmark1"</w:delInstrText>
        </w:r>
        <w:r w:rsidR="00F52AD7" w:rsidDel="000F63E1">
          <w:fldChar w:fldCharType="separate"/>
        </w:r>
        <w:r w:rsidR="00F52AD7" w:rsidDel="000F63E1">
          <w:rPr>
            <w:color w:val="E94D52"/>
            <w:w w:val="105"/>
          </w:rPr>
          <w:delText>Figure 21a</w:delText>
        </w:r>
        <w:r w:rsidR="00F52AD7" w:rsidDel="000F63E1">
          <w:fldChar w:fldCharType="end"/>
        </w:r>
        <w:r w:rsidR="00000000" w:rsidDel="000F63E1">
          <w:rPr>
            <w:w w:val="105"/>
          </w:rPr>
          <w:delText>). For the 6 species considered</w:delText>
        </w:r>
        <w:r w:rsidR="00000000" w:rsidDel="000F63E1">
          <w:rPr>
            <w:spacing w:val="27"/>
            <w:w w:val="105"/>
          </w:rPr>
          <w:delText xml:space="preserve"> </w:delText>
        </w:r>
        <w:r w:rsidR="00000000" w:rsidDel="000F63E1">
          <w:rPr>
            <w:w w:val="105"/>
          </w:rPr>
          <w:delText>here,</w:delText>
        </w:r>
        <w:r w:rsidR="00000000" w:rsidDel="000F63E1">
          <w:rPr>
            <w:spacing w:val="27"/>
            <w:w w:val="105"/>
          </w:rPr>
          <w:delText xml:space="preserve"> </w:delText>
        </w:r>
        <w:r w:rsidR="00000000" w:rsidDel="000F63E1">
          <w:rPr>
            <w:w w:val="105"/>
          </w:rPr>
          <w:delText>the</w:delText>
        </w:r>
        <w:r w:rsidR="00000000" w:rsidDel="000F63E1">
          <w:rPr>
            <w:spacing w:val="27"/>
            <w:w w:val="105"/>
          </w:rPr>
          <w:delText xml:space="preserve"> </w:delText>
        </w:r>
        <w:r w:rsidR="00000000" w:rsidDel="000F63E1">
          <w:rPr>
            <w:w w:val="105"/>
          </w:rPr>
          <w:delText>average</w:delText>
        </w:r>
        <w:r w:rsidR="00000000" w:rsidDel="000F63E1">
          <w:rPr>
            <w:spacing w:val="27"/>
            <w:w w:val="105"/>
          </w:rPr>
          <w:delText xml:space="preserve"> </w:delText>
        </w:r>
        <w:r w:rsidR="00000000" w:rsidDel="000F63E1">
          <w:rPr>
            <w:w w:val="105"/>
          </w:rPr>
          <w:delText>projected</w:delText>
        </w:r>
        <w:r w:rsidR="00000000" w:rsidDel="000F63E1">
          <w:rPr>
            <w:spacing w:val="27"/>
            <w:w w:val="105"/>
          </w:rPr>
          <w:delText xml:space="preserve"> </w:delText>
        </w:r>
        <w:r w:rsidR="00000000" w:rsidDel="000F63E1">
          <w:rPr>
            <w:w w:val="105"/>
          </w:rPr>
          <w:delText>suitability</w:delText>
        </w:r>
        <w:r w:rsidR="00000000" w:rsidDel="000F63E1">
          <w:rPr>
            <w:spacing w:val="27"/>
            <w:w w:val="105"/>
          </w:rPr>
          <w:delText xml:space="preserve"> </w:delText>
        </w:r>
        <w:r w:rsidR="00000000" w:rsidDel="000F63E1">
          <w:rPr>
            <w:w w:val="105"/>
          </w:rPr>
          <w:delText>decreased</w:delText>
        </w:r>
        <w:r w:rsidR="00000000" w:rsidDel="000F63E1">
          <w:rPr>
            <w:spacing w:val="27"/>
            <w:w w:val="105"/>
          </w:rPr>
          <w:delText xml:space="preserve"> </w:delText>
        </w:r>
        <w:r w:rsidR="00000000" w:rsidDel="000F63E1">
          <w:rPr>
            <w:w w:val="105"/>
          </w:rPr>
          <w:delText>in</w:delText>
        </w:r>
        <w:r w:rsidR="00000000" w:rsidDel="000F63E1">
          <w:rPr>
            <w:spacing w:val="27"/>
            <w:w w:val="105"/>
          </w:rPr>
          <w:delText xml:space="preserve"> </w:delText>
        </w:r>
        <w:r w:rsidR="00000000" w:rsidDel="000F63E1">
          <w:rPr>
            <w:w w:val="105"/>
          </w:rPr>
          <w:delText>the</w:delText>
        </w:r>
        <w:r w:rsidR="00000000" w:rsidDel="000F63E1">
          <w:rPr>
            <w:spacing w:val="27"/>
            <w:w w:val="105"/>
          </w:rPr>
          <w:delText xml:space="preserve"> </w:delText>
        </w:r>
        <w:r w:rsidR="00000000" w:rsidDel="000F63E1">
          <w:rPr>
            <w:w w:val="105"/>
          </w:rPr>
          <w:delText>Mediterranean</w:delText>
        </w:r>
        <w:r w:rsidR="00000000" w:rsidDel="000F63E1">
          <w:rPr>
            <w:spacing w:val="27"/>
            <w:w w:val="105"/>
          </w:rPr>
          <w:delText xml:space="preserve"> </w:delText>
        </w:r>
        <w:r w:rsidR="00000000" w:rsidDel="000F63E1">
          <w:rPr>
            <w:w w:val="105"/>
          </w:rPr>
          <w:delText>Basin</w:delText>
        </w:r>
      </w:del>
    </w:p>
    <w:p w14:paraId="1ECAAD28" w14:textId="77777777" w:rsidR="00F52AD7" w:rsidRDefault="00F52AD7">
      <w:pPr>
        <w:spacing w:line="276" w:lineRule="auto"/>
        <w:jc w:val="both"/>
        <w:sectPr w:rsidR="00F52AD7">
          <w:type w:val="continuous"/>
          <w:pgSz w:w="11910" w:h="16840"/>
          <w:pgMar w:top="860" w:right="960" w:bottom="800" w:left="1220" w:header="0" w:footer="606" w:gutter="0"/>
          <w:cols w:space="720"/>
        </w:sectPr>
      </w:pPr>
    </w:p>
    <w:p w14:paraId="6061A0BC" w14:textId="7F52D667" w:rsidR="00F52AD7" w:rsidDel="000F63E1" w:rsidRDefault="00000000">
      <w:pPr>
        <w:pStyle w:val="Corpsdetexte"/>
        <w:spacing w:before="131" w:line="276" w:lineRule="auto"/>
        <w:ind w:left="197" w:right="409" w:hanging="9"/>
        <w:jc w:val="both"/>
        <w:rPr>
          <w:del w:id="631" w:author="J Chave" w:date="2025-02-13T21:05:00Z" w16du:dateUtc="2025-02-13T20:05:00Z"/>
        </w:rPr>
      </w:pPr>
      <w:del w:id="632" w:author="J Chave" w:date="2025-02-13T21:05:00Z" w16du:dateUtc="2025-02-13T20:05:00Z">
        <w:r w:rsidDel="000F63E1">
          <w:rPr>
            <w:w w:val="105"/>
          </w:rPr>
          <w:lastRenderedPageBreak/>
          <w:delText>while</w:delText>
        </w:r>
        <w:r w:rsidDel="000F63E1">
          <w:rPr>
            <w:spacing w:val="-7"/>
            <w:w w:val="105"/>
          </w:rPr>
          <w:delText xml:space="preserve"> </w:delText>
        </w:r>
        <w:r w:rsidDel="000F63E1">
          <w:rPr>
            <w:w w:val="105"/>
          </w:rPr>
          <w:delText>it</w:delText>
        </w:r>
        <w:r w:rsidDel="000F63E1">
          <w:rPr>
            <w:spacing w:val="-7"/>
            <w:w w:val="105"/>
          </w:rPr>
          <w:delText xml:space="preserve"> </w:delText>
        </w:r>
        <w:r w:rsidDel="000F63E1">
          <w:rPr>
            <w:w w:val="105"/>
          </w:rPr>
          <w:delText>increased</w:delText>
        </w:r>
        <w:r w:rsidDel="000F63E1">
          <w:rPr>
            <w:spacing w:val="-7"/>
            <w:w w:val="105"/>
          </w:rPr>
          <w:delText xml:space="preserve"> </w:delText>
        </w:r>
        <w:r w:rsidDel="000F63E1">
          <w:rPr>
            <w:w w:val="105"/>
          </w:rPr>
          <w:delText>in</w:delText>
        </w:r>
        <w:r w:rsidDel="000F63E1">
          <w:rPr>
            <w:spacing w:val="-7"/>
            <w:w w:val="105"/>
          </w:rPr>
          <w:delText xml:space="preserve"> </w:delText>
        </w:r>
        <w:r w:rsidDel="000F63E1">
          <w:rPr>
            <w:w w:val="105"/>
          </w:rPr>
          <w:delText>the</w:delText>
        </w:r>
        <w:r w:rsidDel="000F63E1">
          <w:rPr>
            <w:spacing w:val="-7"/>
            <w:w w:val="105"/>
          </w:rPr>
          <w:delText xml:space="preserve"> </w:delText>
        </w:r>
        <w:r w:rsidDel="000F63E1">
          <w:rPr>
            <w:w w:val="105"/>
          </w:rPr>
          <w:delText>Boreal</w:delText>
        </w:r>
        <w:r w:rsidDel="000F63E1">
          <w:rPr>
            <w:spacing w:val="-7"/>
            <w:w w:val="105"/>
          </w:rPr>
          <w:delText xml:space="preserve"> </w:delText>
        </w:r>
        <w:r w:rsidDel="000F63E1">
          <w:rPr>
            <w:w w:val="105"/>
          </w:rPr>
          <w:delText>region</w:delText>
        </w:r>
        <w:r w:rsidDel="000F63E1">
          <w:rPr>
            <w:spacing w:val="-7"/>
            <w:w w:val="105"/>
          </w:rPr>
          <w:delText xml:space="preserve"> </w:delText>
        </w:r>
        <w:r w:rsidDel="000F63E1">
          <w:rPr>
            <w:w w:val="105"/>
          </w:rPr>
          <w:delText>as</w:delText>
        </w:r>
        <w:r w:rsidDel="000F63E1">
          <w:rPr>
            <w:spacing w:val="-7"/>
            <w:w w:val="105"/>
          </w:rPr>
          <w:delText xml:space="preserve"> </w:delText>
        </w:r>
        <w:r w:rsidDel="000F63E1">
          <w:rPr>
            <w:w w:val="105"/>
          </w:rPr>
          <w:delText>it</w:delText>
        </w:r>
        <w:r w:rsidDel="000F63E1">
          <w:rPr>
            <w:spacing w:val="-7"/>
            <w:w w:val="105"/>
          </w:rPr>
          <w:delText xml:space="preserve"> </w:delText>
        </w:r>
        <w:r w:rsidDel="000F63E1">
          <w:rPr>
            <w:w w:val="105"/>
          </w:rPr>
          <w:delText>could</w:delText>
        </w:r>
        <w:r w:rsidDel="000F63E1">
          <w:rPr>
            <w:spacing w:val="-7"/>
            <w:w w:val="105"/>
          </w:rPr>
          <w:delText xml:space="preserve"> </w:delText>
        </w:r>
        <w:r w:rsidDel="000F63E1">
          <w:rPr>
            <w:w w:val="105"/>
          </w:rPr>
          <w:delText>have</w:delText>
        </w:r>
        <w:r w:rsidDel="000F63E1">
          <w:rPr>
            <w:spacing w:val="-7"/>
            <w:w w:val="105"/>
          </w:rPr>
          <w:delText xml:space="preserve"> </w:delText>
        </w:r>
        <w:r w:rsidDel="000F63E1">
          <w:rPr>
            <w:w w:val="105"/>
          </w:rPr>
          <w:delText>been</w:delText>
        </w:r>
        <w:r w:rsidDel="000F63E1">
          <w:rPr>
            <w:spacing w:val="-7"/>
            <w:w w:val="105"/>
          </w:rPr>
          <w:delText xml:space="preserve"> </w:delText>
        </w:r>
        <w:r w:rsidDel="000F63E1">
          <w:rPr>
            <w:w w:val="105"/>
          </w:rPr>
          <w:delText>expected</w:delText>
        </w:r>
        <w:r w:rsidDel="000F63E1">
          <w:rPr>
            <w:spacing w:val="-7"/>
            <w:w w:val="105"/>
          </w:rPr>
          <w:delText xml:space="preserve"> </w:delText>
        </w:r>
        <w:r w:rsidDel="000F63E1">
          <w:rPr>
            <w:w w:val="105"/>
          </w:rPr>
          <w:delText>(</w:delText>
        </w:r>
        <w:r w:rsidR="00F52AD7" w:rsidDel="000F63E1">
          <w:fldChar w:fldCharType="begin"/>
        </w:r>
        <w:r w:rsidR="00F52AD7" w:rsidDel="000F63E1">
          <w:delInstrText>HYPERLINK \l "_bookmark0"</w:delInstrText>
        </w:r>
        <w:r w:rsidR="00F52AD7" w:rsidDel="000F63E1">
          <w:fldChar w:fldCharType="separate"/>
        </w:r>
        <w:r w:rsidR="00F52AD7" w:rsidDel="000F63E1">
          <w:rPr>
            <w:color w:val="E94D52"/>
            <w:w w:val="105"/>
          </w:rPr>
          <w:delText>Figures</w:delText>
        </w:r>
        <w:r w:rsidR="00F52AD7" w:rsidDel="000F63E1">
          <w:rPr>
            <w:color w:val="E94D52"/>
            <w:spacing w:val="-7"/>
            <w:w w:val="105"/>
          </w:rPr>
          <w:delText xml:space="preserve"> </w:delText>
        </w:r>
        <w:r w:rsidR="00F52AD7" w:rsidDel="000F63E1">
          <w:rPr>
            <w:color w:val="E94D52"/>
            <w:w w:val="105"/>
          </w:rPr>
          <w:delText>20</w:delText>
        </w:r>
        <w:r w:rsidR="00F52AD7" w:rsidDel="000F63E1">
          <w:fldChar w:fldCharType="end"/>
        </w:r>
        <w:r w:rsidDel="000F63E1">
          <w:rPr>
            <w:color w:val="E94D52"/>
            <w:spacing w:val="-7"/>
            <w:w w:val="105"/>
          </w:rPr>
          <w:delText xml:space="preserve"> </w:delText>
        </w:r>
        <w:r w:rsidDel="000F63E1">
          <w:rPr>
            <w:w w:val="105"/>
          </w:rPr>
          <w:delText>and</w:delText>
        </w:r>
        <w:r w:rsidDel="000F63E1">
          <w:rPr>
            <w:spacing w:val="-7"/>
            <w:w w:val="105"/>
          </w:rPr>
          <w:delText xml:space="preserve"> </w:delText>
        </w:r>
        <w:r w:rsidR="00F52AD7" w:rsidDel="000F63E1">
          <w:fldChar w:fldCharType="begin"/>
        </w:r>
        <w:r w:rsidR="00F52AD7" w:rsidDel="000F63E1">
          <w:delInstrText>HYPERLINK \l "_bookmark1"</w:delInstrText>
        </w:r>
        <w:r w:rsidR="00F52AD7" w:rsidDel="000F63E1">
          <w:fldChar w:fldCharType="separate"/>
        </w:r>
        <w:r w:rsidR="00F52AD7" w:rsidDel="000F63E1">
          <w:rPr>
            <w:color w:val="E94D52"/>
            <w:w w:val="105"/>
          </w:rPr>
          <w:delText>21a</w:delText>
        </w:r>
        <w:r w:rsidR="00F52AD7" w:rsidDel="000F63E1">
          <w:fldChar w:fldCharType="end"/>
        </w:r>
        <w:r w:rsidDel="000F63E1">
          <w:rPr>
            <w:w w:val="105"/>
          </w:rPr>
          <w:delText>). However, for the continental ecoregion, the trend was less clear and models showed the lowest agreement (</w:delText>
        </w:r>
        <w:r w:rsidR="00F52AD7" w:rsidDel="000F63E1">
          <w:fldChar w:fldCharType="begin"/>
        </w:r>
        <w:r w:rsidR="00F52AD7" w:rsidDel="000F63E1">
          <w:delInstrText>HYPERLINK \l "_bookmark1"</w:delInstrText>
        </w:r>
        <w:r w:rsidR="00F52AD7" w:rsidDel="000F63E1">
          <w:fldChar w:fldCharType="separate"/>
        </w:r>
        <w:r w:rsidR="00F52AD7" w:rsidDel="000F63E1">
          <w:rPr>
            <w:color w:val="E94D52"/>
            <w:w w:val="105"/>
          </w:rPr>
          <w:delText>Figure 21a</w:delText>
        </w:r>
        <w:r w:rsidR="00F52AD7" w:rsidDel="000F63E1">
          <w:fldChar w:fldCharType="end"/>
        </w:r>
        <w:r w:rsidDel="000F63E1">
          <w:rPr>
            <w:w w:val="105"/>
          </w:rPr>
          <w:delText>).</w:delText>
        </w:r>
      </w:del>
    </w:p>
    <w:p w14:paraId="1C6037E5" w14:textId="77777777" w:rsidR="00F52AD7" w:rsidRDefault="00F52AD7">
      <w:pPr>
        <w:pStyle w:val="Corpsdetexte"/>
        <w:rPr>
          <w:sz w:val="13"/>
        </w:rPr>
      </w:pPr>
    </w:p>
    <w:p w14:paraId="324D1FBD" w14:textId="77777777" w:rsidR="00F52AD7" w:rsidRDefault="00F52AD7">
      <w:pPr>
        <w:pStyle w:val="Corpsdetexte"/>
        <w:spacing w:before="63"/>
        <w:rPr>
          <w:sz w:val="13"/>
        </w:rPr>
      </w:pPr>
    </w:p>
    <w:p w14:paraId="53C75D71" w14:textId="77777777" w:rsidR="00F52AD7" w:rsidRDefault="00000000">
      <w:pPr>
        <w:tabs>
          <w:tab w:val="left" w:pos="8186"/>
        </w:tabs>
        <w:ind w:left="1497"/>
        <w:rPr>
          <w:rFonts w:ascii="Arial"/>
          <w:sz w:val="13"/>
        </w:rPr>
      </w:pPr>
      <w:r>
        <w:rPr>
          <w:noProof/>
        </w:rPr>
        <mc:AlternateContent>
          <mc:Choice Requires="wps">
            <w:drawing>
              <wp:anchor distT="0" distB="0" distL="0" distR="0" simplePos="0" relativeHeight="487196672" behindDoc="1" locked="0" layoutInCell="1" allowOverlap="1" wp14:anchorId="2D087DA5" wp14:editId="39C8DB10">
                <wp:simplePos x="0" y="0"/>
                <wp:positionH relativeFrom="page">
                  <wp:posOffset>1453995</wp:posOffset>
                </wp:positionH>
                <wp:positionV relativeFrom="paragraph">
                  <wp:posOffset>40277</wp:posOffset>
                </wp:positionV>
                <wp:extent cx="4491990" cy="368363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1990" cy="3683635"/>
                          <a:chOff x="0" y="0"/>
                          <a:chExt cx="4491990" cy="3683635"/>
                        </a:xfrm>
                      </wpg:grpSpPr>
                      <wps:wsp>
                        <wps:cNvPr id="5" name="Graphic 5"/>
                        <wps:cNvSpPr/>
                        <wps:spPr>
                          <a:xfrm>
                            <a:off x="495005" y="929102"/>
                            <a:ext cx="1716405" cy="1270"/>
                          </a:xfrm>
                          <a:custGeom>
                            <a:avLst/>
                            <a:gdLst/>
                            <a:ahLst/>
                            <a:cxnLst/>
                            <a:rect l="l" t="t" r="r" b="b"/>
                            <a:pathLst>
                              <a:path w="1716405">
                                <a:moveTo>
                                  <a:pt x="0" y="0"/>
                                </a:moveTo>
                                <a:lnTo>
                                  <a:pt x="1715969" y="0"/>
                                </a:lnTo>
                              </a:path>
                            </a:pathLst>
                          </a:custGeom>
                          <a:ln w="6775">
                            <a:solidFill>
                              <a:srgbClr val="EBEBEB"/>
                            </a:solidFill>
                            <a:prstDash val="solid"/>
                          </a:ln>
                        </wps:spPr>
                        <wps:bodyPr wrap="square" lIns="0" tIns="0" rIns="0" bIns="0" rtlCol="0">
                          <a:prstTxWarp prst="textNoShape">
                            <a:avLst/>
                          </a:prstTxWarp>
                          <a:noAutofit/>
                        </wps:bodyPr>
                      </wps:wsp>
                      <wps:wsp>
                        <wps:cNvPr id="6" name="Graphic 6"/>
                        <wps:cNvSpPr/>
                        <wps:spPr>
                          <a:xfrm>
                            <a:off x="495005" y="724462"/>
                            <a:ext cx="1716405" cy="1270"/>
                          </a:xfrm>
                          <a:custGeom>
                            <a:avLst/>
                            <a:gdLst/>
                            <a:ahLst/>
                            <a:cxnLst/>
                            <a:rect l="l" t="t" r="r" b="b"/>
                            <a:pathLst>
                              <a:path w="1716405">
                                <a:moveTo>
                                  <a:pt x="0" y="0"/>
                                </a:moveTo>
                                <a:lnTo>
                                  <a:pt x="1715969" y="0"/>
                                </a:lnTo>
                              </a:path>
                            </a:pathLst>
                          </a:custGeom>
                          <a:ln w="6775">
                            <a:solidFill>
                              <a:srgbClr val="EBEBEB"/>
                            </a:solidFill>
                            <a:prstDash val="solid"/>
                          </a:ln>
                        </wps:spPr>
                        <wps:bodyPr wrap="square" lIns="0" tIns="0" rIns="0" bIns="0" rtlCol="0">
                          <a:prstTxWarp prst="textNoShape">
                            <a:avLst/>
                          </a:prstTxWarp>
                          <a:noAutofit/>
                        </wps:bodyPr>
                      </wps:wsp>
                      <wps:wsp>
                        <wps:cNvPr id="7" name="Graphic 7"/>
                        <wps:cNvSpPr/>
                        <wps:spPr>
                          <a:xfrm>
                            <a:off x="495005" y="519772"/>
                            <a:ext cx="1716405" cy="1270"/>
                          </a:xfrm>
                          <a:custGeom>
                            <a:avLst/>
                            <a:gdLst/>
                            <a:ahLst/>
                            <a:cxnLst/>
                            <a:rect l="l" t="t" r="r" b="b"/>
                            <a:pathLst>
                              <a:path w="1716405">
                                <a:moveTo>
                                  <a:pt x="0" y="0"/>
                                </a:moveTo>
                                <a:lnTo>
                                  <a:pt x="1715969" y="0"/>
                                </a:lnTo>
                              </a:path>
                            </a:pathLst>
                          </a:custGeom>
                          <a:ln w="6775">
                            <a:solidFill>
                              <a:srgbClr val="EBEBEB"/>
                            </a:solidFill>
                            <a:prstDash val="solid"/>
                          </a:ln>
                        </wps:spPr>
                        <wps:bodyPr wrap="square" lIns="0" tIns="0" rIns="0" bIns="0" rtlCol="0">
                          <a:prstTxWarp prst="textNoShape">
                            <a:avLst/>
                          </a:prstTxWarp>
                          <a:noAutofit/>
                        </wps:bodyPr>
                      </wps:wsp>
                      <wps:wsp>
                        <wps:cNvPr id="8" name="Graphic 8"/>
                        <wps:cNvSpPr/>
                        <wps:spPr>
                          <a:xfrm>
                            <a:off x="495005" y="315121"/>
                            <a:ext cx="1716405" cy="1270"/>
                          </a:xfrm>
                          <a:custGeom>
                            <a:avLst/>
                            <a:gdLst/>
                            <a:ahLst/>
                            <a:cxnLst/>
                            <a:rect l="l" t="t" r="r" b="b"/>
                            <a:pathLst>
                              <a:path w="1716405">
                                <a:moveTo>
                                  <a:pt x="0" y="0"/>
                                </a:moveTo>
                                <a:lnTo>
                                  <a:pt x="1715969" y="0"/>
                                </a:lnTo>
                              </a:path>
                            </a:pathLst>
                          </a:custGeom>
                          <a:ln w="6775">
                            <a:solidFill>
                              <a:srgbClr val="EBEBEB"/>
                            </a:solidFill>
                            <a:prstDash val="solid"/>
                          </a:ln>
                        </wps:spPr>
                        <wps:bodyPr wrap="square" lIns="0" tIns="0" rIns="0" bIns="0" rtlCol="0">
                          <a:prstTxWarp prst="textNoShape">
                            <a:avLst/>
                          </a:prstTxWarp>
                          <a:noAutofit/>
                        </wps:bodyPr>
                      </wps:wsp>
                      <wps:wsp>
                        <wps:cNvPr id="9" name="Graphic 9"/>
                        <wps:cNvSpPr/>
                        <wps:spPr>
                          <a:xfrm>
                            <a:off x="495005" y="110431"/>
                            <a:ext cx="1716405" cy="1270"/>
                          </a:xfrm>
                          <a:custGeom>
                            <a:avLst/>
                            <a:gdLst/>
                            <a:ahLst/>
                            <a:cxnLst/>
                            <a:rect l="l" t="t" r="r" b="b"/>
                            <a:pathLst>
                              <a:path w="1716405">
                                <a:moveTo>
                                  <a:pt x="0" y="0"/>
                                </a:moveTo>
                                <a:lnTo>
                                  <a:pt x="1715969" y="0"/>
                                </a:lnTo>
                              </a:path>
                            </a:pathLst>
                          </a:custGeom>
                          <a:ln w="6775">
                            <a:solidFill>
                              <a:srgbClr val="EBEBEB"/>
                            </a:solidFill>
                            <a:prstDash val="solid"/>
                          </a:ln>
                        </wps:spPr>
                        <wps:bodyPr wrap="square" lIns="0" tIns="0" rIns="0" bIns="0" rtlCol="0">
                          <a:prstTxWarp prst="textNoShape">
                            <a:avLst/>
                          </a:prstTxWarp>
                          <a:noAutofit/>
                        </wps:bodyPr>
                      </wps:wsp>
                      <wps:wsp>
                        <wps:cNvPr id="10" name="Graphic 10"/>
                        <wps:cNvSpPr/>
                        <wps:spPr>
                          <a:xfrm>
                            <a:off x="495005" y="1031453"/>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11" name="Graphic 11"/>
                        <wps:cNvSpPr/>
                        <wps:spPr>
                          <a:xfrm>
                            <a:off x="495005" y="826763"/>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12" name="Graphic 12"/>
                        <wps:cNvSpPr/>
                        <wps:spPr>
                          <a:xfrm>
                            <a:off x="495005" y="622111"/>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13" name="Graphic 13"/>
                        <wps:cNvSpPr/>
                        <wps:spPr>
                          <a:xfrm>
                            <a:off x="495005" y="417472"/>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14" name="Graphic 14"/>
                        <wps:cNvSpPr/>
                        <wps:spPr>
                          <a:xfrm>
                            <a:off x="495005" y="212782"/>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15" name="Graphic 15"/>
                        <wps:cNvSpPr/>
                        <wps:spPr>
                          <a:xfrm>
                            <a:off x="495005" y="8130"/>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16" name="Graphic 16"/>
                        <wps:cNvSpPr/>
                        <wps:spPr>
                          <a:xfrm>
                            <a:off x="495005" y="214420"/>
                            <a:ext cx="1716405" cy="636905"/>
                          </a:xfrm>
                          <a:custGeom>
                            <a:avLst/>
                            <a:gdLst/>
                            <a:ahLst/>
                            <a:cxnLst/>
                            <a:rect l="l" t="t" r="r" b="b"/>
                            <a:pathLst>
                              <a:path w="1716405" h="636905">
                                <a:moveTo>
                                  <a:pt x="1715918" y="636549"/>
                                </a:moveTo>
                                <a:lnTo>
                                  <a:pt x="1696880" y="633768"/>
                                </a:lnTo>
                                <a:lnTo>
                                  <a:pt x="1677830" y="630593"/>
                                </a:lnTo>
                                <a:lnTo>
                                  <a:pt x="1658780" y="627024"/>
                                </a:lnTo>
                                <a:lnTo>
                                  <a:pt x="1639679" y="624496"/>
                                </a:lnTo>
                                <a:lnTo>
                                  <a:pt x="1620628" y="622502"/>
                                </a:lnTo>
                                <a:lnTo>
                                  <a:pt x="1601578" y="619734"/>
                                </a:lnTo>
                                <a:lnTo>
                                  <a:pt x="1582477" y="618540"/>
                                </a:lnTo>
                                <a:lnTo>
                                  <a:pt x="1563426" y="616152"/>
                                </a:lnTo>
                                <a:lnTo>
                                  <a:pt x="1544376" y="614324"/>
                                </a:lnTo>
                                <a:lnTo>
                                  <a:pt x="1525275" y="610399"/>
                                </a:lnTo>
                                <a:lnTo>
                                  <a:pt x="1506224" y="607821"/>
                                </a:lnTo>
                                <a:lnTo>
                                  <a:pt x="1468124" y="603655"/>
                                </a:lnTo>
                                <a:lnTo>
                                  <a:pt x="1449022" y="601318"/>
                                </a:lnTo>
                                <a:lnTo>
                                  <a:pt x="1429972" y="597546"/>
                                </a:lnTo>
                                <a:lnTo>
                                  <a:pt x="1410922" y="596810"/>
                                </a:lnTo>
                                <a:lnTo>
                                  <a:pt x="1391820" y="595172"/>
                                </a:lnTo>
                                <a:lnTo>
                                  <a:pt x="1372770" y="592695"/>
                                </a:lnTo>
                                <a:lnTo>
                                  <a:pt x="1334618" y="589710"/>
                                </a:lnTo>
                                <a:lnTo>
                                  <a:pt x="1296518" y="586040"/>
                                </a:lnTo>
                                <a:lnTo>
                                  <a:pt x="1258366" y="585392"/>
                                </a:lnTo>
                                <a:lnTo>
                                  <a:pt x="1239316" y="580681"/>
                                </a:lnTo>
                                <a:lnTo>
                                  <a:pt x="1220215" y="577658"/>
                                </a:lnTo>
                                <a:lnTo>
                                  <a:pt x="1201164" y="576718"/>
                                </a:lnTo>
                                <a:lnTo>
                                  <a:pt x="1182114" y="573886"/>
                                </a:lnTo>
                                <a:lnTo>
                                  <a:pt x="1163063" y="569072"/>
                                </a:lnTo>
                                <a:lnTo>
                                  <a:pt x="1143962" y="568679"/>
                                </a:lnTo>
                                <a:lnTo>
                                  <a:pt x="1124912" y="567142"/>
                                </a:lnTo>
                                <a:lnTo>
                                  <a:pt x="1105861" y="562583"/>
                                </a:lnTo>
                                <a:lnTo>
                                  <a:pt x="1086760" y="558709"/>
                                </a:lnTo>
                                <a:lnTo>
                                  <a:pt x="1067710" y="557668"/>
                                </a:lnTo>
                                <a:lnTo>
                                  <a:pt x="1048660" y="552702"/>
                                </a:lnTo>
                                <a:lnTo>
                                  <a:pt x="1029571" y="551813"/>
                                </a:lnTo>
                                <a:lnTo>
                                  <a:pt x="1010521" y="547203"/>
                                </a:lnTo>
                                <a:lnTo>
                                  <a:pt x="991470" y="543977"/>
                                </a:lnTo>
                                <a:lnTo>
                                  <a:pt x="972369" y="540154"/>
                                </a:lnTo>
                                <a:lnTo>
                                  <a:pt x="953319" y="537766"/>
                                </a:lnTo>
                                <a:lnTo>
                                  <a:pt x="934268" y="535938"/>
                                </a:lnTo>
                                <a:lnTo>
                                  <a:pt x="896117" y="530032"/>
                                </a:lnTo>
                                <a:lnTo>
                                  <a:pt x="877066" y="527898"/>
                                </a:lnTo>
                                <a:lnTo>
                                  <a:pt x="857965" y="524723"/>
                                </a:lnTo>
                                <a:lnTo>
                                  <a:pt x="838915" y="523479"/>
                                </a:lnTo>
                                <a:lnTo>
                                  <a:pt x="819864" y="521396"/>
                                </a:lnTo>
                                <a:lnTo>
                                  <a:pt x="800814" y="520304"/>
                                </a:lnTo>
                                <a:lnTo>
                                  <a:pt x="781713" y="516887"/>
                                </a:lnTo>
                                <a:lnTo>
                                  <a:pt x="762662" y="515147"/>
                                </a:lnTo>
                                <a:lnTo>
                                  <a:pt x="743612" y="512366"/>
                                </a:lnTo>
                                <a:lnTo>
                                  <a:pt x="705461" y="507413"/>
                                </a:lnTo>
                                <a:lnTo>
                                  <a:pt x="686410" y="508797"/>
                                </a:lnTo>
                                <a:lnTo>
                                  <a:pt x="667309" y="506816"/>
                                </a:lnTo>
                                <a:lnTo>
                                  <a:pt x="648259" y="506816"/>
                                </a:lnTo>
                                <a:lnTo>
                                  <a:pt x="629208" y="501558"/>
                                </a:lnTo>
                                <a:lnTo>
                                  <a:pt x="610107" y="499970"/>
                                </a:lnTo>
                                <a:lnTo>
                                  <a:pt x="572006" y="495652"/>
                                </a:lnTo>
                                <a:lnTo>
                                  <a:pt x="552905" y="492579"/>
                                </a:lnTo>
                                <a:lnTo>
                                  <a:pt x="533855" y="490496"/>
                                </a:lnTo>
                                <a:lnTo>
                                  <a:pt x="514804" y="490344"/>
                                </a:lnTo>
                                <a:lnTo>
                                  <a:pt x="495703" y="489010"/>
                                </a:lnTo>
                                <a:lnTo>
                                  <a:pt x="476653" y="488515"/>
                                </a:lnTo>
                                <a:lnTo>
                                  <a:pt x="438552" y="482304"/>
                                </a:lnTo>
                                <a:lnTo>
                                  <a:pt x="419451" y="482012"/>
                                </a:lnTo>
                                <a:lnTo>
                                  <a:pt x="400400" y="476551"/>
                                </a:lnTo>
                                <a:lnTo>
                                  <a:pt x="381350" y="475853"/>
                                </a:lnTo>
                                <a:lnTo>
                                  <a:pt x="362262" y="472436"/>
                                </a:lnTo>
                                <a:lnTo>
                                  <a:pt x="343211" y="468715"/>
                                </a:lnTo>
                                <a:lnTo>
                                  <a:pt x="324161" y="465743"/>
                                </a:lnTo>
                                <a:lnTo>
                                  <a:pt x="305060" y="465883"/>
                                </a:lnTo>
                                <a:lnTo>
                                  <a:pt x="286009" y="463203"/>
                                </a:lnTo>
                                <a:lnTo>
                                  <a:pt x="266959" y="460079"/>
                                </a:lnTo>
                                <a:lnTo>
                                  <a:pt x="228807" y="456561"/>
                                </a:lnTo>
                                <a:lnTo>
                                  <a:pt x="209757" y="456307"/>
                                </a:lnTo>
                                <a:lnTo>
                                  <a:pt x="190656" y="454529"/>
                                </a:lnTo>
                                <a:lnTo>
                                  <a:pt x="171605" y="453678"/>
                                </a:lnTo>
                                <a:lnTo>
                                  <a:pt x="152555" y="452344"/>
                                </a:lnTo>
                                <a:lnTo>
                                  <a:pt x="133505" y="453678"/>
                                </a:lnTo>
                                <a:lnTo>
                                  <a:pt x="114403" y="450706"/>
                                </a:lnTo>
                                <a:lnTo>
                                  <a:pt x="95353" y="448572"/>
                                </a:lnTo>
                                <a:lnTo>
                                  <a:pt x="76303" y="445550"/>
                                </a:lnTo>
                                <a:lnTo>
                                  <a:pt x="57201" y="446833"/>
                                </a:lnTo>
                                <a:lnTo>
                                  <a:pt x="38151" y="445397"/>
                                </a:lnTo>
                                <a:lnTo>
                                  <a:pt x="19101" y="446883"/>
                                </a:lnTo>
                                <a:lnTo>
                                  <a:pt x="0" y="448077"/>
                                </a:lnTo>
                                <a:lnTo>
                                  <a:pt x="0" y="297554"/>
                                </a:lnTo>
                                <a:lnTo>
                                  <a:pt x="19101" y="294976"/>
                                </a:lnTo>
                                <a:lnTo>
                                  <a:pt x="38151" y="289121"/>
                                </a:lnTo>
                                <a:lnTo>
                                  <a:pt x="76303" y="273144"/>
                                </a:lnTo>
                                <a:lnTo>
                                  <a:pt x="133505" y="252963"/>
                                </a:lnTo>
                                <a:lnTo>
                                  <a:pt x="171605" y="240707"/>
                                </a:lnTo>
                                <a:lnTo>
                                  <a:pt x="209757" y="230827"/>
                                </a:lnTo>
                                <a:lnTo>
                                  <a:pt x="228807" y="218279"/>
                                </a:lnTo>
                                <a:lnTo>
                                  <a:pt x="266959" y="218672"/>
                                </a:lnTo>
                                <a:lnTo>
                                  <a:pt x="286009" y="214456"/>
                                </a:lnTo>
                                <a:lnTo>
                                  <a:pt x="305060" y="211929"/>
                                </a:lnTo>
                                <a:lnTo>
                                  <a:pt x="324161" y="202657"/>
                                </a:lnTo>
                                <a:lnTo>
                                  <a:pt x="343211" y="199584"/>
                                </a:lnTo>
                                <a:lnTo>
                                  <a:pt x="362262" y="193628"/>
                                </a:lnTo>
                                <a:lnTo>
                                  <a:pt x="400400" y="181169"/>
                                </a:lnTo>
                                <a:lnTo>
                                  <a:pt x="419451" y="179137"/>
                                </a:lnTo>
                                <a:lnTo>
                                  <a:pt x="438552" y="176406"/>
                                </a:lnTo>
                                <a:lnTo>
                                  <a:pt x="457602" y="174679"/>
                                </a:lnTo>
                                <a:lnTo>
                                  <a:pt x="476653" y="170412"/>
                                </a:lnTo>
                                <a:lnTo>
                                  <a:pt x="495703" y="163312"/>
                                </a:lnTo>
                                <a:lnTo>
                                  <a:pt x="514804" y="155476"/>
                                </a:lnTo>
                                <a:lnTo>
                                  <a:pt x="533855" y="152403"/>
                                </a:lnTo>
                                <a:lnTo>
                                  <a:pt x="552905" y="148377"/>
                                </a:lnTo>
                                <a:lnTo>
                                  <a:pt x="591057" y="136870"/>
                                </a:lnTo>
                                <a:lnTo>
                                  <a:pt x="610107" y="133987"/>
                                </a:lnTo>
                                <a:lnTo>
                                  <a:pt x="629208" y="134686"/>
                                </a:lnTo>
                                <a:lnTo>
                                  <a:pt x="648259" y="128780"/>
                                </a:lnTo>
                                <a:lnTo>
                                  <a:pt x="667309" y="125808"/>
                                </a:lnTo>
                                <a:lnTo>
                                  <a:pt x="705461" y="119064"/>
                                </a:lnTo>
                                <a:lnTo>
                                  <a:pt x="743612" y="108498"/>
                                </a:lnTo>
                                <a:lnTo>
                                  <a:pt x="781713" y="106313"/>
                                </a:lnTo>
                                <a:lnTo>
                                  <a:pt x="800814" y="102440"/>
                                </a:lnTo>
                                <a:lnTo>
                                  <a:pt x="838915" y="91035"/>
                                </a:lnTo>
                                <a:lnTo>
                                  <a:pt x="857965" y="86768"/>
                                </a:lnTo>
                                <a:lnTo>
                                  <a:pt x="877066" y="83694"/>
                                </a:lnTo>
                                <a:lnTo>
                                  <a:pt x="915167" y="81459"/>
                                </a:lnTo>
                                <a:lnTo>
                                  <a:pt x="934268" y="79973"/>
                                </a:lnTo>
                                <a:lnTo>
                                  <a:pt x="953319" y="78081"/>
                                </a:lnTo>
                                <a:lnTo>
                                  <a:pt x="972369" y="77344"/>
                                </a:lnTo>
                                <a:lnTo>
                                  <a:pt x="1010521" y="74702"/>
                                </a:lnTo>
                                <a:lnTo>
                                  <a:pt x="1029571" y="70346"/>
                                </a:lnTo>
                                <a:lnTo>
                                  <a:pt x="1048660" y="65634"/>
                                </a:lnTo>
                                <a:lnTo>
                                  <a:pt x="1067710" y="59729"/>
                                </a:lnTo>
                                <a:lnTo>
                                  <a:pt x="1086760" y="56744"/>
                                </a:lnTo>
                                <a:lnTo>
                                  <a:pt x="1105861" y="55462"/>
                                </a:lnTo>
                                <a:lnTo>
                                  <a:pt x="1143962" y="55119"/>
                                </a:lnTo>
                                <a:lnTo>
                                  <a:pt x="1163063" y="54115"/>
                                </a:lnTo>
                                <a:lnTo>
                                  <a:pt x="1182114" y="50889"/>
                                </a:lnTo>
                                <a:lnTo>
                                  <a:pt x="1201164" y="49556"/>
                                </a:lnTo>
                                <a:lnTo>
                                  <a:pt x="1220215" y="50394"/>
                                </a:lnTo>
                                <a:lnTo>
                                  <a:pt x="1239316" y="49607"/>
                                </a:lnTo>
                                <a:lnTo>
                                  <a:pt x="1258366" y="47321"/>
                                </a:lnTo>
                                <a:lnTo>
                                  <a:pt x="1277416" y="45543"/>
                                </a:lnTo>
                                <a:lnTo>
                                  <a:pt x="1296518" y="44196"/>
                                </a:lnTo>
                                <a:lnTo>
                                  <a:pt x="1315568" y="41364"/>
                                </a:lnTo>
                                <a:lnTo>
                                  <a:pt x="1334618" y="37199"/>
                                </a:lnTo>
                                <a:lnTo>
                                  <a:pt x="1353720" y="36856"/>
                                </a:lnTo>
                                <a:lnTo>
                                  <a:pt x="1372770" y="35268"/>
                                </a:lnTo>
                                <a:lnTo>
                                  <a:pt x="1391820" y="33287"/>
                                </a:lnTo>
                                <a:lnTo>
                                  <a:pt x="1410922" y="30213"/>
                                </a:lnTo>
                                <a:lnTo>
                                  <a:pt x="1429972" y="28473"/>
                                </a:lnTo>
                                <a:lnTo>
                                  <a:pt x="1449022" y="27978"/>
                                </a:lnTo>
                                <a:lnTo>
                                  <a:pt x="1468124" y="25489"/>
                                </a:lnTo>
                                <a:lnTo>
                                  <a:pt x="1487174" y="21234"/>
                                </a:lnTo>
                                <a:lnTo>
                                  <a:pt x="1525275" y="17805"/>
                                </a:lnTo>
                                <a:lnTo>
                                  <a:pt x="1544376" y="18250"/>
                                </a:lnTo>
                                <a:lnTo>
                                  <a:pt x="1563426" y="14732"/>
                                </a:lnTo>
                                <a:lnTo>
                                  <a:pt x="1582477" y="10122"/>
                                </a:lnTo>
                                <a:lnTo>
                                  <a:pt x="1601578" y="9029"/>
                                </a:lnTo>
                                <a:lnTo>
                                  <a:pt x="1620628" y="6489"/>
                                </a:lnTo>
                                <a:lnTo>
                                  <a:pt x="1639679" y="2628"/>
                                </a:lnTo>
                                <a:lnTo>
                                  <a:pt x="1658780" y="139"/>
                                </a:lnTo>
                                <a:lnTo>
                                  <a:pt x="1677830" y="292"/>
                                </a:lnTo>
                                <a:lnTo>
                                  <a:pt x="1715918" y="0"/>
                                </a:lnTo>
                                <a:lnTo>
                                  <a:pt x="1715918" y="636549"/>
                                </a:lnTo>
                                <a:close/>
                              </a:path>
                            </a:pathLst>
                          </a:custGeom>
                          <a:solidFill>
                            <a:srgbClr val="937567"/>
                          </a:solidFill>
                        </wps:spPr>
                        <wps:bodyPr wrap="square" lIns="0" tIns="0" rIns="0" bIns="0" rtlCol="0">
                          <a:prstTxWarp prst="textNoShape">
                            <a:avLst/>
                          </a:prstTxWarp>
                          <a:noAutofit/>
                        </wps:bodyPr>
                      </wps:wsp>
                      <wps:wsp>
                        <wps:cNvPr id="17" name="Graphic 17"/>
                        <wps:cNvSpPr/>
                        <wps:spPr>
                          <a:xfrm>
                            <a:off x="495005" y="236150"/>
                            <a:ext cx="1716405" cy="592455"/>
                          </a:xfrm>
                          <a:custGeom>
                            <a:avLst/>
                            <a:gdLst/>
                            <a:ahLst/>
                            <a:cxnLst/>
                            <a:rect l="l" t="t" r="r" b="b"/>
                            <a:pathLst>
                              <a:path w="1716405" h="592455">
                                <a:moveTo>
                                  <a:pt x="1715918" y="591895"/>
                                </a:moveTo>
                                <a:lnTo>
                                  <a:pt x="1696880" y="589660"/>
                                </a:lnTo>
                                <a:lnTo>
                                  <a:pt x="1677830" y="587031"/>
                                </a:lnTo>
                                <a:lnTo>
                                  <a:pt x="1658780" y="583716"/>
                                </a:lnTo>
                                <a:lnTo>
                                  <a:pt x="1620628" y="580490"/>
                                </a:lnTo>
                                <a:lnTo>
                                  <a:pt x="1601578" y="578001"/>
                                </a:lnTo>
                                <a:lnTo>
                                  <a:pt x="1582477" y="578153"/>
                                </a:lnTo>
                                <a:lnTo>
                                  <a:pt x="1563426" y="575524"/>
                                </a:lnTo>
                                <a:lnTo>
                                  <a:pt x="1544376" y="573835"/>
                                </a:lnTo>
                                <a:lnTo>
                                  <a:pt x="1525275" y="570419"/>
                                </a:lnTo>
                                <a:lnTo>
                                  <a:pt x="1506224" y="567879"/>
                                </a:lnTo>
                                <a:lnTo>
                                  <a:pt x="1487174" y="566698"/>
                                </a:lnTo>
                                <a:lnTo>
                                  <a:pt x="1449022" y="563815"/>
                                </a:lnTo>
                                <a:lnTo>
                                  <a:pt x="1429972" y="561186"/>
                                </a:lnTo>
                                <a:lnTo>
                                  <a:pt x="1410922" y="561084"/>
                                </a:lnTo>
                                <a:lnTo>
                                  <a:pt x="1391820" y="560347"/>
                                </a:lnTo>
                                <a:lnTo>
                                  <a:pt x="1372770" y="558557"/>
                                </a:lnTo>
                                <a:lnTo>
                                  <a:pt x="1315568" y="554137"/>
                                </a:lnTo>
                                <a:lnTo>
                                  <a:pt x="1296518" y="553146"/>
                                </a:lnTo>
                                <a:lnTo>
                                  <a:pt x="1258366" y="552854"/>
                                </a:lnTo>
                                <a:lnTo>
                                  <a:pt x="1239316" y="548282"/>
                                </a:lnTo>
                                <a:lnTo>
                                  <a:pt x="1220215" y="545260"/>
                                </a:lnTo>
                                <a:lnTo>
                                  <a:pt x="1201164" y="544320"/>
                                </a:lnTo>
                                <a:lnTo>
                                  <a:pt x="1182114" y="541399"/>
                                </a:lnTo>
                                <a:lnTo>
                                  <a:pt x="1163063" y="537970"/>
                                </a:lnTo>
                                <a:lnTo>
                                  <a:pt x="1143962" y="538122"/>
                                </a:lnTo>
                                <a:lnTo>
                                  <a:pt x="1124912" y="537322"/>
                                </a:lnTo>
                                <a:lnTo>
                                  <a:pt x="1086760" y="529930"/>
                                </a:lnTo>
                                <a:lnTo>
                                  <a:pt x="1067710" y="528495"/>
                                </a:lnTo>
                                <a:lnTo>
                                  <a:pt x="1048660" y="523733"/>
                                </a:lnTo>
                                <a:lnTo>
                                  <a:pt x="1029571" y="522590"/>
                                </a:lnTo>
                                <a:lnTo>
                                  <a:pt x="1010521" y="518081"/>
                                </a:lnTo>
                                <a:lnTo>
                                  <a:pt x="991470" y="514157"/>
                                </a:lnTo>
                                <a:lnTo>
                                  <a:pt x="972369" y="510931"/>
                                </a:lnTo>
                                <a:lnTo>
                                  <a:pt x="934268" y="507514"/>
                                </a:lnTo>
                                <a:lnTo>
                                  <a:pt x="896117" y="501253"/>
                                </a:lnTo>
                                <a:lnTo>
                                  <a:pt x="877066" y="499221"/>
                                </a:lnTo>
                                <a:lnTo>
                                  <a:pt x="857965" y="496643"/>
                                </a:lnTo>
                                <a:lnTo>
                                  <a:pt x="838915" y="495754"/>
                                </a:lnTo>
                                <a:lnTo>
                                  <a:pt x="819864" y="493569"/>
                                </a:lnTo>
                                <a:lnTo>
                                  <a:pt x="800814" y="492376"/>
                                </a:lnTo>
                                <a:lnTo>
                                  <a:pt x="781713" y="489150"/>
                                </a:lnTo>
                                <a:lnTo>
                                  <a:pt x="762662" y="487169"/>
                                </a:lnTo>
                                <a:lnTo>
                                  <a:pt x="724511" y="481111"/>
                                </a:lnTo>
                                <a:lnTo>
                                  <a:pt x="705461" y="478291"/>
                                </a:lnTo>
                                <a:lnTo>
                                  <a:pt x="686410" y="478977"/>
                                </a:lnTo>
                                <a:lnTo>
                                  <a:pt x="667309" y="476945"/>
                                </a:lnTo>
                                <a:lnTo>
                                  <a:pt x="648259" y="476653"/>
                                </a:lnTo>
                                <a:lnTo>
                                  <a:pt x="629208" y="471242"/>
                                </a:lnTo>
                                <a:lnTo>
                                  <a:pt x="610107" y="470049"/>
                                </a:lnTo>
                                <a:lnTo>
                                  <a:pt x="572006" y="465146"/>
                                </a:lnTo>
                                <a:lnTo>
                                  <a:pt x="552905" y="461971"/>
                                </a:lnTo>
                                <a:lnTo>
                                  <a:pt x="533855" y="460130"/>
                                </a:lnTo>
                                <a:lnTo>
                                  <a:pt x="514804" y="460079"/>
                                </a:lnTo>
                                <a:lnTo>
                                  <a:pt x="495703" y="458745"/>
                                </a:lnTo>
                                <a:lnTo>
                                  <a:pt x="476653" y="458250"/>
                                </a:lnTo>
                                <a:lnTo>
                                  <a:pt x="457602" y="455024"/>
                                </a:lnTo>
                                <a:lnTo>
                                  <a:pt x="438552" y="452497"/>
                                </a:lnTo>
                                <a:lnTo>
                                  <a:pt x="419451" y="452535"/>
                                </a:lnTo>
                                <a:lnTo>
                                  <a:pt x="400400" y="447328"/>
                                </a:lnTo>
                                <a:lnTo>
                                  <a:pt x="381350" y="446591"/>
                                </a:lnTo>
                                <a:lnTo>
                                  <a:pt x="362262" y="442514"/>
                                </a:lnTo>
                                <a:lnTo>
                                  <a:pt x="343211" y="438996"/>
                                </a:lnTo>
                                <a:lnTo>
                                  <a:pt x="324161" y="435923"/>
                                </a:lnTo>
                                <a:lnTo>
                                  <a:pt x="305060" y="436964"/>
                                </a:lnTo>
                                <a:lnTo>
                                  <a:pt x="286009" y="434031"/>
                                </a:lnTo>
                                <a:lnTo>
                                  <a:pt x="266959" y="430716"/>
                                </a:lnTo>
                                <a:lnTo>
                                  <a:pt x="247858" y="428481"/>
                                </a:lnTo>
                                <a:lnTo>
                                  <a:pt x="228807" y="426792"/>
                                </a:lnTo>
                                <a:lnTo>
                                  <a:pt x="209757" y="425458"/>
                                </a:lnTo>
                                <a:lnTo>
                                  <a:pt x="190656" y="423718"/>
                                </a:lnTo>
                                <a:lnTo>
                                  <a:pt x="171605" y="422778"/>
                                </a:lnTo>
                                <a:lnTo>
                                  <a:pt x="152555" y="421140"/>
                                </a:lnTo>
                                <a:lnTo>
                                  <a:pt x="133505" y="422334"/>
                                </a:lnTo>
                                <a:lnTo>
                                  <a:pt x="114403" y="419400"/>
                                </a:lnTo>
                                <a:lnTo>
                                  <a:pt x="95353" y="418257"/>
                                </a:lnTo>
                                <a:lnTo>
                                  <a:pt x="76303" y="415133"/>
                                </a:lnTo>
                                <a:lnTo>
                                  <a:pt x="57201" y="416479"/>
                                </a:lnTo>
                                <a:lnTo>
                                  <a:pt x="38151" y="415031"/>
                                </a:lnTo>
                                <a:lnTo>
                                  <a:pt x="19101" y="415882"/>
                                </a:lnTo>
                                <a:lnTo>
                                  <a:pt x="0" y="417165"/>
                                </a:lnTo>
                                <a:lnTo>
                                  <a:pt x="0" y="285006"/>
                                </a:lnTo>
                                <a:lnTo>
                                  <a:pt x="19101" y="282479"/>
                                </a:lnTo>
                                <a:lnTo>
                                  <a:pt x="38151" y="276027"/>
                                </a:lnTo>
                                <a:lnTo>
                                  <a:pt x="76303" y="260101"/>
                                </a:lnTo>
                                <a:lnTo>
                                  <a:pt x="95353" y="252963"/>
                                </a:lnTo>
                                <a:lnTo>
                                  <a:pt x="114403" y="247350"/>
                                </a:lnTo>
                                <a:lnTo>
                                  <a:pt x="152555" y="234306"/>
                                </a:lnTo>
                                <a:lnTo>
                                  <a:pt x="171605" y="228147"/>
                                </a:lnTo>
                                <a:lnTo>
                                  <a:pt x="209757" y="218228"/>
                                </a:lnTo>
                                <a:lnTo>
                                  <a:pt x="228807" y="204588"/>
                                </a:lnTo>
                                <a:lnTo>
                                  <a:pt x="247858" y="204740"/>
                                </a:lnTo>
                                <a:lnTo>
                                  <a:pt x="266959" y="204639"/>
                                </a:lnTo>
                                <a:lnTo>
                                  <a:pt x="286009" y="200168"/>
                                </a:lnTo>
                                <a:lnTo>
                                  <a:pt x="305060" y="197400"/>
                                </a:lnTo>
                                <a:lnTo>
                                  <a:pt x="324161" y="189005"/>
                                </a:lnTo>
                                <a:lnTo>
                                  <a:pt x="343211" y="185830"/>
                                </a:lnTo>
                                <a:lnTo>
                                  <a:pt x="362262" y="180076"/>
                                </a:lnTo>
                                <a:lnTo>
                                  <a:pt x="381350" y="173231"/>
                                </a:lnTo>
                                <a:lnTo>
                                  <a:pt x="400400" y="166932"/>
                                </a:lnTo>
                                <a:lnTo>
                                  <a:pt x="419451" y="165154"/>
                                </a:lnTo>
                                <a:lnTo>
                                  <a:pt x="438552" y="162817"/>
                                </a:lnTo>
                                <a:lnTo>
                                  <a:pt x="457602" y="161471"/>
                                </a:lnTo>
                                <a:lnTo>
                                  <a:pt x="476653" y="157216"/>
                                </a:lnTo>
                                <a:lnTo>
                                  <a:pt x="495703" y="150117"/>
                                </a:lnTo>
                                <a:lnTo>
                                  <a:pt x="514804" y="142280"/>
                                </a:lnTo>
                                <a:lnTo>
                                  <a:pt x="533855" y="139347"/>
                                </a:lnTo>
                                <a:lnTo>
                                  <a:pt x="552905" y="135524"/>
                                </a:lnTo>
                                <a:lnTo>
                                  <a:pt x="591057" y="123675"/>
                                </a:lnTo>
                                <a:lnTo>
                                  <a:pt x="610107" y="120449"/>
                                </a:lnTo>
                                <a:lnTo>
                                  <a:pt x="629208" y="121541"/>
                                </a:lnTo>
                                <a:lnTo>
                                  <a:pt x="648259" y="115483"/>
                                </a:lnTo>
                                <a:lnTo>
                                  <a:pt x="686410" y="108891"/>
                                </a:lnTo>
                                <a:lnTo>
                                  <a:pt x="705461" y="104675"/>
                                </a:lnTo>
                                <a:lnTo>
                                  <a:pt x="743612" y="93359"/>
                                </a:lnTo>
                                <a:lnTo>
                                  <a:pt x="762662" y="91822"/>
                                </a:lnTo>
                                <a:lnTo>
                                  <a:pt x="781713" y="90578"/>
                                </a:lnTo>
                                <a:lnTo>
                                  <a:pt x="800814" y="86857"/>
                                </a:lnTo>
                                <a:lnTo>
                                  <a:pt x="838915" y="75299"/>
                                </a:lnTo>
                                <a:lnTo>
                                  <a:pt x="857965" y="71388"/>
                                </a:lnTo>
                                <a:lnTo>
                                  <a:pt x="877066" y="68848"/>
                                </a:lnTo>
                                <a:lnTo>
                                  <a:pt x="896117" y="67908"/>
                                </a:lnTo>
                                <a:lnTo>
                                  <a:pt x="934268" y="64936"/>
                                </a:lnTo>
                                <a:lnTo>
                                  <a:pt x="953319" y="63145"/>
                                </a:lnTo>
                                <a:lnTo>
                                  <a:pt x="972369" y="63094"/>
                                </a:lnTo>
                                <a:lnTo>
                                  <a:pt x="991470" y="62358"/>
                                </a:lnTo>
                                <a:lnTo>
                                  <a:pt x="1010521" y="60377"/>
                                </a:lnTo>
                                <a:lnTo>
                                  <a:pt x="1029571" y="56109"/>
                                </a:lnTo>
                                <a:lnTo>
                                  <a:pt x="1048660" y="51093"/>
                                </a:lnTo>
                                <a:lnTo>
                                  <a:pt x="1067710" y="45441"/>
                                </a:lnTo>
                                <a:lnTo>
                                  <a:pt x="1086760" y="42063"/>
                                </a:lnTo>
                                <a:lnTo>
                                  <a:pt x="1105861" y="40780"/>
                                </a:lnTo>
                                <a:lnTo>
                                  <a:pt x="1124912" y="41669"/>
                                </a:lnTo>
                                <a:lnTo>
                                  <a:pt x="1143962" y="42215"/>
                                </a:lnTo>
                                <a:lnTo>
                                  <a:pt x="1163063" y="41720"/>
                                </a:lnTo>
                                <a:lnTo>
                                  <a:pt x="1182114" y="39929"/>
                                </a:lnTo>
                                <a:lnTo>
                                  <a:pt x="1201164" y="38545"/>
                                </a:lnTo>
                                <a:lnTo>
                                  <a:pt x="1220215" y="39332"/>
                                </a:lnTo>
                                <a:lnTo>
                                  <a:pt x="1239316" y="38596"/>
                                </a:lnTo>
                                <a:lnTo>
                                  <a:pt x="1258366" y="36411"/>
                                </a:lnTo>
                                <a:lnTo>
                                  <a:pt x="1277416" y="34570"/>
                                </a:lnTo>
                                <a:lnTo>
                                  <a:pt x="1296518" y="33630"/>
                                </a:lnTo>
                                <a:lnTo>
                                  <a:pt x="1315568" y="31598"/>
                                </a:lnTo>
                                <a:lnTo>
                                  <a:pt x="1334618" y="27826"/>
                                </a:lnTo>
                                <a:lnTo>
                                  <a:pt x="1353720" y="27381"/>
                                </a:lnTo>
                                <a:lnTo>
                                  <a:pt x="1391820" y="24651"/>
                                </a:lnTo>
                                <a:lnTo>
                                  <a:pt x="1410922" y="22517"/>
                                </a:lnTo>
                                <a:lnTo>
                                  <a:pt x="1429972" y="21374"/>
                                </a:lnTo>
                                <a:lnTo>
                                  <a:pt x="1449022" y="21971"/>
                                </a:lnTo>
                                <a:lnTo>
                                  <a:pt x="1468124" y="20434"/>
                                </a:lnTo>
                                <a:lnTo>
                                  <a:pt x="1487174" y="16815"/>
                                </a:lnTo>
                                <a:lnTo>
                                  <a:pt x="1506224" y="16065"/>
                                </a:lnTo>
                                <a:lnTo>
                                  <a:pt x="1525275" y="14338"/>
                                </a:lnTo>
                                <a:lnTo>
                                  <a:pt x="1544376" y="15329"/>
                                </a:lnTo>
                                <a:lnTo>
                                  <a:pt x="1563426" y="11900"/>
                                </a:lnTo>
                                <a:lnTo>
                                  <a:pt x="1582477" y="7035"/>
                                </a:lnTo>
                                <a:lnTo>
                                  <a:pt x="1601578" y="7289"/>
                                </a:lnTo>
                                <a:lnTo>
                                  <a:pt x="1620628" y="5054"/>
                                </a:lnTo>
                                <a:lnTo>
                                  <a:pt x="1639679" y="1485"/>
                                </a:lnTo>
                                <a:lnTo>
                                  <a:pt x="1658780" y="0"/>
                                </a:lnTo>
                                <a:lnTo>
                                  <a:pt x="1715918" y="1181"/>
                                </a:lnTo>
                                <a:lnTo>
                                  <a:pt x="1715918" y="591895"/>
                                </a:lnTo>
                                <a:close/>
                              </a:path>
                            </a:pathLst>
                          </a:custGeom>
                          <a:solidFill>
                            <a:srgbClr val="8E85C3"/>
                          </a:solidFill>
                        </wps:spPr>
                        <wps:bodyPr wrap="square" lIns="0" tIns="0" rIns="0" bIns="0" rtlCol="0">
                          <a:prstTxWarp prst="textNoShape">
                            <a:avLst/>
                          </a:prstTxWarp>
                          <a:noAutofit/>
                        </wps:bodyPr>
                      </wps:wsp>
                      <wps:wsp>
                        <wps:cNvPr id="18" name="Graphic 18"/>
                        <wps:cNvSpPr/>
                        <wps:spPr>
                          <a:xfrm>
                            <a:off x="495005" y="286799"/>
                            <a:ext cx="1716405" cy="490855"/>
                          </a:xfrm>
                          <a:custGeom>
                            <a:avLst/>
                            <a:gdLst/>
                            <a:ahLst/>
                            <a:cxnLst/>
                            <a:rect l="l" t="t" r="r" b="b"/>
                            <a:pathLst>
                              <a:path w="1716405" h="490855">
                                <a:moveTo>
                                  <a:pt x="1715918" y="490788"/>
                                </a:moveTo>
                                <a:lnTo>
                                  <a:pt x="1677830" y="485733"/>
                                </a:lnTo>
                                <a:lnTo>
                                  <a:pt x="1658780" y="482406"/>
                                </a:lnTo>
                                <a:lnTo>
                                  <a:pt x="1639679" y="481809"/>
                                </a:lnTo>
                                <a:lnTo>
                                  <a:pt x="1620628" y="480577"/>
                                </a:lnTo>
                                <a:lnTo>
                                  <a:pt x="1601578" y="478736"/>
                                </a:lnTo>
                                <a:lnTo>
                                  <a:pt x="1582477" y="478583"/>
                                </a:lnTo>
                                <a:lnTo>
                                  <a:pt x="1563426" y="477847"/>
                                </a:lnTo>
                                <a:lnTo>
                                  <a:pt x="1544376" y="475815"/>
                                </a:lnTo>
                                <a:lnTo>
                                  <a:pt x="1525275" y="471941"/>
                                </a:lnTo>
                                <a:lnTo>
                                  <a:pt x="1506224" y="470252"/>
                                </a:lnTo>
                                <a:lnTo>
                                  <a:pt x="1487174" y="470011"/>
                                </a:lnTo>
                                <a:lnTo>
                                  <a:pt x="1468124" y="470607"/>
                                </a:lnTo>
                                <a:lnTo>
                                  <a:pt x="1449022" y="469312"/>
                                </a:lnTo>
                                <a:lnTo>
                                  <a:pt x="1429972" y="466835"/>
                                </a:lnTo>
                                <a:lnTo>
                                  <a:pt x="1410922" y="467280"/>
                                </a:lnTo>
                                <a:lnTo>
                                  <a:pt x="1391820" y="466937"/>
                                </a:lnTo>
                                <a:lnTo>
                                  <a:pt x="1372770" y="465794"/>
                                </a:lnTo>
                                <a:lnTo>
                                  <a:pt x="1334618" y="462467"/>
                                </a:lnTo>
                                <a:lnTo>
                                  <a:pt x="1315568" y="461120"/>
                                </a:lnTo>
                                <a:lnTo>
                                  <a:pt x="1296518" y="461324"/>
                                </a:lnTo>
                                <a:lnTo>
                                  <a:pt x="1277416" y="461920"/>
                                </a:lnTo>
                                <a:lnTo>
                                  <a:pt x="1258366" y="461920"/>
                                </a:lnTo>
                                <a:lnTo>
                                  <a:pt x="1239316" y="457755"/>
                                </a:lnTo>
                                <a:lnTo>
                                  <a:pt x="1220215" y="454923"/>
                                </a:lnTo>
                                <a:lnTo>
                                  <a:pt x="1201164" y="453386"/>
                                </a:lnTo>
                                <a:lnTo>
                                  <a:pt x="1182114" y="450516"/>
                                </a:lnTo>
                                <a:lnTo>
                                  <a:pt x="1163063" y="447188"/>
                                </a:lnTo>
                                <a:lnTo>
                                  <a:pt x="1143962" y="448128"/>
                                </a:lnTo>
                                <a:lnTo>
                                  <a:pt x="1124912" y="447379"/>
                                </a:lnTo>
                                <a:lnTo>
                                  <a:pt x="1105861" y="444356"/>
                                </a:lnTo>
                                <a:lnTo>
                                  <a:pt x="1086760" y="439949"/>
                                </a:lnTo>
                                <a:lnTo>
                                  <a:pt x="1067710" y="437561"/>
                                </a:lnTo>
                                <a:lnTo>
                                  <a:pt x="1048660" y="434094"/>
                                </a:lnTo>
                                <a:lnTo>
                                  <a:pt x="1029571" y="433142"/>
                                </a:lnTo>
                                <a:lnTo>
                                  <a:pt x="1010521" y="427744"/>
                                </a:lnTo>
                                <a:lnTo>
                                  <a:pt x="991470" y="424023"/>
                                </a:lnTo>
                                <a:lnTo>
                                  <a:pt x="972369" y="420848"/>
                                </a:lnTo>
                                <a:lnTo>
                                  <a:pt x="953319" y="419603"/>
                                </a:lnTo>
                                <a:lnTo>
                                  <a:pt x="934268" y="418016"/>
                                </a:lnTo>
                                <a:lnTo>
                                  <a:pt x="915167" y="415488"/>
                                </a:lnTo>
                                <a:lnTo>
                                  <a:pt x="896117" y="411716"/>
                                </a:lnTo>
                                <a:lnTo>
                                  <a:pt x="877066" y="409037"/>
                                </a:lnTo>
                                <a:lnTo>
                                  <a:pt x="857965" y="406649"/>
                                </a:lnTo>
                                <a:lnTo>
                                  <a:pt x="819864" y="405315"/>
                                </a:lnTo>
                                <a:lnTo>
                                  <a:pt x="800814" y="405163"/>
                                </a:lnTo>
                                <a:lnTo>
                                  <a:pt x="781713" y="401747"/>
                                </a:lnTo>
                                <a:lnTo>
                                  <a:pt x="762662" y="399511"/>
                                </a:lnTo>
                                <a:lnTo>
                                  <a:pt x="743612" y="396184"/>
                                </a:lnTo>
                                <a:lnTo>
                                  <a:pt x="705461" y="390926"/>
                                </a:lnTo>
                                <a:lnTo>
                                  <a:pt x="686410" y="392272"/>
                                </a:lnTo>
                                <a:lnTo>
                                  <a:pt x="667309" y="390482"/>
                                </a:lnTo>
                                <a:lnTo>
                                  <a:pt x="648259" y="390189"/>
                                </a:lnTo>
                                <a:lnTo>
                                  <a:pt x="629208" y="384678"/>
                                </a:lnTo>
                                <a:lnTo>
                                  <a:pt x="610107" y="383979"/>
                                </a:lnTo>
                                <a:lnTo>
                                  <a:pt x="572006" y="379521"/>
                                </a:lnTo>
                                <a:lnTo>
                                  <a:pt x="552905" y="376092"/>
                                </a:lnTo>
                                <a:lnTo>
                                  <a:pt x="533855" y="374606"/>
                                </a:lnTo>
                                <a:lnTo>
                                  <a:pt x="514804" y="375000"/>
                                </a:lnTo>
                                <a:lnTo>
                                  <a:pt x="495703" y="374212"/>
                                </a:lnTo>
                                <a:lnTo>
                                  <a:pt x="476653" y="374657"/>
                                </a:lnTo>
                                <a:lnTo>
                                  <a:pt x="457602" y="371533"/>
                                </a:lnTo>
                                <a:lnTo>
                                  <a:pt x="438552" y="368955"/>
                                </a:lnTo>
                                <a:lnTo>
                                  <a:pt x="419451" y="368701"/>
                                </a:lnTo>
                                <a:lnTo>
                                  <a:pt x="400400" y="362846"/>
                                </a:lnTo>
                                <a:lnTo>
                                  <a:pt x="381350" y="362795"/>
                                </a:lnTo>
                                <a:lnTo>
                                  <a:pt x="362262" y="359671"/>
                                </a:lnTo>
                                <a:lnTo>
                                  <a:pt x="343211" y="357347"/>
                                </a:lnTo>
                                <a:lnTo>
                                  <a:pt x="324161" y="354565"/>
                                </a:lnTo>
                                <a:lnTo>
                                  <a:pt x="305060" y="357194"/>
                                </a:lnTo>
                                <a:lnTo>
                                  <a:pt x="286009" y="355111"/>
                                </a:lnTo>
                                <a:lnTo>
                                  <a:pt x="266959" y="352673"/>
                                </a:lnTo>
                                <a:lnTo>
                                  <a:pt x="247858" y="349955"/>
                                </a:lnTo>
                                <a:lnTo>
                                  <a:pt x="228807" y="348012"/>
                                </a:lnTo>
                                <a:lnTo>
                                  <a:pt x="209757" y="348164"/>
                                </a:lnTo>
                                <a:lnTo>
                                  <a:pt x="171605" y="347123"/>
                                </a:lnTo>
                                <a:lnTo>
                                  <a:pt x="152555" y="346132"/>
                                </a:lnTo>
                                <a:lnTo>
                                  <a:pt x="133505" y="348609"/>
                                </a:lnTo>
                                <a:lnTo>
                                  <a:pt x="114403" y="345827"/>
                                </a:lnTo>
                                <a:lnTo>
                                  <a:pt x="95353" y="345535"/>
                                </a:lnTo>
                                <a:lnTo>
                                  <a:pt x="76303" y="342602"/>
                                </a:lnTo>
                                <a:lnTo>
                                  <a:pt x="57201" y="346183"/>
                                </a:lnTo>
                                <a:lnTo>
                                  <a:pt x="38151" y="346678"/>
                                </a:lnTo>
                                <a:lnTo>
                                  <a:pt x="19101" y="348558"/>
                                </a:lnTo>
                                <a:lnTo>
                                  <a:pt x="0" y="351390"/>
                                </a:lnTo>
                                <a:lnTo>
                                  <a:pt x="0" y="249483"/>
                                </a:lnTo>
                                <a:lnTo>
                                  <a:pt x="19101" y="248493"/>
                                </a:lnTo>
                                <a:lnTo>
                                  <a:pt x="38151" y="243095"/>
                                </a:lnTo>
                                <a:lnTo>
                                  <a:pt x="76303" y="231335"/>
                                </a:lnTo>
                                <a:lnTo>
                                  <a:pt x="95353" y="224388"/>
                                </a:lnTo>
                                <a:lnTo>
                                  <a:pt x="114403" y="219625"/>
                                </a:lnTo>
                                <a:lnTo>
                                  <a:pt x="133505" y="213326"/>
                                </a:lnTo>
                                <a:lnTo>
                                  <a:pt x="171605" y="202505"/>
                                </a:lnTo>
                                <a:lnTo>
                                  <a:pt x="190656" y="198098"/>
                                </a:lnTo>
                                <a:lnTo>
                                  <a:pt x="209757" y="194224"/>
                                </a:lnTo>
                                <a:lnTo>
                                  <a:pt x="228807" y="182070"/>
                                </a:lnTo>
                                <a:lnTo>
                                  <a:pt x="247858" y="182020"/>
                                </a:lnTo>
                                <a:lnTo>
                                  <a:pt x="266959" y="181321"/>
                                </a:lnTo>
                                <a:lnTo>
                                  <a:pt x="286009" y="177803"/>
                                </a:lnTo>
                                <a:lnTo>
                                  <a:pt x="305060" y="175873"/>
                                </a:lnTo>
                                <a:lnTo>
                                  <a:pt x="324161" y="169065"/>
                                </a:lnTo>
                                <a:lnTo>
                                  <a:pt x="343211" y="166195"/>
                                </a:lnTo>
                                <a:lnTo>
                                  <a:pt x="362262" y="161623"/>
                                </a:lnTo>
                                <a:lnTo>
                                  <a:pt x="381350" y="155679"/>
                                </a:lnTo>
                                <a:lnTo>
                                  <a:pt x="400400" y="150066"/>
                                </a:lnTo>
                                <a:lnTo>
                                  <a:pt x="438552" y="145062"/>
                                </a:lnTo>
                                <a:lnTo>
                                  <a:pt x="457602" y="143716"/>
                                </a:lnTo>
                                <a:lnTo>
                                  <a:pt x="476653" y="139550"/>
                                </a:lnTo>
                                <a:lnTo>
                                  <a:pt x="495703" y="133403"/>
                                </a:lnTo>
                                <a:lnTo>
                                  <a:pt x="514804" y="126113"/>
                                </a:lnTo>
                                <a:lnTo>
                                  <a:pt x="533855" y="123573"/>
                                </a:lnTo>
                                <a:lnTo>
                                  <a:pt x="552905" y="120055"/>
                                </a:lnTo>
                                <a:lnTo>
                                  <a:pt x="591057" y="108295"/>
                                </a:lnTo>
                                <a:lnTo>
                                  <a:pt x="610107" y="105170"/>
                                </a:lnTo>
                                <a:lnTo>
                                  <a:pt x="629208" y="106758"/>
                                </a:lnTo>
                                <a:lnTo>
                                  <a:pt x="648259" y="100611"/>
                                </a:lnTo>
                                <a:lnTo>
                                  <a:pt x="686410" y="94362"/>
                                </a:lnTo>
                                <a:lnTo>
                                  <a:pt x="705461" y="90781"/>
                                </a:lnTo>
                                <a:lnTo>
                                  <a:pt x="743612" y="79922"/>
                                </a:lnTo>
                                <a:lnTo>
                                  <a:pt x="762662" y="78182"/>
                                </a:lnTo>
                                <a:lnTo>
                                  <a:pt x="781713" y="76747"/>
                                </a:lnTo>
                                <a:lnTo>
                                  <a:pt x="800814" y="72823"/>
                                </a:lnTo>
                                <a:lnTo>
                                  <a:pt x="819864" y="68009"/>
                                </a:lnTo>
                                <a:lnTo>
                                  <a:pt x="838915" y="63653"/>
                                </a:lnTo>
                                <a:lnTo>
                                  <a:pt x="857965" y="60021"/>
                                </a:lnTo>
                                <a:lnTo>
                                  <a:pt x="877066" y="57798"/>
                                </a:lnTo>
                                <a:lnTo>
                                  <a:pt x="896117" y="56160"/>
                                </a:lnTo>
                                <a:lnTo>
                                  <a:pt x="915167" y="54077"/>
                                </a:lnTo>
                                <a:lnTo>
                                  <a:pt x="934268" y="53125"/>
                                </a:lnTo>
                                <a:lnTo>
                                  <a:pt x="953319" y="51499"/>
                                </a:lnTo>
                                <a:lnTo>
                                  <a:pt x="972369" y="51893"/>
                                </a:lnTo>
                                <a:lnTo>
                                  <a:pt x="991470" y="51194"/>
                                </a:lnTo>
                                <a:lnTo>
                                  <a:pt x="1010521" y="49365"/>
                                </a:lnTo>
                                <a:lnTo>
                                  <a:pt x="1029571" y="44247"/>
                                </a:lnTo>
                                <a:lnTo>
                                  <a:pt x="1048660" y="39485"/>
                                </a:lnTo>
                                <a:lnTo>
                                  <a:pt x="1086760" y="30760"/>
                                </a:lnTo>
                                <a:lnTo>
                                  <a:pt x="1105861" y="28918"/>
                                </a:lnTo>
                                <a:lnTo>
                                  <a:pt x="1124912" y="30315"/>
                                </a:lnTo>
                                <a:lnTo>
                                  <a:pt x="1143962" y="30899"/>
                                </a:lnTo>
                                <a:lnTo>
                                  <a:pt x="1163063" y="31204"/>
                                </a:lnTo>
                                <a:lnTo>
                                  <a:pt x="1182114" y="29515"/>
                                </a:lnTo>
                                <a:lnTo>
                                  <a:pt x="1201164" y="28181"/>
                                </a:lnTo>
                                <a:lnTo>
                                  <a:pt x="1220215" y="28372"/>
                                </a:lnTo>
                                <a:lnTo>
                                  <a:pt x="1239316" y="27775"/>
                                </a:lnTo>
                                <a:lnTo>
                                  <a:pt x="1277416" y="24460"/>
                                </a:lnTo>
                                <a:lnTo>
                                  <a:pt x="1296518" y="24155"/>
                                </a:lnTo>
                                <a:lnTo>
                                  <a:pt x="1315568" y="23317"/>
                                </a:lnTo>
                                <a:lnTo>
                                  <a:pt x="1334618" y="19698"/>
                                </a:lnTo>
                                <a:lnTo>
                                  <a:pt x="1353720" y="18948"/>
                                </a:lnTo>
                                <a:lnTo>
                                  <a:pt x="1372770" y="17361"/>
                                </a:lnTo>
                                <a:lnTo>
                                  <a:pt x="1391820" y="16764"/>
                                </a:lnTo>
                                <a:lnTo>
                                  <a:pt x="1410922" y="14986"/>
                                </a:lnTo>
                                <a:lnTo>
                                  <a:pt x="1429972" y="14389"/>
                                </a:lnTo>
                                <a:lnTo>
                                  <a:pt x="1449022" y="15176"/>
                                </a:lnTo>
                                <a:lnTo>
                                  <a:pt x="1487174" y="12204"/>
                                </a:lnTo>
                                <a:lnTo>
                                  <a:pt x="1506224" y="12395"/>
                                </a:lnTo>
                                <a:lnTo>
                                  <a:pt x="1525275" y="11506"/>
                                </a:lnTo>
                                <a:lnTo>
                                  <a:pt x="1544376" y="12052"/>
                                </a:lnTo>
                                <a:lnTo>
                                  <a:pt x="1563426" y="8280"/>
                                </a:lnTo>
                                <a:lnTo>
                                  <a:pt x="1582477" y="5308"/>
                                </a:lnTo>
                                <a:lnTo>
                                  <a:pt x="1601578" y="5257"/>
                                </a:lnTo>
                                <a:lnTo>
                                  <a:pt x="1620628" y="3670"/>
                                </a:lnTo>
                                <a:lnTo>
                                  <a:pt x="1639679" y="546"/>
                                </a:lnTo>
                                <a:lnTo>
                                  <a:pt x="1658780" y="0"/>
                                </a:lnTo>
                                <a:lnTo>
                                  <a:pt x="1715918" y="1041"/>
                                </a:lnTo>
                                <a:lnTo>
                                  <a:pt x="1715918" y="490788"/>
                                </a:lnTo>
                                <a:close/>
                              </a:path>
                            </a:pathLst>
                          </a:custGeom>
                          <a:solidFill>
                            <a:srgbClr val="6B95B1"/>
                          </a:solidFill>
                        </wps:spPr>
                        <wps:bodyPr wrap="square" lIns="0" tIns="0" rIns="0" bIns="0" rtlCol="0">
                          <a:prstTxWarp prst="textNoShape">
                            <a:avLst/>
                          </a:prstTxWarp>
                          <a:noAutofit/>
                        </wps:bodyPr>
                      </wps:wsp>
                      <wps:wsp>
                        <wps:cNvPr id="19" name="Graphic 19"/>
                        <wps:cNvSpPr/>
                        <wps:spPr>
                          <a:xfrm>
                            <a:off x="495005" y="418767"/>
                            <a:ext cx="1716405" cy="224154"/>
                          </a:xfrm>
                          <a:custGeom>
                            <a:avLst/>
                            <a:gdLst/>
                            <a:ahLst/>
                            <a:cxnLst/>
                            <a:rect l="l" t="t" r="r" b="b"/>
                            <a:pathLst>
                              <a:path w="1716405" h="224154">
                                <a:moveTo>
                                  <a:pt x="1715918" y="223981"/>
                                </a:moveTo>
                                <a:lnTo>
                                  <a:pt x="1696880" y="222152"/>
                                </a:lnTo>
                                <a:lnTo>
                                  <a:pt x="1677830" y="219968"/>
                                </a:lnTo>
                                <a:lnTo>
                                  <a:pt x="1658780" y="218482"/>
                                </a:lnTo>
                                <a:lnTo>
                                  <a:pt x="1601578" y="216983"/>
                                </a:lnTo>
                                <a:lnTo>
                                  <a:pt x="1582477" y="215650"/>
                                </a:lnTo>
                                <a:lnTo>
                                  <a:pt x="1563426" y="217491"/>
                                </a:lnTo>
                                <a:lnTo>
                                  <a:pt x="1544376" y="217885"/>
                                </a:lnTo>
                                <a:lnTo>
                                  <a:pt x="1525275" y="214812"/>
                                </a:lnTo>
                                <a:lnTo>
                                  <a:pt x="1506224" y="214062"/>
                                </a:lnTo>
                                <a:lnTo>
                                  <a:pt x="1487174" y="213859"/>
                                </a:lnTo>
                                <a:lnTo>
                                  <a:pt x="1468124" y="214951"/>
                                </a:lnTo>
                                <a:lnTo>
                                  <a:pt x="1449022" y="215002"/>
                                </a:lnTo>
                                <a:lnTo>
                                  <a:pt x="1429972" y="213859"/>
                                </a:lnTo>
                                <a:lnTo>
                                  <a:pt x="1410922" y="212322"/>
                                </a:lnTo>
                                <a:lnTo>
                                  <a:pt x="1391820" y="213415"/>
                                </a:lnTo>
                                <a:lnTo>
                                  <a:pt x="1334618" y="212678"/>
                                </a:lnTo>
                                <a:lnTo>
                                  <a:pt x="1315568" y="213072"/>
                                </a:lnTo>
                                <a:lnTo>
                                  <a:pt x="1277416" y="214405"/>
                                </a:lnTo>
                                <a:lnTo>
                                  <a:pt x="1258366" y="215497"/>
                                </a:lnTo>
                                <a:lnTo>
                                  <a:pt x="1239316" y="214456"/>
                                </a:lnTo>
                                <a:lnTo>
                                  <a:pt x="1220215" y="212919"/>
                                </a:lnTo>
                                <a:lnTo>
                                  <a:pt x="1201164" y="210989"/>
                                </a:lnTo>
                                <a:lnTo>
                                  <a:pt x="1182114" y="210443"/>
                                </a:lnTo>
                                <a:lnTo>
                                  <a:pt x="1163063" y="208500"/>
                                </a:lnTo>
                                <a:lnTo>
                                  <a:pt x="1143962" y="207865"/>
                                </a:lnTo>
                                <a:lnTo>
                                  <a:pt x="1124912" y="206963"/>
                                </a:lnTo>
                                <a:lnTo>
                                  <a:pt x="1105861" y="205286"/>
                                </a:lnTo>
                                <a:lnTo>
                                  <a:pt x="1086760" y="204143"/>
                                </a:lnTo>
                                <a:lnTo>
                                  <a:pt x="1067710" y="204385"/>
                                </a:lnTo>
                                <a:lnTo>
                                  <a:pt x="1048660" y="202797"/>
                                </a:lnTo>
                                <a:lnTo>
                                  <a:pt x="1029571" y="203292"/>
                                </a:lnTo>
                                <a:lnTo>
                                  <a:pt x="1010521" y="202251"/>
                                </a:lnTo>
                                <a:lnTo>
                                  <a:pt x="972369" y="198441"/>
                                </a:lnTo>
                                <a:lnTo>
                                  <a:pt x="934268" y="199127"/>
                                </a:lnTo>
                                <a:lnTo>
                                  <a:pt x="915167" y="199228"/>
                                </a:lnTo>
                                <a:lnTo>
                                  <a:pt x="896117" y="197692"/>
                                </a:lnTo>
                                <a:lnTo>
                                  <a:pt x="877066" y="196498"/>
                                </a:lnTo>
                                <a:lnTo>
                                  <a:pt x="857965" y="195558"/>
                                </a:lnTo>
                                <a:lnTo>
                                  <a:pt x="838915" y="195799"/>
                                </a:lnTo>
                                <a:lnTo>
                                  <a:pt x="819864" y="196752"/>
                                </a:lnTo>
                                <a:lnTo>
                                  <a:pt x="800814" y="199673"/>
                                </a:lnTo>
                                <a:lnTo>
                                  <a:pt x="781713" y="198136"/>
                                </a:lnTo>
                                <a:lnTo>
                                  <a:pt x="762662" y="196206"/>
                                </a:lnTo>
                                <a:lnTo>
                                  <a:pt x="743612" y="195355"/>
                                </a:lnTo>
                                <a:lnTo>
                                  <a:pt x="724511" y="196206"/>
                                </a:lnTo>
                                <a:lnTo>
                                  <a:pt x="705461" y="195660"/>
                                </a:lnTo>
                                <a:lnTo>
                                  <a:pt x="686410" y="197793"/>
                                </a:lnTo>
                                <a:lnTo>
                                  <a:pt x="667309" y="196599"/>
                                </a:lnTo>
                                <a:lnTo>
                                  <a:pt x="648259" y="197933"/>
                                </a:lnTo>
                                <a:lnTo>
                                  <a:pt x="629208" y="195507"/>
                                </a:lnTo>
                                <a:lnTo>
                                  <a:pt x="591057" y="192434"/>
                                </a:lnTo>
                                <a:lnTo>
                                  <a:pt x="572006" y="193221"/>
                                </a:lnTo>
                                <a:lnTo>
                                  <a:pt x="552905" y="191837"/>
                                </a:lnTo>
                                <a:lnTo>
                                  <a:pt x="533855" y="190999"/>
                                </a:lnTo>
                                <a:lnTo>
                                  <a:pt x="514804" y="190897"/>
                                </a:lnTo>
                                <a:lnTo>
                                  <a:pt x="495703" y="191583"/>
                                </a:lnTo>
                                <a:lnTo>
                                  <a:pt x="476653" y="194669"/>
                                </a:lnTo>
                                <a:lnTo>
                                  <a:pt x="438552" y="189208"/>
                                </a:lnTo>
                                <a:lnTo>
                                  <a:pt x="419451" y="189957"/>
                                </a:lnTo>
                                <a:lnTo>
                                  <a:pt x="400400" y="185741"/>
                                </a:lnTo>
                                <a:lnTo>
                                  <a:pt x="381350" y="186236"/>
                                </a:lnTo>
                                <a:lnTo>
                                  <a:pt x="343211" y="184890"/>
                                </a:lnTo>
                                <a:lnTo>
                                  <a:pt x="324161" y="182108"/>
                                </a:lnTo>
                                <a:lnTo>
                                  <a:pt x="305060" y="185284"/>
                                </a:lnTo>
                                <a:lnTo>
                                  <a:pt x="286009" y="184496"/>
                                </a:lnTo>
                                <a:lnTo>
                                  <a:pt x="266959" y="183404"/>
                                </a:lnTo>
                                <a:lnTo>
                                  <a:pt x="247858" y="180572"/>
                                </a:lnTo>
                                <a:lnTo>
                                  <a:pt x="228807" y="178883"/>
                                </a:lnTo>
                                <a:lnTo>
                                  <a:pt x="209757" y="183607"/>
                                </a:lnTo>
                                <a:lnTo>
                                  <a:pt x="171605" y="185830"/>
                                </a:lnTo>
                                <a:lnTo>
                                  <a:pt x="152555" y="186134"/>
                                </a:lnTo>
                                <a:lnTo>
                                  <a:pt x="133505" y="189449"/>
                                </a:lnTo>
                                <a:lnTo>
                                  <a:pt x="114403" y="188611"/>
                                </a:lnTo>
                                <a:lnTo>
                                  <a:pt x="95353" y="190199"/>
                                </a:lnTo>
                                <a:lnTo>
                                  <a:pt x="76303" y="189449"/>
                                </a:lnTo>
                                <a:lnTo>
                                  <a:pt x="57201" y="196307"/>
                                </a:lnTo>
                                <a:lnTo>
                                  <a:pt x="38151" y="199025"/>
                                </a:lnTo>
                                <a:lnTo>
                                  <a:pt x="19101" y="203496"/>
                                </a:lnTo>
                                <a:lnTo>
                                  <a:pt x="0" y="207661"/>
                                </a:lnTo>
                                <a:lnTo>
                                  <a:pt x="0" y="129275"/>
                                </a:lnTo>
                                <a:lnTo>
                                  <a:pt x="19101" y="129669"/>
                                </a:lnTo>
                                <a:lnTo>
                                  <a:pt x="38151" y="126799"/>
                                </a:lnTo>
                                <a:lnTo>
                                  <a:pt x="57201" y="123128"/>
                                </a:lnTo>
                                <a:lnTo>
                                  <a:pt x="76303" y="120550"/>
                                </a:lnTo>
                                <a:lnTo>
                                  <a:pt x="95353" y="115788"/>
                                </a:lnTo>
                                <a:lnTo>
                                  <a:pt x="114403" y="112956"/>
                                </a:lnTo>
                                <a:lnTo>
                                  <a:pt x="171605" y="99811"/>
                                </a:lnTo>
                                <a:lnTo>
                                  <a:pt x="190656" y="96839"/>
                                </a:lnTo>
                                <a:lnTo>
                                  <a:pt x="209757" y="94845"/>
                                </a:lnTo>
                                <a:lnTo>
                                  <a:pt x="228807" y="87263"/>
                                </a:lnTo>
                                <a:lnTo>
                                  <a:pt x="247858" y="87453"/>
                                </a:lnTo>
                                <a:lnTo>
                                  <a:pt x="266959" y="86717"/>
                                </a:lnTo>
                                <a:lnTo>
                                  <a:pt x="286009" y="84482"/>
                                </a:lnTo>
                                <a:lnTo>
                                  <a:pt x="305060" y="83834"/>
                                </a:lnTo>
                                <a:lnTo>
                                  <a:pt x="324161" y="77585"/>
                                </a:lnTo>
                                <a:lnTo>
                                  <a:pt x="362262" y="71680"/>
                                </a:lnTo>
                                <a:lnTo>
                                  <a:pt x="381350" y="68301"/>
                                </a:lnTo>
                                <a:lnTo>
                                  <a:pt x="400400" y="63298"/>
                                </a:lnTo>
                                <a:lnTo>
                                  <a:pt x="419451" y="62447"/>
                                </a:lnTo>
                                <a:lnTo>
                                  <a:pt x="457602" y="59424"/>
                                </a:lnTo>
                                <a:lnTo>
                                  <a:pt x="476653" y="55563"/>
                                </a:lnTo>
                                <a:lnTo>
                                  <a:pt x="495703" y="52032"/>
                                </a:lnTo>
                                <a:lnTo>
                                  <a:pt x="514804" y="46279"/>
                                </a:lnTo>
                                <a:lnTo>
                                  <a:pt x="552905" y="40424"/>
                                </a:lnTo>
                                <a:lnTo>
                                  <a:pt x="572006" y="36360"/>
                                </a:lnTo>
                                <a:lnTo>
                                  <a:pt x="610107" y="31204"/>
                                </a:lnTo>
                                <a:lnTo>
                                  <a:pt x="629208" y="32042"/>
                                </a:lnTo>
                                <a:lnTo>
                                  <a:pt x="648259" y="28969"/>
                                </a:lnTo>
                                <a:lnTo>
                                  <a:pt x="667309" y="27330"/>
                                </a:lnTo>
                                <a:lnTo>
                                  <a:pt x="686410" y="24854"/>
                                </a:lnTo>
                                <a:lnTo>
                                  <a:pt x="705461" y="22073"/>
                                </a:lnTo>
                                <a:lnTo>
                                  <a:pt x="724511" y="18694"/>
                                </a:lnTo>
                                <a:lnTo>
                                  <a:pt x="743612" y="16815"/>
                                </a:lnTo>
                                <a:lnTo>
                                  <a:pt x="762662" y="17551"/>
                                </a:lnTo>
                                <a:lnTo>
                                  <a:pt x="781713" y="16408"/>
                                </a:lnTo>
                                <a:lnTo>
                                  <a:pt x="800814" y="14376"/>
                                </a:lnTo>
                                <a:lnTo>
                                  <a:pt x="819864" y="12649"/>
                                </a:lnTo>
                                <a:lnTo>
                                  <a:pt x="857965" y="7188"/>
                                </a:lnTo>
                                <a:lnTo>
                                  <a:pt x="877066" y="6388"/>
                                </a:lnTo>
                                <a:lnTo>
                                  <a:pt x="896117" y="6197"/>
                                </a:lnTo>
                                <a:lnTo>
                                  <a:pt x="915167" y="6388"/>
                                </a:lnTo>
                                <a:lnTo>
                                  <a:pt x="934268" y="8128"/>
                                </a:lnTo>
                                <a:lnTo>
                                  <a:pt x="953319" y="8280"/>
                                </a:lnTo>
                                <a:lnTo>
                                  <a:pt x="972369" y="10363"/>
                                </a:lnTo>
                                <a:lnTo>
                                  <a:pt x="991470" y="10909"/>
                                </a:lnTo>
                                <a:lnTo>
                                  <a:pt x="1010521" y="10960"/>
                                </a:lnTo>
                                <a:lnTo>
                                  <a:pt x="1029571" y="10109"/>
                                </a:lnTo>
                                <a:lnTo>
                                  <a:pt x="1048660" y="6794"/>
                                </a:lnTo>
                                <a:lnTo>
                                  <a:pt x="1067710" y="4305"/>
                                </a:lnTo>
                                <a:lnTo>
                                  <a:pt x="1086760" y="2628"/>
                                </a:lnTo>
                                <a:lnTo>
                                  <a:pt x="1105861" y="4013"/>
                                </a:lnTo>
                                <a:lnTo>
                                  <a:pt x="1124912" y="6794"/>
                                </a:lnTo>
                                <a:lnTo>
                                  <a:pt x="1143962" y="7239"/>
                                </a:lnTo>
                                <a:lnTo>
                                  <a:pt x="1163063" y="5943"/>
                                </a:lnTo>
                                <a:lnTo>
                                  <a:pt x="1182114" y="5651"/>
                                </a:lnTo>
                                <a:lnTo>
                                  <a:pt x="1201164" y="6591"/>
                                </a:lnTo>
                                <a:lnTo>
                                  <a:pt x="1220215" y="6439"/>
                                </a:lnTo>
                                <a:lnTo>
                                  <a:pt x="1239316" y="7137"/>
                                </a:lnTo>
                                <a:lnTo>
                                  <a:pt x="1258366" y="8521"/>
                                </a:lnTo>
                                <a:lnTo>
                                  <a:pt x="1277416" y="7975"/>
                                </a:lnTo>
                                <a:lnTo>
                                  <a:pt x="1315568" y="7429"/>
                                </a:lnTo>
                                <a:lnTo>
                                  <a:pt x="1334618" y="5550"/>
                                </a:lnTo>
                                <a:lnTo>
                                  <a:pt x="1353720" y="6248"/>
                                </a:lnTo>
                                <a:lnTo>
                                  <a:pt x="1372770" y="6045"/>
                                </a:lnTo>
                                <a:lnTo>
                                  <a:pt x="1391820" y="6299"/>
                                </a:lnTo>
                                <a:lnTo>
                                  <a:pt x="1410922" y="5994"/>
                                </a:lnTo>
                                <a:lnTo>
                                  <a:pt x="1429972" y="3416"/>
                                </a:lnTo>
                                <a:lnTo>
                                  <a:pt x="1449022" y="5600"/>
                                </a:lnTo>
                                <a:lnTo>
                                  <a:pt x="1468124" y="5499"/>
                                </a:lnTo>
                                <a:lnTo>
                                  <a:pt x="1487174" y="4406"/>
                                </a:lnTo>
                                <a:lnTo>
                                  <a:pt x="1525275" y="4711"/>
                                </a:lnTo>
                                <a:lnTo>
                                  <a:pt x="1544376" y="6045"/>
                                </a:lnTo>
                                <a:lnTo>
                                  <a:pt x="1563426" y="4762"/>
                                </a:lnTo>
                                <a:lnTo>
                                  <a:pt x="1582477" y="4305"/>
                                </a:lnTo>
                                <a:lnTo>
                                  <a:pt x="1601578" y="3124"/>
                                </a:lnTo>
                                <a:lnTo>
                                  <a:pt x="1620628" y="2819"/>
                                </a:lnTo>
                                <a:lnTo>
                                  <a:pt x="1639679" y="342"/>
                                </a:lnTo>
                                <a:lnTo>
                                  <a:pt x="1658780" y="0"/>
                                </a:lnTo>
                                <a:lnTo>
                                  <a:pt x="1677830" y="2222"/>
                                </a:lnTo>
                                <a:lnTo>
                                  <a:pt x="1715918" y="3860"/>
                                </a:lnTo>
                                <a:lnTo>
                                  <a:pt x="1715918" y="223981"/>
                                </a:lnTo>
                                <a:close/>
                              </a:path>
                            </a:pathLst>
                          </a:custGeom>
                          <a:solidFill>
                            <a:srgbClr val="7EA587"/>
                          </a:solidFill>
                        </wps:spPr>
                        <wps:bodyPr wrap="square" lIns="0" tIns="0" rIns="0" bIns="0" rtlCol="0">
                          <a:prstTxWarp prst="textNoShape">
                            <a:avLst/>
                          </a:prstTxWarp>
                          <a:noAutofit/>
                        </wps:bodyPr>
                      </wps:wsp>
                      <wps:wsp>
                        <wps:cNvPr id="20" name="Graphic 20"/>
                        <wps:cNvSpPr/>
                        <wps:spPr>
                          <a:xfrm>
                            <a:off x="495005" y="501408"/>
                            <a:ext cx="1716405" cy="112395"/>
                          </a:xfrm>
                          <a:custGeom>
                            <a:avLst/>
                            <a:gdLst/>
                            <a:ahLst/>
                            <a:cxnLst/>
                            <a:rect l="l" t="t" r="r" b="b"/>
                            <a:pathLst>
                              <a:path w="1716405" h="112395">
                                <a:moveTo>
                                  <a:pt x="0" y="111825"/>
                                </a:moveTo>
                                <a:lnTo>
                                  <a:pt x="0" y="59830"/>
                                </a:lnTo>
                                <a:lnTo>
                                  <a:pt x="19101" y="60275"/>
                                </a:lnTo>
                                <a:lnTo>
                                  <a:pt x="38151" y="59487"/>
                                </a:lnTo>
                                <a:lnTo>
                                  <a:pt x="57201" y="57697"/>
                                </a:lnTo>
                                <a:lnTo>
                                  <a:pt x="76303" y="56909"/>
                                </a:lnTo>
                                <a:lnTo>
                                  <a:pt x="95353" y="53976"/>
                                </a:lnTo>
                                <a:lnTo>
                                  <a:pt x="133505" y="49073"/>
                                </a:lnTo>
                                <a:lnTo>
                                  <a:pt x="152555" y="45251"/>
                                </a:lnTo>
                                <a:lnTo>
                                  <a:pt x="171605" y="42520"/>
                                </a:lnTo>
                                <a:lnTo>
                                  <a:pt x="209757" y="38545"/>
                                </a:lnTo>
                                <a:lnTo>
                                  <a:pt x="228807" y="34036"/>
                                </a:lnTo>
                                <a:lnTo>
                                  <a:pt x="247858" y="36919"/>
                                </a:lnTo>
                                <a:lnTo>
                                  <a:pt x="266959" y="36513"/>
                                </a:lnTo>
                                <a:lnTo>
                                  <a:pt x="286009" y="34582"/>
                                </a:lnTo>
                                <a:lnTo>
                                  <a:pt x="305060" y="36170"/>
                                </a:lnTo>
                                <a:lnTo>
                                  <a:pt x="324161" y="30861"/>
                                </a:lnTo>
                                <a:lnTo>
                                  <a:pt x="343211" y="30213"/>
                                </a:lnTo>
                                <a:lnTo>
                                  <a:pt x="362262" y="28080"/>
                                </a:lnTo>
                                <a:lnTo>
                                  <a:pt x="381350" y="27394"/>
                                </a:lnTo>
                                <a:lnTo>
                                  <a:pt x="400400" y="24663"/>
                                </a:lnTo>
                                <a:lnTo>
                                  <a:pt x="419451" y="26251"/>
                                </a:lnTo>
                                <a:lnTo>
                                  <a:pt x="438552" y="24613"/>
                                </a:lnTo>
                                <a:lnTo>
                                  <a:pt x="457602" y="23673"/>
                                </a:lnTo>
                                <a:lnTo>
                                  <a:pt x="476653" y="21438"/>
                                </a:lnTo>
                                <a:lnTo>
                                  <a:pt x="495703" y="18707"/>
                                </a:lnTo>
                                <a:lnTo>
                                  <a:pt x="514804" y="14833"/>
                                </a:lnTo>
                                <a:lnTo>
                                  <a:pt x="552905" y="11557"/>
                                </a:lnTo>
                                <a:lnTo>
                                  <a:pt x="572006" y="9131"/>
                                </a:lnTo>
                                <a:lnTo>
                                  <a:pt x="610107" y="8483"/>
                                </a:lnTo>
                                <a:lnTo>
                                  <a:pt x="629208" y="8585"/>
                                </a:lnTo>
                                <a:lnTo>
                                  <a:pt x="648259" y="7340"/>
                                </a:lnTo>
                                <a:lnTo>
                                  <a:pt x="667309" y="6947"/>
                                </a:lnTo>
                                <a:lnTo>
                                  <a:pt x="686410" y="6007"/>
                                </a:lnTo>
                                <a:lnTo>
                                  <a:pt x="705461" y="3479"/>
                                </a:lnTo>
                                <a:lnTo>
                                  <a:pt x="724511" y="1892"/>
                                </a:lnTo>
                                <a:lnTo>
                                  <a:pt x="743612" y="1892"/>
                                </a:lnTo>
                                <a:lnTo>
                                  <a:pt x="762662" y="3771"/>
                                </a:lnTo>
                                <a:lnTo>
                                  <a:pt x="781713" y="4622"/>
                                </a:lnTo>
                                <a:lnTo>
                                  <a:pt x="800814" y="4419"/>
                                </a:lnTo>
                                <a:lnTo>
                                  <a:pt x="819864" y="3670"/>
                                </a:lnTo>
                                <a:lnTo>
                                  <a:pt x="838915" y="2540"/>
                                </a:lnTo>
                                <a:lnTo>
                                  <a:pt x="857965" y="444"/>
                                </a:lnTo>
                                <a:lnTo>
                                  <a:pt x="877066" y="0"/>
                                </a:lnTo>
                                <a:lnTo>
                                  <a:pt x="896117" y="203"/>
                                </a:lnTo>
                                <a:lnTo>
                                  <a:pt x="915167" y="1638"/>
                                </a:lnTo>
                                <a:lnTo>
                                  <a:pt x="934268" y="3721"/>
                                </a:lnTo>
                                <a:lnTo>
                                  <a:pt x="953319" y="4914"/>
                                </a:lnTo>
                                <a:lnTo>
                                  <a:pt x="972369" y="7150"/>
                                </a:lnTo>
                                <a:lnTo>
                                  <a:pt x="991470" y="8191"/>
                                </a:lnTo>
                                <a:lnTo>
                                  <a:pt x="1010521" y="9626"/>
                                </a:lnTo>
                                <a:lnTo>
                                  <a:pt x="1029571" y="10223"/>
                                </a:lnTo>
                                <a:lnTo>
                                  <a:pt x="1048660" y="8686"/>
                                </a:lnTo>
                                <a:lnTo>
                                  <a:pt x="1067710" y="7696"/>
                                </a:lnTo>
                                <a:lnTo>
                                  <a:pt x="1086760" y="7696"/>
                                </a:lnTo>
                                <a:lnTo>
                                  <a:pt x="1105861" y="10769"/>
                                </a:lnTo>
                                <a:lnTo>
                                  <a:pt x="1124912" y="13398"/>
                                </a:lnTo>
                                <a:lnTo>
                                  <a:pt x="1143962" y="14389"/>
                                </a:lnTo>
                                <a:lnTo>
                                  <a:pt x="1182114" y="13792"/>
                                </a:lnTo>
                                <a:lnTo>
                                  <a:pt x="1220215" y="16865"/>
                                </a:lnTo>
                                <a:lnTo>
                                  <a:pt x="1239316" y="18110"/>
                                </a:lnTo>
                                <a:lnTo>
                                  <a:pt x="1258366" y="20002"/>
                                </a:lnTo>
                                <a:lnTo>
                                  <a:pt x="1277416" y="19151"/>
                                </a:lnTo>
                                <a:lnTo>
                                  <a:pt x="1315568" y="18415"/>
                                </a:lnTo>
                                <a:lnTo>
                                  <a:pt x="1334618" y="17666"/>
                                </a:lnTo>
                                <a:lnTo>
                                  <a:pt x="1353720" y="18758"/>
                                </a:lnTo>
                                <a:lnTo>
                                  <a:pt x="1391820" y="18656"/>
                                </a:lnTo>
                                <a:lnTo>
                                  <a:pt x="1429972" y="16865"/>
                                </a:lnTo>
                                <a:lnTo>
                                  <a:pt x="1449022" y="17869"/>
                                </a:lnTo>
                                <a:lnTo>
                                  <a:pt x="1468124" y="18008"/>
                                </a:lnTo>
                                <a:lnTo>
                                  <a:pt x="1487174" y="16230"/>
                                </a:lnTo>
                                <a:lnTo>
                                  <a:pt x="1525275" y="16180"/>
                                </a:lnTo>
                                <a:lnTo>
                                  <a:pt x="1582477" y="15138"/>
                                </a:lnTo>
                                <a:lnTo>
                                  <a:pt x="1620628" y="12903"/>
                                </a:lnTo>
                                <a:lnTo>
                                  <a:pt x="1639679" y="10973"/>
                                </a:lnTo>
                                <a:lnTo>
                                  <a:pt x="1658780" y="10325"/>
                                </a:lnTo>
                                <a:lnTo>
                                  <a:pt x="1677830" y="12357"/>
                                </a:lnTo>
                                <a:lnTo>
                                  <a:pt x="1696880" y="13944"/>
                                </a:lnTo>
                                <a:lnTo>
                                  <a:pt x="1715918" y="14833"/>
                                </a:lnTo>
                                <a:lnTo>
                                  <a:pt x="1715918" y="47727"/>
                                </a:lnTo>
                                <a:lnTo>
                                  <a:pt x="1696880" y="45949"/>
                                </a:lnTo>
                                <a:lnTo>
                                  <a:pt x="1677830" y="44552"/>
                                </a:lnTo>
                                <a:lnTo>
                                  <a:pt x="1658780" y="42863"/>
                                </a:lnTo>
                                <a:lnTo>
                                  <a:pt x="1639679" y="42177"/>
                                </a:lnTo>
                                <a:lnTo>
                                  <a:pt x="1620628" y="42177"/>
                                </a:lnTo>
                                <a:lnTo>
                                  <a:pt x="1601578" y="40678"/>
                                </a:lnTo>
                                <a:lnTo>
                                  <a:pt x="1582477" y="39599"/>
                                </a:lnTo>
                                <a:lnTo>
                                  <a:pt x="1563426" y="41034"/>
                                </a:lnTo>
                                <a:lnTo>
                                  <a:pt x="1544376" y="41974"/>
                                </a:lnTo>
                                <a:lnTo>
                                  <a:pt x="1525275" y="38011"/>
                                </a:lnTo>
                                <a:lnTo>
                                  <a:pt x="1506224" y="37211"/>
                                </a:lnTo>
                                <a:lnTo>
                                  <a:pt x="1487174" y="36767"/>
                                </a:lnTo>
                                <a:lnTo>
                                  <a:pt x="1449022" y="37465"/>
                                </a:lnTo>
                                <a:lnTo>
                                  <a:pt x="1429972" y="35179"/>
                                </a:lnTo>
                                <a:lnTo>
                                  <a:pt x="1410922" y="35281"/>
                                </a:lnTo>
                                <a:lnTo>
                                  <a:pt x="1391820" y="35776"/>
                                </a:lnTo>
                                <a:lnTo>
                                  <a:pt x="1372770" y="35332"/>
                                </a:lnTo>
                                <a:lnTo>
                                  <a:pt x="1334618" y="35281"/>
                                </a:lnTo>
                                <a:lnTo>
                                  <a:pt x="1315568" y="36818"/>
                                </a:lnTo>
                                <a:lnTo>
                                  <a:pt x="1277416" y="37961"/>
                                </a:lnTo>
                                <a:lnTo>
                                  <a:pt x="1258366" y="38748"/>
                                </a:lnTo>
                                <a:lnTo>
                                  <a:pt x="1239316" y="38253"/>
                                </a:lnTo>
                                <a:lnTo>
                                  <a:pt x="1220215" y="37211"/>
                                </a:lnTo>
                                <a:lnTo>
                                  <a:pt x="1201164" y="36957"/>
                                </a:lnTo>
                                <a:lnTo>
                                  <a:pt x="1182114" y="37008"/>
                                </a:lnTo>
                                <a:lnTo>
                                  <a:pt x="1163063" y="34976"/>
                                </a:lnTo>
                                <a:lnTo>
                                  <a:pt x="1143962" y="35421"/>
                                </a:lnTo>
                                <a:lnTo>
                                  <a:pt x="1124912" y="35128"/>
                                </a:lnTo>
                                <a:lnTo>
                                  <a:pt x="1105861" y="33249"/>
                                </a:lnTo>
                                <a:lnTo>
                                  <a:pt x="1086760" y="33782"/>
                                </a:lnTo>
                                <a:lnTo>
                                  <a:pt x="1067710" y="35725"/>
                                </a:lnTo>
                                <a:lnTo>
                                  <a:pt x="1048660" y="35624"/>
                                </a:lnTo>
                                <a:lnTo>
                                  <a:pt x="1029571" y="37910"/>
                                </a:lnTo>
                                <a:lnTo>
                                  <a:pt x="1010521" y="38303"/>
                                </a:lnTo>
                                <a:lnTo>
                                  <a:pt x="991470" y="37757"/>
                                </a:lnTo>
                                <a:lnTo>
                                  <a:pt x="972369" y="36424"/>
                                </a:lnTo>
                                <a:lnTo>
                                  <a:pt x="953319" y="36957"/>
                                </a:lnTo>
                                <a:lnTo>
                                  <a:pt x="934268" y="38253"/>
                                </a:lnTo>
                                <a:lnTo>
                                  <a:pt x="915167" y="38697"/>
                                </a:lnTo>
                                <a:lnTo>
                                  <a:pt x="896117" y="38456"/>
                                </a:lnTo>
                                <a:lnTo>
                                  <a:pt x="877066" y="37554"/>
                                </a:lnTo>
                                <a:lnTo>
                                  <a:pt x="857965" y="37008"/>
                                </a:lnTo>
                                <a:lnTo>
                                  <a:pt x="838915" y="38011"/>
                                </a:lnTo>
                                <a:lnTo>
                                  <a:pt x="819864" y="40437"/>
                                </a:lnTo>
                                <a:lnTo>
                                  <a:pt x="800814" y="44361"/>
                                </a:lnTo>
                                <a:lnTo>
                                  <a:pt x="781713" y="44654"/>
                                </a:lnTo>
                                <a:lnTo>
                                  <a:pt x="762662" y="44654"/>
                                </a:lnTo>
                                <a:lnTo>
                                  <a:pt x="743612" y="44997"/>
                                </a:lnTo>
                                <a:lnTo>
                                  <a:pt x="724511" y="47727"/>
                                </a:lnTo>
                                <a:lnTo>
                                  <a:pt x="705461" y="48972"/>
                                </a:lnTo>
                                <a:lnTo>
                                  <a:pt x="686410" y="51397"/>
                                </a:lnTo>
                                <a:lnTo>
                                  <a:pt x="667309" y="51702"/>
                                </a:lnTo>
                                <a:lnTo>
                                  <a:pt x="648259" y="54280"/>
                                </a:lnTo>
                                <a:lnTo>
                                  <a:pt x="629208" y="53683"/>
                                </a:lnTo>
                                <a:lnTo>
                                  <a:pt x="610107" y="51499"/>
                                </a:lnTo>
                                <a:lnTo>
                                  <a:pt x="591057" y="51893"/>
                                </a:lnTo>
                                <a:lnTo>
                                  <a:pt x="572006" y="55169"/>
                                </a:lnTo>
                                <a:lnTo>
                                  <a:pt x="533855" y="55716"/>
                                </a:lnTo>
                                <a:lnTo>
                                  <a:pt x="514804" y="57011"/>
                                </a:lnTo>
                                <a:lnTo>
                                  <a:pt x="495703" y="59640"/>
                                </a:lnTo>
                                <a:lnTo>
                                  <a:pt x="476653" y="63501"/>
                                </a:lnTo>
                                <a:lnTo>
                                  <a:pt x="457602" y="62320"/>
                                </a:lnTo>
                                <a:lnTo>
                                  <a:pt x="438552" y="60135"/>
                                </a:lnTo>
                                <a:lnTo>
                                  <a:pt x="419451" y="60923"/>
                                </a:lnTo>
                                <a:lnTo>
                                  <a:pt x="400400" y="59094"/>
                                </a:lnTo>
                                <a:lnTo>
                                  <a:pt x="381350" y="61913"/>
                                </a:lnTo>
                                <a:lnTo>
                                  <a:pt x="362262" y="63996"/>
                                </a:lnTo>
                                <a:lnTo>
                                  <a:pt x="343211" y="64047"/>
                                </a:lnTo>
                                <a:lnTo>
                                  <a:pt x="324161" y="63552"/>
                                </a:lnTo>
                                <a:lnTo>
                                  <a:pt x="305060" y="67666"/>
                                </a:lnTo>
                                <a:lnTo>
                                  <a:pt x="286009" y="69063"/>
                                </a:lnTo>
                                <a:lnTo>
                                  <a:pt x="266959" y="68263"/>
                                </a:lnTo>
                                <a:lnTo>
                                  <a:pt x="247858" y="65787"/>
                                </a:lnTo>
                                <a:lnTo>
                                  <a:pt x="228807" y="66828"/>
                                </a:lnTo>
                                <a:lnTo>
                                  <a:pt x="209757" y="74613"/>
                                </a:lnTo>
                                <a:lnTo>
                                  <a:pt x="190656" y="75807"/>
                                </a:lnTo>
                                <a:lnTo>
                                  <a:pt x="171605" y="77890"/>
                                </a:lnTo>
                                <a:lnTo>
                                  <a:pt x="152555" y="79681"/>
                                </a:lnTo>
                                <a:lnTo>
                                  <a:pt x="133505" y="83643"/>
                                </a:lnTo>
                                <a:lnTo>
                                  <a:pt x="114403" y="84736"/>
                                </a:lnTo>
                                <a:lnTo>
                                  <a:pt x="95353" y="86717"/>
                                </a:lnTo>
                                <a:lnTo>
                                  <a:pt x="76303" y="87809"/>
                                </a:lnTo>
                                <a:lnTo>
                                  <a:pt x="57201" y="96394"/>
                                </a:lnTo>
                                <a:lnTo>
                                  <a:pt x="38151" y="101055"/>
                                </a:lnTo>
                                <a:lnTo>
                                  <a:pt x="19101" y="107609"/>
                                </a:lnTo>
                                <a:lnTo>
                                  <a:pt x="0" y="111825"/>
                                </a:lnTo>
                                <a:close/>
                              </a:path>
                            </a:pathLst>
                          </a:custGeom>
                          <a:solidFill>
                            <a:srgbClr val="DDB166"/>
                          </a:solidFill>
                        </wps:spPr>
                        <wps:bodyPr wrap="square" lIns="0" tIns="0" rIns="0" bIns="0" rtlCol="0">
                          <a:prstTxWarp prst="textNoShape">
                            <a:avLst/>
                          </a:prstTxWarp>
                          <a:noAutofit/>
                        </wps:bodyPr>
                      </wps:wsp>
                      <wps:wsp>
                        <wps:cNvPr id="21" name="Graphic 21"/>
                        <wps:cNvSpPr/>
                        <wps:spPr>
                          <a:xfrm>
                            <a:off x="494996" y="509306"/>
                            <a:ext cx="1716405" cy="90170"/>
                          </a:xfrm>
                          <a:custGeom>
                            <a:avLst/>
                            <a:gdLst/>
                            <a:ahLst/>
                            <a:cxnLst/>
                            <a:rect l="l" t="t" r="r" b="b"/>
                            <a:pathLst>
                              <a:path w="1716405" h="90170">
                                <a:moveTo>
                                  <a:pt x="1715922" y="11074"/>
                                </a:moveTo>
                                <a:lnTo>
                                  <a:pt x="1696885" y="10172"/>
                                </a:lnTo>
                                <a:lnTo>
                                  <a:pt x="1677835" y="8737"/>
                                </a:lnTo>
                                <a:lnTo>
                                  <a:pt x="1658785" y="6896"/>
                                </a:lnTo>
                                <a:lnTo>
                                  <a:pt x="1639684" y="7391"/>
                                </a:lnTo>
                                <a:lnTo>
                                  <a:pt x="1620634" y="9436"/>
                                </a:lnTo>
                                <a:lnTo>
                                  <a:pt x="1582483" y="11861"/>
                                </a:lnTo>
                                <a:lnTo>
                                  <a:pt x="1563433" y="12801"/>
                                </a:lnTo>
                                <a:lnTo>
                                  <a:pt x="1544383" y="14097"/>
                                </a:lnTo>
                                <a:lnTo>
                                  <a:pt x="1525282" y="13703"/>
                                </a:lnTo>
                                <a:lnTo>
                                  <a:pt x="1487170" y="13703"/>
                                </a:lnTo>
                                <a:lnTo>
                                  <a:pt x="1468120" y="15138"/>
                                </a:lnTo>
                                <a:lnTo>
                                  <a:pt x="1449019" y="15087"/>
                                </a:lnTo>
                                <a:lnTo>
                                  <a:pt x="1429969" y="14046"/>
                                </a:lnTo>
                                <a:lnTo>
                                  <a:pt x="1391818" y="16522"/>
                                </a:lnTo>
                                <a:lnTo>
                                  <a:pt x="1372768" y="16332"/>
                                </a:lnTo>
                                <a:lnTo>
                                  <a:pt x="1353718" y="16522"/>
                                </a:lnTo>
                                <a:lnTo>
                                  <a:pt x="1334617" y="15786"/>
                                </a:lnTo>
                                <a:lnTo>
                                  <a:pt x="1315567" y="16624"/>
                                </a:lnTo>
                                <a:lnTo>
                                  <a:pt x="1277416" y="17170"/>
                                </a:lnTo>
                                <a:lnTo>
                                  <a:pt x="1258366" y="17868"/>
                                </a:lnTo>
                                <a:lnTo>
                                  <a:pt x="1239316" y="16332"/>
                                </a:lnTo>
                                <a:lnTo>
                                  <a:pt x="1201166" y="13843"/>
                                </a:lnTo>
                                <a:lnTo>
                                  <a:pt x="1182116" y="12115"/>
                                </a:lnTo>
                                <a:lnTo>
                                  <a:pt x="1163066" y="12611"/>
                                </a:lnTo>
                                <a:lnTo>
                                  <a:pt x="1143965" y="12611"/>
                                </a:lnTo>
                                <a:lnTo>
                                  <a:pt x="1124915" y="11366"/>
                                </a:lnTo>
                                <a:lnTo>
                                  <a:pt x="1105865" y="8978"/>
                                </a:lnTo>
                                <a:lnTo>
                                  <a:pt x="1086764" y="6159"/>
                                </a:lnTo>
                                <a:lnTo>
                                  <a:pt x="1067714" y="6057"/>
                                </a:lnTo>
                                <a:lnTo>
                                  <a:pt x="1048664" y="7099"/>
                                </a:lnTo>
                                <a:lnTo>
                                  <a:pt x="1029576" y="9080"/>
                                </a:lnTo>
                                <a:lnTo>
                                  <a:pt x="1010526" y="8686"/>
                                </a:lnTo>
                                <a:lnTo>
                                  <a:pt x="991476" y="6997"/>
                                </a:lnTo>
                                <a:lnTo>
                                  <a:pt x="972375" y="6400"/>
                                </a:lnTo>
                                <a:lnTo>
                                  <a:pt x="953325" y="4419"/>
                                </a:lnTo>
                                <a:lnTo>
                                  <a:pt x="934275" y="3225"/>
                                </a:lnTo>
                                <a:lnTo>
                                  <a:pt x="915174" y="1143"/>
                                </a:lnTo>
                                <a:lnTo>
                                  <a:pt x="896124" y="0"/>
                                </a:lnTo>
                                <a:lnTo>
                                  <a:pt x="877074" y="152"/>
                                </a:lnTo>
                                <a:lnTo>
                                  <a:pt x="857961" y="1193"/>
                                </a:lnTo>
                                <a:lnTo>
                                  <a:pt x="838911" y="3276"/>
                                </a:lnTo>
                                <a:lnTo>
                                  <a:pt x="781710" y="5905"/>
                                </a:lnTo>
                                <a:lnTo>
                                  <a:pt x="762660" y="4864"/>
                                </a:lnTo>
                                <a:lnTo>
                                  <a:pt x="743610" y="3225"/>
                                </a:lnTo>
                                <a:lnTo>
                                  <a:pt x="724509" y="3924"/>
                                </a:lnTo>
                                <a:lnTo>
                                  <a:pt x="705459" y="5956"/>
                                </a:lnTo>
                                <a:lnTo>
                                  <a:pt x="686409" y="8343"/>
                                </a:lnTo>
                                <a:lnTo>
                                  <a:pt x="667308" y="10172"/>
                                </a:lnTo>
                                <a:lnTo>
                                  <a:pt x="648258" y="10617"/>
                                </a:lnTo>
                                <a:lnTo>
                                  <a:pt x="629208" y="11861"/>
                                </a:lnTo>
                                <a:lnTo>
                                  <a:pt x="610108" y="11658"/>
                                </a:lnTo>
                                <a:lnTo>
                                  <a:pt x="572008" y="12458"/>
                                </a:lnTo>
                                <a:lnTo>
                                  <a:pt x="552907" y="15684"/>
                                </a:lnTo>
                                <a:lnTo>
                                  <a:pt x="533857" y="16878"/>
                                </a:lnTo>
                                <a:lnTo>
                                  <a:pt x="514807" y="18503"/>
                                </a:lnTo>
                                <a:lnTo>
                                  <a:pt x="495706" y="22275"/>
                                </a:lnTo>
                                <a:lnTo>
                                  <a:pt x="476656" y="24955"/>
                                </a:lnTo>
                                <a:lnTo>
                                  <a:pt x="457606" y="26403"/>
                                </a:lnTo>
                                <a:lnTo>
                                  <a:pt x="438556" y="26695"/>
                                </a:lnTo>
                                <a:lnTo>
                                  <a:pt x="419455" y="28181"/>
                                </a:lnTo>
                                <a:lnTo>
                                  <a:pt x="400405" y="27038"/>
                                </a:lnTo>
                                <a:lnTo>
                                  <a:pt x="381355" y="28879"/>
                                </a:lnTo>
                                <a:lnTo>
                                  <a:pt x="362267" y="29273"/>
                                </a:lnTo>
                                <a:lnTo>
                                  <a:pt x="343217" y="32156"/>
                                </a:lnTo>
                                <a:lnTo>
                                  <a:pt x="324167" y="32651"/>
                                </a:lnTo>
                                <a:lnTo>
                                  <a:pt x="305066" y="38011"/>
                                </a:lnTo>
                                <a:lnTo>
                                  <a:pt x="286016" y="36372"/>
                                </a:lnTo>
                                <a:lnTo>
                                  <a:pt x="266966" y="37909"/>
                                </a:lnTo>
                                <a:lnTo>
                                  <a:pt x="247865" y="38303"/>
                                </a:lnTo>
                                <a:lnTo>
                                  <a:pt x="228815" y="36220"/>
                                </a:lnTo>
                                <a:lnTo>
                                  <a:pt x="209753" y="42418"/>
                                </a:lnTo>
                                <a:lnTo>
                                  <a:pt x="190652" y="44551"/>
                                </a:lnTo>
                                <a:lnTo>
                                  <a:pt x="171602" y="47332"/>
                                </a:lnTo>
                                <a:lnTo>
                                  <a:pt x="133502" y="53390"/>
                                </a:lnTo>
                                <a:lnTo>
                                  <a:pt x="114401" y="55714"/>
                                </a:lnTo>
                                <a:lnTo>
                                  <a:pt x="95351" y="57302"/>
                                </a:lnTo>
                                <a:lnTo>
                                  <a:pt x="76301" y="60286"/>
                                </a:lnTo>
                                <a:lnTo>
                                  <a:pt x="38150" y="64897"/>
                                </a:lnTo>
                                <a:lnTo>
                                  <a:pt x="19100" y="66484"/>
                                </a:lnTo>
                                <a:lnTo>
                                  <a:pt x="0" y="66090"/>
                                </a:lnTo>
                                <a:lnTo>
                                  <a:pt x="0" y="89801"/>
                                </a:lnTo>
                                <a:lnTo>
                                  <a:pt x="19100" y="85636"/>
                                </a:lnTo>
                                <a:lnTo>
                                  <a:pt x="38150" y="79870"/>
                                </a:lnTo>
                                <a:lnTo>
                                  <a:pt x="57200" y="75857"/>
                                </a:lnTo>
                                <a:lnTo>
                                  <a:pt x="76301" y="68668"/>
                                </a:lnTo>
                                <a:lnTo>
                                  <a:pt x="95351" y="67627"/>
                                </a:lnTo>
                                <a:lnTo>
                                  <a:pt x="114401" y="64795"/>
                                </a:lnTo>
                                <a:lnTo>
                                  <a:pt x="133502" y="63550"/>
                                </a:lnTo>
                                <a:lnTo>
                                  <a:pt x="152552" y="58889"/>
                                </a:lnTo>
                                <a:lnTo>
                                  <a:pt x="171602" y="57302"/>
                                </a:lnTo>
                                <a:lnTo>
                                  <a:pt x="209753" y="54978"/>
                                </a:lnTo>
                                <a:lnTo>
                                  <a:pt x="228815" y="48869"/>
                                </a:lnTo>
                                <a:lnTo>
                                  <a:pt x="247865" y="48628"/>
                                </a:lnTo>
                                <a:lnTo>
                                  <a:pt x="266966" y="51104"/>
                                </a:lnTo>
                                <a:lnTo>
                                  <a:pt x="286016" y="51549"/>
                                </a:lnTo>
                                <a:lnTo>
                                  <a:pt x="305066" y="50114"/>
                                </a:lnTo>
                                <a:lnTo>
                                  <a:pt x="324167" y="45999"/>
                                </a:lnTo>
                                <a:lnTo>
                                  <a:pt x="362267" y="47040"/>
                                </a:lnTo>
                                <a:lnTo>
                                  <a:pt x="381355" y="44653"/>
                                </a:lnTo>
                                <a:lnTo>
                                  <a:pt x="400405" y="40932"/>
                                </a:lnTo>
                                <a:lnTo>
                                  <a:pt x="419455" y="43218"/>
                                </a:lnTo>
                                <a:lnTo>
                                  <a:pt x="438556" y="42278"/>
                                </a:lnTo>
                                <a:lnTo>
                                  <a:pt x="457606" y="43865"/>
                                </a:lnTo>
                                <a:lnTo>
                                  <a:pt x="476656" y="44208"/>
                                </a:lnTo>
                                <a:lnTo>
                                  <a:pt x="495706" y="40284"/>
                                </a:lnTo>
                                <a:lnTo>
                                  <a:pt x="514807" y="37553"/>
                                </a:lnTo>
                                <a:lnTo>
                                  <a:pt x="533857" y="36322"/>
                                </a:lnTo>
                                <a:lnTo>
                                  <a:pt x="552907" y="35521"/>
                                </a:lnTo>
                                <a:lnTo>
                                  <a:pt x="572008" y="36118"/>
                                </a:lnTo>
                                <a:lnTo>
                                  <a:pt x="591058" y="32842"/>
                                </a:lnTo>
                                <a:lnTo>
                                  <a:pt x="610108" y="32550"/>
                                </a:lnTo>
                                <a:lnTo>
                                  <a:pt x="629208" y="34582"/>
                                </a:lnTo>
                                <a:lnTo>
                                  <a:pt x="648258" y="35229"/>
                                </a:lnTo>
                                <a:lnTo>
                                  <a:pt x="667308" y="32702"/>
                                </a:lnTo>
                                <a:lnTo>
                                  <a:pt x="686409" y="33299"/>
                                </a:lnTo>
                                <a:lnTo>
                                  <a:pt x="705459" y="30708"/>
                                </a:lnTo>
                                <a:lnTo>
                                  <a:pt x="724509" y="29921"/>
                                </a:lnTo>
                                <a:lnTo>
                                  <a:pt x="743610" y="27889"/>
                                </a:lnTo>
                                <a:lnTo>
                                  <a:pt x="762660" y="27736"/>
                                </a:lnTo>
                                <a:lnTo>
                                  <a:pt x="781710" y="27584"/>
                                </a:lnTo>
                                <a:lnTo>
                                  <a:pt x="800811" y="28079"/>
                                </a:lnTo>
                                <a:lnTo>
                                  <a:pt x="819861" y="24269"/>
                                </a:lnTo>
                                <a:lnTo>
                                  <a:pt x="838911" y="21488"/>
                                </a:lnTo>
                                <a:lnTo>
                                  <a:pt x="857961" y="20497"/>
                                </a:lnTo>
                                <a:lnTo>
                                  <a:pt x="896124" y="22821"/>
                                </a:lnTo>
                                <a:lnTo>
                                  <a:pt x="915174" y="23469"/>
                                </a:lnTo>
                                <a:lnTo>
                                  <a:pt x="934275" y="22974"/>
                                </a:lnTo>
                                <a:lnTo>
                                  <a:pt x="953325" y="21640"/>
                                </a:lnTo>
                                <a:lnTo>
                                  <a:pt x="972375" y="21336"/>
                                </a:lnTo>
                                <a:lnTo>
                                  <a:pt x="991476" y="23228"/>
                                </a:lnTo>
                                <a:lnTo>
                                  <a:pt x="1010526" y="23469"/>
                                </a:lnTo>
                                <a:lnTo>
                                  <a:pt x="1029576" y="23317"/>
                                </a:lnTo>
                                <a:lnTo>
                                  <a:pt x="1048664" y="21437"/>
                                </a:lnTo>
                                <a:lnTo>
                                  <a:pt x="1067714" y="21590"/>
                                </a:lnTo>
                                <a:lnTo>
                                  <a:pt x="1086764" y="19545"/>
                                </a:lnTo>
                                <a:lnTo>
                                  <a:pt x="1105865" y="19304"/>
                                </a:lnTo>
                                <a:lnTo>
                                  <a:pt x="1124915" y="21336"/>
                                </a:lnTo>
                                <a:lnTo>
                                  <a:pt x="1143965" y="21437"/>
                                </a:lnTo>
                                <a:lnTo>
                                  <a:pt x="1163066" y="20789"/>
                                </a:lnTo>
                                <a:lnTo>
                                  <a:pt x="1182116" y="22923"/>
                                </a:lnTo>
                                <a:lnTo>
                                  <a:pt x="1201166" y="22682"/>
                                </a:lnTo>
                                <a:lnTo>
                                  <a:pt x="1220216" y="23126"/>
                                </a:lnTo>
                                <a:lnTo>
                                  <a:pt x="1239316" y="24269"/>
                                </a:lnTo>
                                <a:lnTo>
                                  <a:pt x="1258366" y="25107"/>
                                </a:lnTo>
                                <a:lnTo>
                                  <a:pt x="1277416" y="24168"/>
                                </a:lnTo>
                                <a:lnTo>
                                  <a:pt x="1315567" y="22821"/>
                                </a:lnTo>
                                <a:lnTo>
                                  <a:pt x="1334617" y="21386"/>
                                </a:lnTo>
                                <a:lnTo>
                                  <a:pt x="1391818" y="22186"/>
                                </a:lnTo>
                                <a:lnTo>
                                  <a:pt x="1410919" y="21932"/>
                                </a:lnTo>
                                <a:lnTo>
                                  <a:pt x="1429969" y="22225"/>
                                </a:lnTo>
                                <a:lnTo>
                                  <a:pt x="1449019" y="24409"/>
                                </a:lnTo>
                                <a:lnTo>
                                  <a:pt x="1468120" y="24218"/>
                                </a:lnTo>
                                <a:lnTo>
                                  <a:pt x="1487170" y="23520"/>
                                </a:lnTo>
                                <a:lnTo>
                                  <a:pt x="1506232" y="23964"/>
                                </a:lnTo>
                                <a:lnTo>
                                  <a:pt x="1525282" y="24765"/>
                                </a:lnTo>
                                <a:lnTo>
                                  <a:pt x="1544383" y="28778"/>
                                </a:lnTo>
                                <a:lnTo>
                                  <a:pt x="1563433" y="28333"/>
                                </a:lnTo>
                                <a:lnTo>
                                  <a:pt x="1582483" y="27038"/>
                                </a:lnTo>
                                <a:lnTo>
                                  <a:pt x="1620634" y="29819"/>
                                </a:lnTo>
                                <a:lnTo>
                                  <a:pt x="1639684" y="29972"/>
                                </a:lnTo>
                                <a:lnTo>
                                  <a:pt x="1658785" y="30518"/>
                                </a:lnTo>
                                <a:lnTo>
                                  <a:pt x="1677835" y="32397"/>
                                </a:lnTo>
                                <a:lnTo>
                                  <a:pt x="1696885" y="33934"/>
                                </a:lnTo>
                                <a:lnTo>
                                  <a:pt x="1715922" y="35725"/>
                                </a:lnTo>
                                <a:lnTo>
                                  <a:pt x="1715922" y="33883"/>
                                </a:lnTo>
                                <a:lnTo>
                                  <a:pt x="1715922" y="29273"/>
                                </a:lnTo>
                                <a:lnTo>
                                  <a:pt x="1715922" y="17564"/>
                                </a:lnTo>
                                <a:lnTo>
                                  <a:pt x="1715922" y="12903"/>
                                </a:lnTo>
                                <a:lnTo>
                                  <a:pt x="1715922" y="11074"/>
                                </a:lnTo>
                                <a:close/>
                              </a:path>
                            </a:pathLst>
                          </a:custGeom>
                          <a:solidFill>
                            <a:srgbClr val="D88A64"/>
                          </a:solidFill>
                        </wps:spPr>
                        <wps:bodyPr wrap="square" lIns="0" tIns="0" rIns="0" bIns="0" rtlCol="0">
                          <a:prstTxWarp prst="textNoShape">
                            <a:avLst/>
                          </a:prstTxWarp>
                          <a:noAutofit/>
                        </wps:bodyPr>
                      </wps:wsp>
                      <wps:wsp>
                        <wps:cNvPr id="22" name="Graphic 22"/>
                        <wps:cNvSpPr/>
                        <wps:spPr>
                          <a:xfrm>
                            <a:off x="495005" y="520166"/>
                            <a:ext cx="1716405" cy="67310"/>
                          </a:xfrm>
                          <a:custGeom>
                            <a:avLst/>
                            <a:gdLst/>
                            <a:ahLst/>
                            <a:cxnLst/>
                            <a:rect l="l" t="t" r="r" b="b"/>
                            <a:pathLst>
                              <a:path w="1716405" h="67310">
                                <a:moveTo>
                                  <a:pt x="0" y="67070"/>
                                </a:moveTo>
                                <a:lnTo>
                                  <a:pt x="19101" y="65190"/>
                                </a:lnTo>
                                <a:lnTo>
                                  <a:pt x="38151" y="61520"/>
                                </a:lnTo>
                                <a:lnTo>
                                  <a:pt x="57201" y="58294"/>
                                </a:lnTo>
                                <a:lnTo>
                                  <a:pt x="76303" y="53582"/>
                                </a:lnTo>
                                <a:lnTo>
                                  <a:pt x="95353" y="51588"/>
                                </a:lnTo>
                                <a:lnTo>
                                  <a:pt x="114403" y="49365"/>
                                </a:lnTo>
                                <a:lnTo>
                                  <a:pt x="133505" y="47575"/>
                                </a:lnTo>
                                <a:lnTo>
                                  <a:pt x="152555" y="43701"/>
                                </a:lnTo>
                                <a:lnTo>
                                  <a:pt x="171605" y="41428"/>
                                </a:lnTo>
                                <a:lnTo>
                                  <a:pt x="190656" y="39434"/>
                                </a:lnTo>
                                <a:lnTo>
                                  <a:pt x="209757" y="37795"/>
                                </a:lnTo>
                                <a:lnTo>
                                  <a:pt x="228807" y="31699"/>
                                </a:lnTo>
                                <a:lnTo>
                                  <a:pt x="247858" y="32588"/>
                                </a:lnTo>
                                <a:lnTo>
                                  <a:pt x="266959" y="33630"/>
                                </a:lnTo>
                                <a:lnTo>
                                  <a:pt x="286009" y="33084"/>
                                </a:lnTo>
                                <a:lnTo>
                                  <a:pt x="305060" y="33185"/>
                                </a:lnTo>
                                <a:lnTo>
                                  <a:pt x="324161" y="28423"/>
                                </a:lnTo>
                                <a:lnTo>
                                  <a:pt x="343211" y="28372"/>
                                </a:lnTo>
                                <a:lnTo>
                                  <a:pt x="362262" y="27280"/>
                                </a:lnTo>
                                <a:lnTo>
                                  <a:pt x="381350" y="25895"/>
                                </a:lnTo>
                                <a:lnTo>
                                  <a:pt x="400400" y="23114"/>
                                </a:lnTo>
                                <a:lnTo>
                                  <a:pt x="419451" y="24803"/>
                                </a:lnTo>
                                <a:lnTo>
                                  <a:pt x="438552" y="23609"/>
                                </a:lnTo>
                                <a:lnTo>
                                  <a:pt x="457602" y="24257"/>
                                </a:lnTo>
                                <a:lnTo>
                                  <a:pt x="476653" y="23711"/>
                                </a:lnTo>
                                <a:lnTo>
                                  <a:pt x="495703" y="20434"/>
                                </a:lnTo>
                                <a:lnTo>
                                  <a:pt x="514804" y="17158"/>
                                </a:lnTo>
                                <a:lnTo>
                                  <a:pt x="533855" y="15722"/>
                                </a:lnTo>
                                <a:lnTo>
                                  <a:pt x="552905" y="14732"/>
                                </a:lnTo>
                                <a:lnTo>
                                  <a:pt x="572006" y="13398"/>
                                </a:lnTo>
                                <a:lnTo>
                                  <a:pt x="591057" y="11658"/>
                                </a:lnTo>
                                <a:lnTo>
                                  <a:pt x="610107" y="11214"/>
                                </a:lnTo>
                                <a:lnTo>
                                  <a:pt x="629208" y="12357"/>
                                </a:lnTo>
                                <a:lnTo>
                                  <a:pt x="648259" y="12052"/>
                                </a:lnTo>
                                <a:lnTo>
                                  <a:pt x="667309" y="10566"/>
                                </a:lnTo>
                                <a:lnTo>
                                  <a:pt x="686410" y="9918"/>
                                </a:lnTo>
                                <a:lnTo>
                                  <a:pt x="705461" y="7493"/>
                                </a:lnTo>
                                <a:lnTo>
                                  <a:pt x="724511" y="6045"/>
                                </a:lnTo>
                                <a:lnTo>
                                  <a:pt x="743612" y="4711"/>
                                </a:lnTo>
                                <a:lnTo>
                                  <a:pt x="762662" y="5461"/>
                                </a:lnTo>
                                <a:lnTo>
                                  <a:pt x="781713" y="5854"/>
                                </a:lnTo>
                                <a:lnTo>
                                  <a:pt x="800814" y="5600"/>
                                </a:lnTo>
                                <a:lnTo>
                                  <a:pt x="819864" y="3327"/>
                                </a:lnTo>
                                <a:lnTo>
                                  <a:pt x="838915" y="1485"/>
                                </a:lnTo>
                                <a:lnTo>
                                  <a:pt x="857965" y="0"/>
                                </a:lnTo>
                                <a:lnTo>
                                  <a:pt x="877066" y="50"/>
                                </a:lnTo>
                                <a:lnTo>
                                  <a:pt x="896117" y="546"/>
                                </a:lnTo>
                                <a:lnTo>
                                  <a:pt x="915167" y="1435"/>
                                </a:lnTo>
                                <a:lnTo>
                                  <a:pt x="934268" y="2235"/>
                                </a:lnTo>
                                <a:lnTo>
                                  <a:pt x="953319" y="2184"/>
                                </a:lnTo>
                                <a:lnTo>
                                  <a:pt x="972369" y="3022"/>
                                </a:lnTo>
                                <a:lnTo>
                                  <a:pt x="991470" y="4216"/>
                                </a:lnTo>
                                <a:lnTo>
                                  <a:pt x="1010521" y="5207"/>
                                </a:lnTo>
                                <a:lnTo>
                                  <a:pt x="1029571" y="5308"/>
                                </a:lnTo>
                                <a:lnTo>
                                  <a:pt x="1048660" y="3416"/>
                                </a:lnTo>
                                <a:lnTo>
                                  <a:pt x="1067710" y="2921"/>
                                </a:lnTo>
                                <a:lnTo>
                                  <a:pt x="1086760" y="1981"/>
                                </a:lnTo>
                                <a:lnTo>
                                  <a:pt x="1105861" y="3276"/>
                                </a:lnTo>
                                <a:lnTo>
                                  <a:pt x="1124912" y="5499"/>
                                </a:lnTo>
                                <a:lnTo>
                                  <a:pt x="1143962" y="6146"/>
                                </a:lnTo>
                                <a:lnTo>
                                  <a:pt x="1163063" y="5854"/>
                                </a:lnTo>
                                <a:lnTo>
                                  <a:pt x="1182114" y="6642"/>
                                </a:lnTo>
                                <a:lnTo>
                                  <a:pt x="1201164" y="7391"/>
                                </a:lnTo>
                                <a:lnTo>
                                  <a:pt x="1220215" y="8280"/>
                                </a:lnTo>
                                <a:lnTo>
                                  <a:pt x="1239316" y="9423"/>
                                </a:lnTo>
                                <a:lnTo>
                                  <a:pt x="1258366" y="10617"/>
                                </a:lnTo>
                                <a:lnTo>
                                  <a:pt x="1277416" y="9817"/>
                                </a:lnTo>
                                <a:lnTo>
                                  <a:pt x="1296518" y="9372"/>
                                </a:lnTo>
                                <a:lnTo>
                                  <a:pt x="1315568" y="8826"/>
                                </a:lnTo>
                                <a:lnTo>
                                  <a:pt x="1334618" y="7734"/>
                                </a:lnTo>
                                <a:lnTo>
                                  <a:pt x="1353720" y="8229"/>
                                </a:lnTo>
                                <a:lnTo>
                                  <a:pt x="1372770" y="8229"/>
                                </a:lnTo>
                                <a:lnTo>
                                  <a:pt x="1391820" y="8483"/>
                                </a:lnTo>
                                <a:lnTo>
                                  <a:pt x="1410922" y="7785"/>
                                </a:lnTo>
                                <a:lnTo>
                                  <a:pt x="1429972" y="7239"/>
                                </a:lnTo>
                                <a:lnTo>
                                  <a:pt x="1449022" y="8877"/>
                                </a:lnTo>
                                <a:lnTo>
                                  <a:pt x="1468124" y="8826"/>
                                </a:lnTo>
                                <a:lnTo>
                                  <a:pt x="1487174" y="7734"/>
                                </a:lnTo>
                                <a:lnTo>
                                  <a:pt x="1506224" y="7988"/>
                                </a:lnTo>
                                <a:lnTo>
                                  <a:pt x="1525275" y="8331"/>
                                </a:lnTo>
                                <a:lnTo>
                                  <a:pt x="1544376" y="10566"/>
                                </a:lnTo>
                                <a:lnTo>
                                  <a:pt x="1563426" y="9728"/>
                                </a:lnTo>
                                <a:lnTo>
                                  <a:pt x="1582477" y="8585"/>
                                </a:lnTo>
                                <a:lnTo>
                                  <a:pt x="1601578" y="8636"/>
                                </a:lnTo>
                                <a:lnTo>
                                  <a:pt x="1620628" y="8775"/>
                                </a:lnTo>
                                <a:lnTo>
                                  <a:pt x="1639679" y="7836"/>
                                </a:lnTo>
                                <a:lnTo>
                                  <a:pt x="1658780" y="7836"/>
                                </a:lnTo>
                                <a:lnTo>
                                  <a:pt x="1677830" y="9728"/>
                                </a:lnTo>
                                <a:lnTo>
                                  <a:pt x="1696880" y="11214"/>
                                </a:lnTo>
                                <a:lnTo>
                                  <a:pt x="1715918" y="12547"/>
                                </a:lnTo>
                              </a:path>
                            </a:pathLst>
                          </a:custGeom>
                          <a:ln w="18971">
                            <a:solidFill>
                              <a:srgbClr val="FFFFFF"/>
                            </a:solidFill>
                            <a:prstDash val="solid"/>
                          </a:ln>
                        </wps:spPr>
                        <wps:bodyPr wrap="square" lIns="0" tIns="0" rIns="0" bIns="0" rtlCol="0">
                          <a:prstTxWarp prst="textNoShape">
                            <a:avLst/>
                          </a:prstTxWarp>
                          <a:noAutofit/>
                        </wps:bodyPr>
                      </wps:wsp>
                      <wps:wsp>
                        <wps:cNvPr id="23" name="Graphic 23"/>
                        <wps:cNvSpPr/>
                        <wps:spPr>
                          <a:xfrm>
                            <a:off x="495005" y="520166"/>
                            <a:ext cx="1716405" cy="67310"/>
                          </a:xfrm>
                          <a:custGeom>
                            <a:avLst/>
                            <a:gdLst/>
                            <a:ahLst/>
                            <a:cxnLst/>
                            <a:rect l="l" t="t" r="r" b="b"/>
                            <a:pathLst>
                              <a:path w="1716405" h="67310">
                                <a:moveTo>
                                  <a:pt x="0" y="67070"/>
                                </a:moveTo>
                                <a:lnTo>
                                  <a:pt x="19101" y="65190"/>
                                </a:lnTo>
                                <a:lnTo>
                                  <a:pt x="38151" y="61520"/>
                                </a:lnTo>
                                <a:lnTo>
                                  <a:pt x="57201" y="58294"/>
                                </a:lnTo>
                                <a:lnTo>
                                  <a:pt x="76303" y="53582"/>
                                </a:lnTo>
                                <a:lnTo>
                                  <a:pt x="95353" y="51588"/>
                                </a:lnTo>
                                <a:lnTo>
                                  <a:pt x="114403" y="49365"/>
                                </a:lnTo>
                                <a:lnTo>
                                  <a:pt x="133505" y="47575"/>
                                </a:lnTo>
                                <a:lnTo>
                                  <a:pt x="152555" y="43701"/>
                                </a:lnTo>
                                <a:lnTo>
                                  <a:pt x="171605" y="41428"/>
                                </a:lnTo>
                                <a:lnTo>
                                  <a:pt x="190656" y="39434"/>
                                </a:lnTo>
                                <a:lnTo>
                                  <a:pt x="209757" y="37795"/>
                                </a:lnTo>
                                <a:lnTo>
                                  <a:pt x="228807" y="31699"/>
                                </a:lnTo>
                                <a:lnTo>
                                  <a:pt x="247858" y="32588"/>
                                </a:lnTo>
                                <a:lnTo>
                                  <a:pt x="266959" y="33630"/>
                                </a:lnTo>
                                <a:lnTo>
                                  <a:pt x="286009" y="33084"/>
                                </a:lnTo>
                                <a:lnTo>
                                  <a:pt x="305060" y="33185"/>
                                </a:lnTo>
                                <a:lnTo>
                                  <a:pt x="324161" y="28423"/>
                                </a:lnTo>
                                <a:lnTo>
                                  <a:pt x="343211" y="28372"/>
                                </a:lnTo>
                                <a:lnTo>
                                  <a:pt x="362262" y="27280"/>
                                </a:lnTo>
                                <a:lnTo>
                                  <a:pt x="381350" y="25895"/>
                                </a:lnTo>
                                <a:lnTo>
                                  <a:pt x="400400" y="23114"/>
                                </a:lnTo>
                                <a:lnTo>
                                  <a:pt x="419451" y="24803"/>
                                </a:lnTo>
                                <a:lnTo>
                                  <a:pt x="438552" y="23609"/>
                                </a:lnTo>
                                <a:lnTo>
                                  <a:pt x="457602" y="24257"/>
                                </a:lnTo>
                                <a:lnTo>
                                  <a:pt x="476653" y="23711"/>
                                </a:lnTo>
                                <a:lnTo>
                                  <a:pt x="495703" y="20434"/>
                                </a:lnTo>
                                <a:lnTo>
                                  <a:pt x="514804" y="17158"/>
                                </a:lnTo>
                                <a:lnTo>
                                  <a:pt x="533855" y="15722"/>
                                </a:lnTo>
                                <a:lnTo>
                                  <a:pt x="552905" y="14732"/>
                                </a:lnTo>
                                <a:lnTo>
                                  <a:pt x="572006" y="13398"/>
                                </a:lnTo>
                                <a:lnTo>
                                  <a:pt x="591057" y="11658"/>
                                </a:lnTo>
                                <a:lnTo>
                                  <a:pt x="610107" y="11214"/>
                                </a:lnTo>
                                <a:lnTo>
                                  <a:pt x="629208" y="12357"/>
                                </a:lnTo>
                                <a:lnTo>
                                  <a:pt x="648259" y="12052"/>
                                </a:lnTo>
                                <a:lnTo>
                                  <a:pt x="667309" y="10566"/>
                                </a:lnTo>
                                <a:lnTo>
                                  <a:pt x="686410" y="9918"/>
                                </a:lnTo>
                                <a:lnTo>
                                  <a:pt x="705461" y="7493"/>
                                </a:lnTo>
                                <a:lnTo>
                                  <a:pt x="724511" y="6045"/>
                                </a:lnTo>
                                <a:lnTo>
                                  <a:pt x="743612" y="4711"/>
                                </a:lnTo>
                                <a:lnTo>
                                  <a:pt x="762662" y="5461"/>
                                </a:lnTo>
                                <a:lnTo>
                                  <a:pt x="781713" y="5854"/>
                                </a:lnTo>
                                <a:lnTo>
                                  <a:pt x="800814" y="5600"/>
                                </a:lnTo>
                                <a:lnTo>
                                  <a:pt x="819864" y="3327"/>
                                </a:lnTo>
                                <a:lnTo>
                                  <a:pt x="838915" y="1485"/>
                                </a:lnTo>
                                <a:lnTo>
                                  <a:pt x="857965" y="0"/>
                                </a:lnTo>
                                <a:lnTo>
                                  <a:pt x="877066" y="50"/>
                                </a:lnTo>
                                <a:lnTo>
                                  <a:pt x="896117" y="546"/>
                                </a:lnTo>
                                <a:lnTo>
                                  <a:pt x="915167" y="1435"/>
                                </a:lnTo>
                                <a:lnTo>
                                  <a:pt x="934268" y="2235"/>
                                </a:lnTo>
                                <a:lnTo>
                                  <a:pt x="953319" y="2184"/>
                                </a:lnTo>
                                <a:lnTo>
                                  <a:pt x="972369" y="3022"/>
                                </a:lnTo>
                                <a:lnTo>
                                  <a:pt x="991470" y="4216"/>
                                </a:lnTo>
                                <a:lnTo>
                                  <a:pt x="1010521" y="5207"/>
                                </a:lnTo>
                                <a:lnTo>
                                  <a:pt x="1029571" y="5308"/>
                                </a:lnTo>
                                <a:lnTo>
                                  <a:pt x="1048660" y="3416"/>
                                </a:lnTo>
                                <a:lnTo>
                                  <a:pt x="1067710" y="2921"/>
                                </a:lnTo>
                                <a:lnTo>
                                  <a:pt x="1086760" y="1981"/>
                                </a:lnTo>
                                <a:lnTo>
                                  <a:pt x="1105861" y="3276"/>
                                </a:lnTo>
                                <a:lnTo>
                                  <a:pt x="1124912" y="5499"/>
                                </a:lnTo>
                                <a:lnTo>
                                  <a:pt x="1143962" y="6146"/>
                                </a:lnTo>
                                <a:lnTo>
                                  <a:pt x="1163063" y="5854"/>
                                </a:lnTo>
                                <a:lnTo>
                                  <a:pt x="1182114" y="6642"/>
                                </a:lnTo>
                                <a:lnTo>
                                  <a:pt x="1201164" y="7391"/>
                                </a:lnTo>
                                <a:lnTo>
                                  <a:pt x="1220215" y="8280"/>
                                </a:lnTo>
                                <a:lnTo>
                                  <a:pt x="1239316" y="9423"/>
                                </a:lnTo>
                                <a:lnTo>
                                  <a:pt x="1258366" y="10617"/>
                                </a:lnTo>
                                <a:lnTo>
                                  <a:pt x="1277416" y="9817"/>
                                </a:lnTo>
                                <a:lnTo>
                                  <a:pt x="1296518" y="9372"/>
                                </a:lnTo>
                                <a:lnTo>
                                  <a:pt x="1315568" y="8826"/>
                                </a:lnTo>
                                <a:lnTo>
                                  <a:pt x="1334618" y="7734"/>
                                </a:lnTo>
                                <a:lnTo>
                                  <a:pt x="1353720" y="8229"/>
                                </a:lnTo>
                                <a:lnTo>
                                  <a:pt x="1372770" y="8229"/>
                                </a:lnTo>
                                <a:lnTo>
                                  <a:pt x="1391820" y="8483"/>
                                </a:lnTo>
                                <a:lnTo>
                                  <a:pt x="1410922" y="7785"/>
                                </a:lnTo>
                                <a:lnTo>
                                  <a:pt x="1429972" y="7239"/>
                                </a:lnTo>
                                <a:lnTo>
                                  <a:pt x="1449022" y="8877"/>
                                </a:lnTo>
                                <a:lnTo>
                                  <a:pt x="1468124" y="8826"/>
                                </a:lnTo>
                                <a:lnTo>
                                  <a:pt x="1487174" y="7734"/>
                                </a:lnTo>
                                <a:lnTo>
                                  <a:pt x="1506224" y="7988"/>
                                </a:lnTo>
                                <a:lnTo>
                                  <a:pt x="1525275" y="8331"/>
                                </a:lnTo>
                                <a:lnTo>
                                  <a:pt x="1544376" y="10566"/>
                                </a:lnTo>
                                <a:lnTo>
                                  <a:pt x="1563426" y="9728"/>
                                </a:lnTo>
                                <a:lnTo>
                                  <a:pt x="1582477" y="8585"/>
                                </a:lnTo>
                                <a:lnTo>
                                  <a:pt x="1601578" y="8636"/>
                                </a:lnTo>
                                <a:lnTo>
                                  <a:pt x="1620628" y="8775"/>
                                </a:lnTo>
                                <a:lnTo>
                                  <a:pt x="1639679" y="7836"/>
                                </a:lnTo>
                                <a:lnTo>
                                  <a:pt x="1658780" y="7836"/>
                                </a:lnTo>
                                <a:lnTo>
                                  <a:pt x="1677830" y="9728"/>
                                </a:lnTo>
                                <a:lnTo>
                                  <a:pt x="1696880" y="11214"/>
                                </a:lnTo>
                                <a:lnTo>
                                  <a:pt x="1715918" y="12547"/>
                                </a:lnTo>
                              </a:path>
                            </a:pathLst>
                          </a:custGeom>
                          <a:ln w="8130">
                            <a:solidFill>
                              <a:srgbClr val="000000"/>
                            </a:solidFill>
                            <a:prstDash val="dash"/>
                          </a:ln>
                        </wps:spPr>
                        <wps:bodyPr wrap="square" lIns="0" tIns="0" rIns="0" bIns="0" rtlCol="0">
                          <a:prstTxWarp prst="textNoShape">
                            <a:avLst/>
                          </a:prstTxWarp>
                          <a:noAutofit/>
                        </wps:bodyPr>
                      </wps:wsp>
                      <wps:wsp>
                        <wps:cNvPr id="24" name="Graphic 24"/>
                        <wps:cNvSpPr/>
                        <wps:spPr>
                          <a:xfrm>
                            <a:off x="495005" y="8130"/>
                            <a:ext cx="1716405" cy="1023619"/>
                          </a:xfrm>
                          <a:custGeom>
                            <a:avLst/>
                            <a:gdLst/>
                            <a:ahLst/>
                            <a:cxnLst/>
                            <a:rect l="l" t="t" r="r" b="b"/>
                            <a:pathLst>
                              <a:path w="1716405" h="1023619">
                                <a:moveTo>
                                  <a:pt x="0" y="0"/>
                                </a:moveTo>
                                <a:lnTo>
                                  <a:pt x="1715918" y="0"/>
                                </a:lnTo>
                                <a:lnTo>
                                  <a:pt x="1715918" y="1023310"/>
                                </a:lnTo>
                                <a:lnTo>
                                  <a:pt x="0" y="1023310"/>
                                </a:lnTo>
                                <a:lnTo>
                                  <a:pt x="0" y="0"/>
                                </a:lnTo>
                                <a:close/>
                              </a:path>
                            </a:pathLst>
                          </a:custGeom>
                          <a:ln w="16261">
                            <a:solidFill>
                              <a:srgbClr val="E8C369"/>
                            </a:solidFill>
                            <a:prstDash val="solid"/>
                          </a:ln>
                        </wps:spPr>
                        <wps:bodyPr wrap="square" lIns="0" tIns="0" rIns="0" bIns="0" rtlCol="0">
                          <a:prstTxWarp prst="textNoShape">
                            <a:avLst/>
                          </a:prstTxWarp>
                          <a:noAutofit/>
                        </wps:bodyPr>
                      </wps:wsp>
                      <wps:wsp>
                        <wps:cNvPr id="25" name="Graphic 25"/>
                        <wps:cNvSpPr/>
                        <wps:spPr>
                          <a:xfrm>
                            <a:off x="460231" y="8130"/>
                            <a:ext cx="1751330" cy="1058545"/>
                          </a:xfrm>
                          <a:custGeom>
                            <a:avLst/>
                            <a:gdLst/>
                            <a:ahLst/>
                            <a:cxnLst/>
                            <a:rect l="l" t="t" r="r" b="b"/>
                            <a:pathLst>
                              <a:path w="1751330" h="1058545">
                                <a:moveTo>
                                  <a:pt x="0" y="1023322"/>
                                </a:moveTo>
                                <a:lnTo>
                                  <a:pt x="34773" y="1023322"/>
                                </a:lnTo>
                              </a:path>
                              <a:path w="1751330" h="1058545">
                                <a:moveTo>
                                  <a:pt x="0" y="818632"/>
                                </a:moveTo>
                                <a:lnTo>
                                  <a:pt x="34773" y="818632"/>
                                </a:lnTo>
                              </a:path>
                              <a:path w="1751330" h="1058545">
                                <a:moveTo>
                                  <a:pt x="0" y="613981"/>
                                </a:moveTo>
                                <a:lnTo>
                                  <a:pt x="34773" y="613981"/>
                                </a:lnTo>
                              </a:path>
                              <a:path w="1751330" h="1058545">
                                <a:moveTo>
                                  <a:pt x="0" y="409341"/>
                                </a:moveTo>
                                <a:lnTo>
                                  <a:pt x="34773" y="409341"/>
                                </a:lnTo>
                              </a:path>
                              <a:path w="1751330" h="1058545">
                                <a:moveTo>
                                  <a:pt x="0" y="204651"/>
                                </a:moveTo>
                                <a:lnTo>
                                  <a:pt x="34773" y="204651"/>
                                </a:lnTo>
                              </a:path>
                              <a:path w="1751330" h="1058545">
                                <a:moveTo>
                                  <a:pt x="0" y="0"/>
                                </a:moveTo>
                                <a:lnTo>
                                  <a:pt x="34773" y="0"/>
                                </a:lnTo>
                              </a:path>
                              <a:path w="1751330" h="1058545">
                                <a:moveTo>
                                  <a:pt x="34773" y="1058096"/>
                                </a:moveTo>
                                <a:lnTo>
                                  <a:pt x="34773" y="1023322"/>
                                </a:lnTo>
                              </a:path>
                              <a:path w="1751330" h="1058545">
                                <a:moveTo>
                                  <a:pt x="320783" y="1058096"/>
                                </a:moveTo>
                                <a:lnTo>
                                  <a:pt x="320783" y="1023322"/>
                                </a:lnTo>
                              </a:path>
                              <a:path w="1751330" h="1058545">
                                <a:moveTo>
                                  <a:pt x="606780" y="1058096"/>
                                </a:moveTo>
                                <a:lnTo>
                                  <a:pt x="606780" y="1023322"/>
                                </a:lnTo>
                              </a:path>
                              <a:path w="1751330" h="1058545">
                                <a:moveTo>
                                  <a:pt x="892738" y="1058096"/>
                                </a:moveTo>
                                <a:lnTo>
                                  <a:pt x="892738" y="1023322"/>
                                </a:lnTo>
                              </a:path>
                              <a:path w="1751330" h="1058545">
                                <a:moveTo>
                                  <a:pt x="1178736" y="1058096"/>
                                </a:moveTo>
                                <a:lnTo>
                                  <a:pt x="1178736" y="1023322"/>
                                </a:lnTo>
                              </a:path>
                              <a:path w="1751330" h="1058545">
                                <a:moveTo>
                                  <a:pt x="1464745" y="1058096"/>
                                </a:moveTo>
                                <a:lnTo>
                                  <a:pt x="1464745" y="1023322"/>
                                </a:lnTo>
                              </a:path>
                              <a:path w="1751330" h="1058545">
                                <a:moveTo>
                                  <a:pt x="1750742" y="1058096"/>
                                </a:moveTo>
                                <a:lnTo>
                                  <a:pt x="1750742" y="1023322"/>
                                </a:lnTo>
                              </a:path>
                            </a:pathLst>
                          </a:custGeom>
                          <a:ln w="8130">
                            <a:solidFill>
                              <a:srgbClr val="4D4D4D"/>
                            </a:solidFill>
                            <a:prstDash val="solid"/>
                          </a:ln>
                        </wps:spPr>
                        <wps:bodyPr wrap="square" lIns="0" tIns="0" rIns="0" bIns="0" rtlCol="0">
                          <a:prstTxWarp prst="textNoShape">
                            <a:avLst/>
                          </a:prstTxWarp>
                          <a:noAutofit/>
                        </wps:bodyPr>
                      </wps:wsp>
                      <wps:wsp>
                        <wps:cNvPr id="26" name="Graphic 26"/>
                        <wps:cNvSpPr/>
                        <wps:spPr>
                          <a:xfrm>
                            <a:off x="2740816" y="929102"/>
                            <a:ext cx="1716405" cy="1270"/>
                          </a:xfrm>
                          <a:custGeom>
                            <a:avLst/>
                            <a:gdLst/>
                            <a:ahLst/>
                            <a:cxnLst/>
                            <a:rect l="l" t="t" r="r" b="b"/>
                            <a:pathLst>
                              <a:path w="1716405">
                                <a:moveTo>
                                  <a:pt x="0" y="0"/>
                                </a:moveTo>
                                <a:lnTo>
                                  <a:pt x="1715931" y="0"/>
                                </a:lnTo>
                              </a:path>
                            </a:pathLst>
                          </a:custGeom>
                          <a:ln w="6775">
                            <a:solidFill>
                              <a:srgbClr val="EBEBEB"/>
                            </a:solidFill>
                            <a:prstDash val="solid"/>
                          </a:ln>
                        </wps:spPr>
                        <wps:bodyPr wrap="square" lIns="0" tIns="0" rIns="0" bIns="0" rtlCol="0">
                          <a:prstTxWarp prst="textNoShape">
                            <a:avLst/>
                          </a:prstTxWarp>
                          <a:noAutofit/>
                        </wps:bodyPr>
                      </wps:wsp>
                      <wps:wsp>
                        <wps:cNvPr id="27" name="Graphic 27"/>
                        <wps:cNvSpPr/>
                        <wps:spPr>
                          <a:xfrm>
                            <a:off x="2740816" y="724462"/>
                            <a:ext cx="1716405" cy="1270"/>
                          </a:xfrm>
                          <a:custGeom>
                            <a:avLst/>
                            <a:gdLst/>
                            <a:ahLst/>
                            <a:cxnLst/>
                            <a:rect l="l" t="t" r="r" b="b"/>
                            <a:pathLst>
                              <a:path w="1716405">
                                <a:moveTo>
                                  <a:pt x="0" y="0"/>
                                </a:moveTo>
                                <a:lnTo>
                                  <a:pt x="1715931" y="0"/>
                                </a:lnTo>
                              </a:path>
                            </a:pathLst>
                          </a:custGeom>
                          <a:ln w="6775">
                            <a:solidFill>
                              <a:srgbClr val="EBEBEB"/>
                            </a:solidFill>
                            <a:prstDash val="solid"/>
                          </a:ln>
                        </wps:spPr>
                        <wps:bodyPr wrap="square" lIns="0" tIns="0" rIns="0" bIns="0" rtlCol="0">
                          <a:prstTxWarp prst="textNoShape">
                            <a:avLst/>
                          </a:prstTxWarp>
                          <a:noAutofit/>
                        </wps:bodyPr>
                      </wps:wsp>
                      <wps:wsp>
                        <wps:cNvPr id="28" name="Graphic 28"/>
                        <wps:cNvSpPr/>
                        <wps:spPr>
                          <a:xfrm>
                            <a:off x="2740816" y="519772"/>
                            <a:ext cx="1716405" cy="1270"/>
                          </a:xfrm>
                          <a:custGeom>
                            <a:avLst/>
                            <a:gdLst/>
                            <a:ahLst/>
                            <a:cxnLst/>
                            <a:rect l="l" t="t" r="r" b="b"/>
                            <a:pathLst>
                              <a:path w="1716405">
                                <a:moveTo>
                                  <a:pt x="0" y="0"/>
                                </a:moveTo>
                                <a:lnTo>
                                  <a:pt x="1715931" y="0"/>
                                </a:lnTo>
                              </a:path>
                            </a:pathLst>
                          </a:custGeom>
                          <a:ln w="6775">
                            <a:solidFill>
                              <a:srgbClr val="EBEBEB"/>
                            </a:solidFill>
                            <a:prstDash val="solid"/>
                          </a:ln>
                        </wps:spPr>
                        <wps:bodyPr wrap="square" lIns="0" tIns="0" rIns="0" bIns="0" rtlCol="0">
                          <a:prstTxWarp prst="textNoShape">
                            <a:avLst/>
                          </a:prstTxWarp>
                          <a:noAutofit/>
                        </wps:bodyPr>
                      </wps:wsp>
                      <wps:wsp>
                        <wps:cNvPr id="29" name="Graphic 29"/>
                        <wps:cNvSpPr/>
                        <wps:spPr>
                          <a:xfrm>
                            <a:off x="2740816" y="315121"/>
                            <a:ext cx="1716405" cy="1270"/>
                          </a:xfrm>
                          <a:custGeom>
                            <a:avLst/>
                            <a:gdLst/>
                            <a:ahLst/>
                            <a:cxnLst/>
                            <a:rect l="l" t="t" r="r" b="b"/>
                            <a:pathLst>
                              <a:path w="1716405">
                                <a:moveTo>
                                  <a:pt x="0" y="0"/>
                                </a:moveTo>
                                <a:lnTo>
                                  <a:pt x="1715931" y="0"/>
                                </a:lnTo>
                              </a:path>
                            </a:pathLst>
                          </a:custGeom>
                          <a:ln w="6775">
                            <a:solidFill>
                              <a:srgbClr val="EBEBEB"/>
                            </a:solidFill>
                            <a:prstDash val="solid"/>
                          </a:ln>
                        </wps:spPr>
                        <wps:bodyPr wrap="square" lIns="0" tIns="0" rIns="0" bIns="0" rtlCol="0">
                          <a:prstTxWarp prst="textNoShape">
                            <a:avLst/>
                          </a:prstTxWarp>
                          <a:noAutofit/>
                        </wps:bodyPr>
                      </wps:wsp>
                      <wps:wsp>
                        <wps:cNvPr id="30" name="Graphic 30"/>
                        <wps:cNvSpPr/>
                        <wps:spPr>
                          <a:xfrm>
                            <a:off x="2740816" y="110431"/>
                            <a:ext cx="1716405" cy="1270"/>
                          </a:xfrm>
                          <a:custGeom>
                            <a:avLst/>
                            <a:gdLst/>
                            <a:ahLst/>
                            <a:cxnLst/>
                            <a:rect l="l" t="t" r="r" b="b"/>
                            <a:pathLst>
                              <a:path w="1716405">
                                <a:moveTo>
                                  <a:pt x="0" y="0"/>
                                </a:moveTo>
                                <a:lnTo>
                                  <a:pt x="1715931" y="0"/>
                                </a:lnTo>
                              </a:path>
                            </a:pathLst>
                          </a:custGeom>
                          <a:ln w="6775">
                            <a:solidFill>
                              <a:srgbClr val="EBEBEB"/>
                            </a:solidFill>
                            <a:prstDash val="solid"/>
                          </a:ln>
                        </wps:spPr>
                        <wps:bodyPr wrap="square" lIns="0" tIns="0" rIns="0" bIns="0" rtlCol="0">
                          <a:prstTxWarp prst="textNoShape">
                            <a:avLst/>
                          </a:prstTxWarp>
                          <a:noAutofit/>
                        </wps:bodyPr>
                      </wps:wsp>
                      <wps:wsp>
                        <wps:cNvPr id="31" name="Graphic 31"/>
                        <wps:cNvSpPr/>
                        <wps:spPr>
                          <a:xfrm>
                            <a:off x="2740816" y="1031453"/>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32" name="Graphic 32"/>
                        <wps:cNvSpPr/>
                        <wps:spPr>
                          <a:xfrm>
                            <a:off x="2740816" y="826763"/>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33" name="Graphic 33"/>
                        <wps:cNvSpPr/>
                        <wps:spPr>
                          <a:xfrm>
                            <a:off x="2740816" y="622111"/>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34" name="Graphic 34"/>
                        <wps:cNvSpPr/>
                        <wps:spPr>
                          <a:xfrm>
                            <a:off x="2740816" y="417472"/>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35" name="Graphic 35"/>
                        <wps:cNvSpPr/>
                        <wps:spPr>
                          <a:xfrm>
                            <a:off x="2740816" y="212782"/>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36" name="Graphic 36"/>
                        <wps:cNvSpPr/>
                        <wps:spPr>
                          <a:xfrm>
                            <a:off x="2740816" y="8130"/>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37" name="Graphic 37"/>
                        <wps:cNvSpPr/>
                        <wps:spPr>
                          <a:xfrm>
                            <a:off x="2740816" y="62411"/>
                            <a:ext cx="1716405" cy="640715"/>
                          </a:xfrm>
                          <a:custGeom>
                            <a:avLst/>
                            <a:gdLst/>
                            <a:ahLst/>
                            <a:cxnLst/>
                            <a:rect l="l" t="t" r="r" b="b"/>
                            <a:pathLst>
                              <a:path w="1716405" h="640715">
                                <a:moveTo>
                                  <a:pt x="1715918" y="640664"/>
                                </a:moveTo>
                                <a:lnTo>
                                  <a:pt x="1696880" y="638975"/>
                                </a:lnTo>
                                <a:lnTo>
                                  <a:pt x="1658729" y="633526"/>
                                </a:lnTo>
                                <a:lnTo>
                                  <a:pt x="1639679" y="632129"/>
                                </a:lnTo>
                                <a:lnTo>
                                  <a:pt x="1620628" y="629907"/>
                                </a:lnTo>
                                <a:lnTo>
                                  <a:pt x="1601527" y="630097"/>
                                </a:lnTo>
                                <a:lnTo>
                                  <a:pt x="1582477" y="629450"/>
                                </a:lnTo>
                                <a:lnTo>
                                  <a:pt x="1563426" y="631088"/>
                                </a:lnTo>
                                <a:lnTo>
                                  <a:pt x="1544325" y="634022"/>
                                </a:lnTo>
                                <a:lnTo>
                                  <a:pt x="1525275" y="632536"/>
                                </a:lnTo>
                                <a:lnTo>
                                  <a:pt x="1487123" y="630491"/>
                                </a:lnTo>
                                <a:lnTo>
                                  <a:pt x="1468073" y="629259"/>
                                </a:lnTo>
                                <a:lnTo>
                                  <a:pt x="1449022" y="628713"/>
                                </a:lnTo>
                                <a:lnTo>
                                  <a:pt x="1429921" y="626821"/>
                                </a:lnTo>
                                <a:lnTo>
                                  <a:pt x="1410871" y="627824"/>
                                </a:lnTo>
                                <a:lnTo>
                                  <a:pt x="1391820" y="627570"/>
                                </a:lnTo>
                                <a:lnTo>
                                  <a:pt x="1372719" y="627913"/>
                                </a:lnTo>
                                <a:lnTo>
                                  <a:pt x="1353669" y="627024"/>
                                </a:lnTo>
                                <a:lnTo>
                                  <a:pt x="1334618" y="625589"/>
                                </a:lnTo>
                                <a:lnTo>
                                  <a:pt x="1315568" y="625639"/>
                                </a:lnTo>
                                <a:lnTo>
                                  <a:pt x="1296467" y="624738"/>
                                </a:lnTo>
                                <a:lnTo>
                                  <a:pt x="1220215" y="625728"/>
                                </a:lnTo>
                                <a:lnTo>
                                  <a:pt x="1201164" y="624687"/>
                                </a:lnTo>
                                <a:lnTo>
                                  <a:pt x="1182063" y="624242"/>
                                </a:lnTo>
                                <a:lnTo>
                                  <a:pt x="1163013" y="622464"/>
                                </a:lnTo>
                                <a:lnTo>
                                  <a:pt x="1143962" y="620229"/>
                                </a:lnTo>
                                <a:lnTo>
                                  <a:pt x="1105811" y="616063"/>
                                </a:lnTo>
                                <a:lnTo>
                                  <a:pt x="1086760" y="616952"/>
                                </a:lnTo>
                                <a:lnTo>
                                  <a:pt x="1067672" y="619188"/>
                                </a:lnTo>
                                <a:lnTo>
                                  <a:pt x="1048621" y="617892"/>
                                </a:lnTo>
                                <a:lnTo>
                                  <a:pt x="1029571" y="619378"/>
                                </a:lnTo>
                                <a:lnTo>
                                  <a:pt x="991419" y="617600"/>
                                </a:lnTo>
                                <a:lnTo>
                                  <a:pt x="972369" y="615314"/>
                                </a:lnTo>
                                <a:lnTo>
                                  <a:pt x="953319" y="614476"/>
                                </a:lnTo>
                                <a:lnTo>
                                  <a:pt x="934218" y="615759"/>
                                </a:lnTo>
                                <a:lnTo>
                                  <a:pt x="915167" y="615073"/>
                                </a:lnTo>
                                <a:lnTo>
                                  <a:pt x="896117" y="615911"/>
                                </a:lnTo>
                                <a:lnTo>
                                  <a:pt x="877016" y="615467"/>
                                </a:lnTo>
                                <a:lnTo>
                                  <a:pt x="857965" y="614425"/>
                                </a:lnTo>
                                <a:lnTo>
                                  <a:pt x="838915" y="613777"/>
                                </a:lnTo>
                                <a:lnTo>
                                  <a:pt x="819814" y="612584"/>
                                </a:lnTo>
                                <a:lnTo>
                                  <a:pt x="762612" y="611542"/>
                                </a:lnTo>
                                <a:lnTo>
                                  <a:pt x="724511" y="612584"/>
                                </a:lnTo>
                                <a:lnTo>
                                  <a:pt x="705410" y="611593"/>
                                </a:lnTo>
                                <a:lnTo>
                                  <a:pt x="686359" y="611148"/>
                                </a:lnTo>
                                <a:lnTo>
                                  <a:pt x="667309" y="609955"/>
                                </a:lnTo>
                                <a:lnTo>
                                  <a:pt x="648259" y="609612"/>
                                </a:lnTo>
                                <a:lnTo>
                                  <a:pt x="591057" y="605548"/>
                                </a:lnTo>
                                <a:lnTo>
                                  <a:pt x="571955" y="605891"/>
                                </a:lnTo>
                                <a:lnTo>
                                  <a:pt x="533855" y="604748"/>
                                </a:lnTo>
                                <a:lnTo>
                                  <a:pt x="514754" y="604646"/>
                                </a:lnTo>
                                <a:lnTo>
                                  <a:pt x="495703" y="603960"/>
                                </a:lnTo>
                                <a:lnTo>
                                  <a:pt x="476653" y="604354"/>
                                </a:lnTo>
                                <a:lnTo>
                                  <a:pt x="457564" y="602919"/>
                                </a:lnTo>
                                <a:lnTo>
                                  <a:pt x="438514" y="601966"/>
                                </a:lnTo>
                                <a:lnTo>
                                  <a:pt x="400362" y="602068"/>
                                </a:lnTo>
                                <a:lnTo>
                                  <a:pt x="381312" y="601128"/>
                                </a:lnTo>
                                <a:lnTo>
                                  <a:pt x="362262" y="598397"/>
                                </a:lnTo>
                                <a:lnTo>
                                  <a:pt x="343160" y="597254"/>
                                </a:lnTo>
                                <a:lnTo>
                                  <a:pt x="324110" y="595426"/>
                                </a:lnTo>
                                <a:lnTo>
                                  <a:pt x="286009" y="593978"/>
                                </a:lnTo>
                                <a:lnTo>
                                  <a:pt x="266908" y="593686"/>
                                </a:lnTo>
                                <a:lnTo>
                                  <a:pt x="228807" y="593635"/>
                                </a:lnTo>
                                <a:lnTo>
                                  <a:pt x="209706" y="592797"/>
                                </a:lnTo>
                                <a:lnTo>
                                  <a:pt x="190656" y="593393"/>
                                </a:lnTo>
                                <a:lnTo>
                                  <a:pt x="171605" y="592797"/>
                                </a:lnTo>
                                <a:lnTo>
                                  <a:pt x="152504" y="592492"/>
                                </a:lnTo>
                                <a:lnTo>
                                  <a:pt x="114403" y="590460"/>
                                </a:lnTo>
                                <a:lnTo>
                                  <a:pt x="76252" y="589368"/>
                                </a:lnTo>
                                <a:lnTo>
                                  <a:pt x="57201" y="588326"/>
                                </a:lnTo>
                                <a:lnTo>
                                  <a:pt x="38100" y="587539"/>
                                </a:lnTo>
                                <a:lnTo>
                                  <a:pt x="0" y="587285"/>
                                </a:lnTo>
                                <a:lnTo>
                                  <a:pt x="0" y="491093"/>
                                </a:lnTo>
                                <a:lnTo>
                                  <a:pt x="19050" y="489505"/>
                                </a:lnTo>
                                <a:lnTo>
                                  <a:pt x="38100" y="485137"/>
                                </a:lnTo>
                                <a:lnTo>
                                  <a:pt x="57201" y="479040"/>
                                </a:lnTo>
                                <a:lnTo>
                                  <a:pt x="76252" y="470607"/>
                                </a:lnTo>
                                <a:lnTo>
                                  <a:pt x="95302" y="465743"/>
                                </a:lnTo>
                                <a:lnTo>
                                  <a:pt x="114403" y="460282"/>
                                </a:lnTo>
                                <a:lnTo>
                                  <a:pt x="133454" y="456167"/>
                                </a:lnTo>
                                <a:lnTo>
                                  <a:pt x="152504" y="449563"/>
                                </a:lnTo>
                                <a:lnTo>
                                  <a:pt x="171605" y="444204"/>
                                </a:lnTo>
                                <a:lnTo>
                                  <a:pt x="190656" y="437815"/>
                                </a:lnTo>
                                <a:lnTo>
                                  <a:pt x="209706" y="433993"/>
                                </a:lnTo>
                                <a:lnTo>
                                  <a:pt x="228807" y="424264"/>
                                </a:lnTo>
                                <a:lnTo>
                                  <a:pt x="247858" y="422677"/>
                                </a:lnTo>
                                <a:lnTo>
                                  <a:pt x="286009" y="417216"/>
                                </a:lnTo>
                                <a:lnTo>
                                  <a:pt x="305060" y="413799"/>
                                </a:lnTo>
                                <a:lnTo>
                                  <a:pt x="324110" y="405366"/>
                                </a:lnTo>
                                <a:lnTo>
                                  <a:pt x="362262" y="393403"/>
                                </a:lnTo>
                                <a:lnTo>
                                  <a:pt x="381312" y="383382"/>
                                </a:lnTo>
                                <a:lnTo>
                                  <a:pt x="400362" y="375102"/>
                                </a:lnTo>
                                <a:lnTo>
                                  <a:pt x="419464" y="372079"/>
                                </a:lnTo>
                                <a:lnTo>
                                  <a:pt x="438514" y="368802"/>
                                </a:lnTo>
                                <a:lnTo>
                                  <a:pt x="457564" y="368053"/>
                                </a:lnTo>
                                <a:lnTo>
                                  <a:pt x="476653" y="362655"/>
                                </a:lnTo>
                                <a:lnTo>
                                  <a:pt x="514754" y="343110"/>
                                </a:lnTo>
                                <a:lnTo>
                                  <a:pt x="552905" y="330955"/>
                                </a:lnTo>
                                <a:lnTo>
                                  <a:pt x="571955" y="323907"/>
                                </a:lnTo>
                                <a:lnTo>
                                  <a:pt x="591057" y="317849"/>
                                </a:lnTo>
                                <a:lnTo>
                                  <a:pt x="610107" y="313581"/>
                                </a:lnTo>
                                <a:lnTo>
                                  <a:pt x="629157" y="308222"/>
                                </a:lnTo>
                                <a:lnTo>
                                  <a:pt x="648259" y="302278"/>
                                </a:lnTo>
                                <a:lnTo>
                                  <a:pt x="686359" y="297211"/>
                                </a:lnTo>
                                <a:lnTo>
                                  <a:pt x="705410" y="290670"/>
                                </a:lnTo>
                                <a:lnTo>
                                  <a:pt x="724511" y="285412"/>
                                </a:lnTo>
                                <a:lnTo>
                                  <a:pt x="743561" y="277017"/>
                                </a:lnTo>
                                <a:lnTo>
                                  <a:pt x="762612" y="272115"/>
                                </a:lnTo>
                                <a:lnTo>
                                  <a:pt x="781713" y="266362"/>
                                </a:lnTo>
                                <a:lnTo>
                                  <a:pt x="800763" y="262641"/>
                                </a:lnTo>
                                <a:lnTo>
                                  <a:pt x="819814" y="255287"/>
                                </a:lnTo>
                                <a:lnTo>
                                  <a:pt x="857965" y="238777"/>
                                </a:lnTo>
                                <a:lnTo>
                                  <a:pt x="877016" y="236783"/>
                                </a:lnTo>
                                <a:lnTo>
                                  <a:pt x="896117" y="235246"/>
                                </a:lnTo>
                                <a:lnTo>
                                  <a:pt x="915167" y="233417"/>
                                </a:lnTo>
                                <a:lnTo>
                                  <a:pt x="934218" y="228655"/>
                                </a:lnTo>
                                <a:lnTo>
                                  <a:pt x="953319" y="224337"/>
                                </a:lnTo>
                                <a:lnTo>
                                  <a:pt x="972369" y="218431"/>
                                </a:lnTo>
                                <a:lnTo>
                                  <a:pt x="991419" y="210697"/>
                                </a:lnTo>
                                <a:lnTo>
                                  <a:pt x="1010521" y="204042"/>
                                </a:lnTo>
                                <a:lnTo>
                                  <a:pt x="1029571" y="200575"/>
                                </a:lnTo>
                                <a:lnTo>
                                  <a:pt x="1048621" y="190300"/>
                                </a:lnTo>
                                <a:lnTo>
                                  <a:pt x="1067672" y="182172"/>
                                </a:lnTo>
                                <a:lnTo>
                                  <a:pt x="1086760" y="173383"/>
                                </a:lnTo>
                                <a:lnTo>
                                  <a:pt x="1105811" y="169268"/>
                                </a:lnTo>
                                <a:lnTo>
                                  <a:pt x="1143962" y="156721"/>
                                </a:lnTo>
                                <a:lnTo>
                                  <a:pt x="1163013" y="153292"/>
                                </a:lnTo>
                                <a:lnTo>
                                  <a:pt x="1182063" y="148084"/>
                                </a:lnTo>
                                <a:lnTo>
                                  <a:pt x="1201164" y="139156"/>
                                </a:lnTo>
                                <a:lnTo>
                                  <a:pt x="1220215" y="133098"/>
                                </a:lnTo>
                                <a:lnTo>
                                  <a:pt x="1239265" y="128488"/>
                                </a:lnTo>
                                <a:lnTo>
                                  <a:pt x="1258366" y="120804"/>
                                </a:lnTo>
                                <a:lnTo>
                                  <a:pt x="1277416" y="113908"/>
                                </a:lnTo>
                                <a:lnTo>
                                  <a:pt x="1296467" y="107304"/>
                                </a:lnTo>
                                <a:lnTo>
                                  <a:pt x="1315568" y="99214"/>
                                </a:lnTo>
                                <a:lnTo>
                                  <a:pt x="1334618" y="92521"/>
                                </a:lnTo>
                                <a:lnTo>
                                  <a:pt x="1353669" y="88355"/>
                                </a:lnTo>
                                <a:lnTo>
                                  <a:pt x="1372719" y="86920"/>
                                </a:lnTo>
                                <a:lnTo>
                                  <a:pt x="1391820" y="82500"/>
                                </a:lnTo>
                                <a:lnTo>
                                  <a:pt x="1410871" y="73572"/>
                                </a:lnTo>
                                <a:lnTo>
                                  <a:pt x="1429921" y="67666"/>
                                </a:lnTo>
                                <a:lnTo>
                                  <a:pt x="1449022" y="65088"/>
                                </a:lnTo>
                                <a:lnTo>
                                  <a:pt x="1468073" y="58243"/>
                                </a:lnTo>
                                <a:lnTo>
                                  <a:pt x="1487123" y="52045"/>
                                </a:lnTo>
                                <a:lnTo>
                                  <a:pt x="1506224" y="46635"/>
                                </a:lnTo>
                                <a:lnTo>
                                  <a:pt x="1525275" y="42863"/>
                                </a:lnTo>
                                <a:lnTo>
                                  <a:pt x="1544325" y="40577"/>
                                </a:lnTo>
                                <a:lnTo>
                                  <a:pt x="1563426" y="35916"/>
                                </a:lnTo>
                                <a:lnTo>
                                  <a:pt x="1582477" y="28626"/>
                                </a:lnTo>
                                <a:lnTo>
                                  <a:pt x="1601527" y="25794"/>
                                </a:lnTo>
                                <a:lnTo>
                                  <a:pt x="1620628" y="20879"/>
                                </a:lnTo>
                                <a:lnTo>
                                  <a:pt x="1639679" y="17208"/>
                                </a:lnTo>
                                <a:lnTo>
                                  <a:pt x="1658729" y="12700"/>
                                </a:lnTo>
                                <a:lnTo>
                                  <a:pt x="1677830" y="7391"/>
                                </a:lnTo>
                                <a:lnTo>
                                  <a:pt x="1696880" y="3124"/>
                                </a:lnTo>
                                <a:lnTo>
                                  <a:pt x="1715918" y="0"/>
                                </a:lnTo>
                                <a:lnTo>
                                  <a:pt x="1715918" y="640664"/>
                                </a:lnTo>
                                <a:close/>
                              </a:path>
                            </a:pathLst>
                          </a:custGeom>
                          <a:solidFill>
                            <a:srgbClr val="937567"/>
                          </a:solidFill>
                        </wps:spPr>
                        <wps:bodyPr wrap="square" lIns="0" tIns="0" rIns="0" bIns="0" rtlCol="0">
                          <a:prstTxWarp prst="textNoShape">
                            <a:avLst/>
                          </a:prstTxWarp>
                          <a:noAutofit/>
                        </wps:bodyPr>
                      </wps:wsp>
                      <wps:wsp>
                        <wps:cNvPr id="38" name="Graphic 38"/>
                        <wps:cNvSpPr/>
                        <wps:spPr>
                          <a:xfrm>
                            <a:off x="2740816" y="81804"/>
                            <a:ext cx="1716405" cy="601980"/>
                          </a:xfrm>
                          <a:custGeom>
                            <a:avLst/>
                            <a:gdLst/>
                            <a:ahLst/>
                            <a:cxnLst/>
                            <a:rect l="l" t="t" r="r" b="b"/>
                            <a:pathLst>
                              <a:path w="1716405" h="601980">
                                <a:moveTo>
                                  <a:pt x="1715918" y="601877"/>
                                </a:moveTo>
                                <a:lnTo>
                                  <a:pt x="1696880" y="600531"/>
                                </a:lnTo>
                                <a:lnTo>
                                  <a:pt x="1658729" y="596226"/>
                                </a:lnTo>
                                <a:lnTo>
                                  <a:pt x="1639679" y="595527"/>
                                </a:lnTo>
                                <a:lnTo>
                                  <a:pt x="1620628" y="593546"/>
                                </a:lnTo>
                                <a:lnTo>
                                  <a:pt x="1601527" y="594181"/>
                                </a:lnTo>
                                <a:lnTo>
                                  <a:pt x="1582477" y="594143"/>
                                </a:lnTo>
                                <a:lnTo>
                                  <a:pt x="1563426" y="596022"/>
                                </a:lnTo>
                                <a:lnTo>
                                  <a:pt x="1544325" y="599350"/>
                                </a:lnTo>
                                <a:lnTo>
                                  <a:pt x="1525275" y="597851"/>
                                </a:lnTo>
                                <a:lnTo>
                                  <a:pt x="1487123" y="596175"/>
                                </a:lnTo>
                                <a:lnTo>
                                  <a:pt x="1468073" y="594879"/>
                                </a:lnTo>
                                <a:lnTo>
                                  <a:pt x="1449022" y="594879"/>
                                </a:lnTo>
                                <a:lnTo>
                                  <a:pt x="1429921" y="593343"/>
                                </a:lnTo>
                                <a:lnTo>
                                  <a:pt x="1410871" y="595133"/>
                                </a:lnTo>
                                <a:lnTo>
                                  <a:pt x="1391820" y="595184"/>
                                </a:lnTo>
                                <a:lnTo>
                                  <a:pt x="1372719" y="595870"/>
                                </a:lnTo>
                                <a:lnTo>
                                  <a:pt x="1353669" y="595426"/>
                                </a:lnTo>
                                <a:lnTo>
                                  <a:pt x="1334618" y="593686"/>
                                </a:lnTo>
                                <a:lnTo>
                                  <a:pt x="1315568" y="594041"/>
                                </a:lnTo>
                                <a:lnTo>
                                  <a:pt x="1296467" y="593686"/>
                                </a:lnTo>
                                <a:lnTo>
                                  <a:pt x="1239265" y="594981"/>
                                </a:lnTo>
                                <a:lnTo>
                                  <a:pt x="1220215" y="595083"/>
                                </a:lnTo>
                                <a:lnTo>
                                  <a:pt x="1201164" y="594041"/>
                                </a:lnTo>
                                <a:lnTo>
                                  <a:pt x="1182063" y="593597"/>
                                </a:lnTo>
                                <a:lnTo>
                                  <a:pt x="1163013" y="592200"/>
                                </a:lnTo>
                                <a:lnTo>
                                  <a:pt x="1143962" y="590168"/>
                                </a:lnTo>
                                <a:lnTo>
                                  <a:pt x="1124861" y="588974"/>
                                </a:lnTo>
                                <a:lnTo>
                                  <a:pt x="1105811" y="587145"/>
                                </a:lnTo>
                                <a:lnTo>
                                  <a:pt x="1086760" y="588034"/>
                                </a:lnTo>
                                <a:lnTo>
                                  <a:pt x="1067672" y="590460"/>
                                </a:lnTo>
                                <a:lnTo>
                                  <a:pt x="1048621" y="588923"/>
                                </a:lnTo>
                                <a:lnTo>
                                  <a:pt x="1029571" y="590371"/>
                                </a:lnTo>
                                <a:lnTo>
                                  <a:pt x="991419" y="589329"/>
                                </a:lnTo>
                                <a:lnTo>
                                  <a:pt x="972369" y="587196"/>
                                </a:lnTo>
                                <a:lnTo>
                                  <a:pt x="953319" y="586700"/>
                                </a:lnTo>
                                <a:lnTo>
                                  <a:pt x="934218" y="588085"/>
                                </a:lnTo>
                                <a:lnTo>
                                  <a:pt x="915167" y="587094"/>
                                </a:lnTo>
                                <a:lnTo>
                                  <a:pt x="896117" y="587793"/>
                                </a:lnTo>
                                <a:lnTo>
                                  <a:pt x="877016" y="587831"/>
                                </a:lnTo>
                                <a:lnTo>
                                  <a:pt x="857965" y="587247"/>
                                </a:lnTo>
                                <a:lnTo>
                                  <a:pt x="838915" y="587094"/>
                                </a:lnTo>
                                <a:lnTo>
                                  <a:pt x="819814" y="586104"/>
                                </a:lnTo>
                                <a:lnTo>
                                  <a:pt x="800763" y="586205"/>
                                </a:lnTo>
                                <a:lnTo>
                                  <a:pt x="762612" y="585405"/>
                                </a:lnTo>
                                <a:lnTo>
                                  <a:pt x="724511" y="586599"/>
                                </a:lnTo>
                                <a:lnTo>
                                  <a:pt x="686359" y="585951"/>
                                </a:lnTo>
                                <a:lnTo>
                                  <a:pt x="667309" y="584757"/>
                                </a:lnTo>
                                <a:lnTo>
                                  <a:pt x="648259" y="584364"/>
                                </a:lnTo>
                                <a:lnTo>
                                  <a:pt x="629157" y="582979"/>
                                </a:lnTo>
                                <a:lnTo>
                                  <a:pt x="591057" y="580693"/>
                                </a:lnTo>
                                <a:lnTo>
                                  <a:pt x="571955" y="580896"/>
                                </a:lnTo>
                                <a:lnTo>
                                  <a:pt x="552905" y="579652"/>
                                </a:lnTo>
                                <a:lnTo>
                                  <a:pt x="495703" y="578458"/>
                                </a:lnTo>
                                <a:lnTo>
                                  <a:pt x="476653" y="578902"/>
                                </a:lnTo>
                                <a:lnTo>
                                  <a:pt x="457564" y="577759"/>
                                </a:lnTo>
                                <a:lnTo>
                                  <a:pt x="438514" y="577175"/>
                                </a:lnTo>
                                <a:lnTo>
                                  <a:pt x="400362" y="577759"/>
                                </a:lnTo>
                                <a:lnTo>
                                  <a:pt x="381312" y="576718"/>
                                </a:lnTo>
                                <a:lnTo>
                                  <a:pt x="362262" y="574343"/>
                                </a:lnTo>
                                <a:lnTo>
                                  <a:pt x="343160" y="573098"/>
                                </a:lnTo>
                                <a:lnTo>
                                  <a:pt x="324110" y="571270"/>
                                </a:lnTo>
                                <a:lnTo>
                                  <a:pt x="305060" y="570177"/>
                                </a:lnTo>
                                <a:lnTo>
                                  <a:pt x="266908" y="569136"/>
                                </a:lnTo>
                                <a:lnTo>
                                  <a:pt x="228807" y="569428"/>
                                </a:lnTo>
                                <a:lnTo>
                                  <a:pt x="209706" y="568044"/>
                                </a:lnTo>
                                <a:lnTo>
                                  <a:pt x="190656" y="568641"/>
                                </a:lnTo>
                                <a:lnTo>
                                  <a:pt x="152504" y="568234"/>
                                </a:lnTo>
                                <a:lnTo>
                                  <a:pt x="114403" y="565758"/>
                                </a:lnTo>
                                <a:lnTo>
                                  <a:pt x="95302" y="565262"/>
                                </a:lnTo>
                                <a:lnTo>
                                  <a:pt x="57201" y="563434"/>
                                </a:lnTo>
                                <a:lnTo>
                                  <a:pt x="0" y="561643"/>
                                </a:lnTo>
                                <a:lnTo>
                                  <a:pt x="0" y="477948"/>
                                </a:lnTo>
                                <a:lnTo>
                                  <a:pt x="19050" y="476018"/>
                                </a:lnTo>
                                <a:lnTo>
                                  <a:pt x="38100" y="471154"/>
                                </a:lnTo>
                                <a:lnTo>
                                  <a:pt x="57201" y="465146"/>
                                </a:lnTo>
                                <a:lnTo>
                                  <a:pt x="76252" y="456663"/>
                                </a:lnTo>
                                <a:lnTo>
                                  <a:pt x="95302" y="451709"/>
                                </a:lnTo>
                                <a:lnTo>
                                  <a:pt x="114403" y="446198"/>
                                </a:lnTo>
                                <a:lnTo>
                                  <a:pt x="133454" y="441829"/>
                                </a:lnTo>
                                <a:lnTo>
                                  <a:pt x="152504" y="435034"/>
                                </a:lnTo>
                                <a:lnTo>
                                  <a:pt x="171605" y="429827"/>
                                </a:lnTo>
                                <a:lnTo>
                                  <a:pt x="190656" y="423731"/>
                                </a:lnTo>
                                <a:lnTo>
                                  <a:pt x="209706" y="419959"/>
                                </a:lnTo>
                                <a:lnTo>
                                  <a:pt x="228807" y="409684"/>
                                </a:lnTo>
                                <a:lnTo>
                                  <a:pt x="247858" y="408351"/>
                                </a:lnTo>
                                <a:lnTo>
                                  <a:pt x="266908" y="405722"/>
                                </a:lnTo>
                                <a:lnTo>
                                  <a:pt x="286009" y="402737"/>
                                </a:lnTo>
                                <a:lnTo>
                                  <a:pt x="305060" y="399461"/>
                                </a:lnTo>
                                <a:lnTo>
                                  <a:pt x="324110" y="390736"/>
                                </a:lnTo>
                                <a:lnTo>
                                  <a:pt x="362262" y="378683"/>
                                </a:lnTo>
                                <a:lnTo>
                                  <a:pt x="381312" y="369005"/>
                                </a:lnTo>
                                <a:lnTo>
                                  <a:pt x="400362" y="360623"/>
                                </a:lnTo>
                                <a:lnTo>
                                  <a:pt x="438514" y="354768"/>
                                </a:lnTo>
                                <a:lnTo>
                                  <a:pt x="457564" y="354375"/>
                                </a:lnTo>
                                <a:lnTo>
                                  <a:pt x="476653" y="349307"/>
                                </a:lnTo>
                                <a:lnTo>
                                  <a:pt x="514754" y="330016"/>
                                </a:lnTo>
                                <a:lnTo>
                                  <a:pt x="552905" y="317709"/>
                                </a:lnTo>
                                <a:lnTo>
                                  <a:pt x="571955" y="310114"/>
                                </a:lnTo>
                                <a:lnTo>
                                  <a:pt x="591057" y="303866"/>
                                </a:lnTo>
                                <a:lnTo>
                                  <a:pt x="610107" y="299598"/>
                                </a:lnTo>
                                <a:lnTo>
                                  <a:pt x="629157" y="294785"/>
                                </a:lnTo>
                                <a:lnTo>
                                  <a:pt x="648259" y="288740"/>
                                </a:lnTo>
                                <a:lnTo>
                                  <a:pt x="686359" y="283622"/>
                                </a:lnTo>
                                <a:lnTo>
                                  <a:pt x="705410" y="277322"/>
                                </a:lnTo>
                                <a:lnTo>
                                  <a:pt x="724511" y="272560"/>
                                </a:lnTo>
                                <a:lnTo>
                                  <a:pt x="743561" y="264330"/>
                                </a:lnTo>
                                <a:lnTo>
                                  <a:pt x="762612" y="259466"/>
                                </a:lnTo>
                                <a:lnTo>
                                  <a:pt x="781713" y="253814"/>
                                </a:lnTo>
                                <a:lnTo>
                                  <a:pt x="800763" y="249991"/>
                                </a:lnTo>
                                <a:lnTo>
                                  <a:pt x="819814" y="243044"/>
                                </a:lnTo>
                                <a:lnTo>
                                  <a:pt x="838915" y="234903"/>
                                </a:lnTo>
                                <a:lnTo>
                                  <a:pt x="857965" y="227169"/>
                                </a:lnTo>
                                <a:lnTo>
                                  <a:pt x="877016" y="225632"/>
                                </a:lnTo>
                                <a:lnTo>
                                  <a:pt x="896117" y="224591"/>
                                </a:lnTo>
                                <a:lnTo>
                                  <a:pt x="915167" y="222610"/>
                                </a:lnTo>
                                <a:lnTo>
                                  <a:pt x="934218" y="217593"/>
                                </a:lnTo>
                                <a:lnTo>
                                  <a:pt x="953319" y="213326"/>
                                </a:lnTo>
                                <a:lnTo>
                                  <a:pt x="972369" y="207776"/>
                                </a:lnTo>
                                <a:lnTo>
                                  <a:pt x="991419" y="200181"/>
                                </a:lnTo>
                                <a:lnTo>
                                  <a:pt x="1010521" y="193932"/>
                                </a:lnTo>
                                <a:lnTo>
                                  <a:pt x="1029571" y="190808"/>
                                </a:lnTo>
                                <a:lnTo>
                                  <a:pt x="1048621" y="180432"/>
                                </a:lnTo>
                                <a:lnTo>
                                  <a:pt x="1067672" y="172151"/>
                                </a:lnTo>
                                <a:lnTo>
                                  <a:pt x="1086760" y="163515"/>
                                </a:lnTo>
                                <a:lnTo>
                                  <a:pt x="1105811" y="159400"/>
                                </a:lnTo>
                                <a:lnTo>
                                  <a:pt x="1143962" y="147996"/>
                                </a:lnTo>
                                <a:lnTo>
                                  <a:pt x="1163013" y="144719"/>
                                </a:lnTo>
                                <a:lnTo>
                                  <a:pt x="1182063" y="140007"/>
                                </a:lnTo>
                                <a:lnTo>
                                  <a:pt x="1201164" y="131028"/>
                                </a:lnTo>
                                <a:lnTo>
                                  <a:pt x="1220215" y="125021"/>
                                </a:lnTo>
                                <a:lnTo>
                                  <a:pt x="1239265" y="120106"/>
                                </a:lnTo>
                                <a:lnTo>
                                  <a:pt x="1258366" y="112714"/>
                                </a:lnTo>
                                <a:lnTo>
                                  <a:pt x="1296467" y="99569"/>
                                </a:lnTo>
                                <a:lnTo>
                                  <a:pt x="1315568" y="92076"/>
                                </a:lnTo>
                                <a:lnTo>
                                  <a:pt x="1334618" y="85625"/>
                                </a:lnTo>
                                <a:lnTo>
                                  <a:pt x="1353669" y="81116"/>
                                </a:lnTo>
                                <a:lnTo>
                                  <a:pt x="1372719" y="80176"/>
                                </a:lnTo>
                                <a:lnTo>
                                  <a:pt x="1391820" y="76061"/>
                                </a:lnTo>
                                <a:lnTo>
                                  <a:pt x="1410871" y="67476"/>
                                </a:lnTo>
                                <a:lnTo>
                                  <a:pt x="1429921" y="62409"/>
                                </a:lnTo>
                                <a:lnTo>
                                  <a:pt x="1449022" y="60135"/>
                                </a:lnTo>
                                <a:lnTo>
                                  <a:pt x="1487123" y="47575"/>
                                </a:lnTo>
                                <a:lnTo>
                                  <a:pt x="1506224" y="42418"/>
                                </a:lnTo>
                                <a:lnTo>
                                  <a:pt x="1525275" y="38748"/>
                                </a:lnTo>
                                <a:lnTo>
                                  <a:pt x="1544325" y="36462"/>
                                </a:lnTo>
                                <a:lnTo>
                                  <a:pt x="1563426" y="32245"/>
                                </a:lnTo>
                                <a:lnTo>
                                  <a:pt x="1582477" y="25108"/>
                                </a:lnTo>
                                <a:lnTo>
                                  <a:pt x="1601527" y="22923"/>
                                </a:lnTo>
                                <a:lnTo>
                                  <a:pt x="1620628" y="18402"/>
                                </a:lnTo>
                                <a:lnTo>
                                  <a:pt x="1639679" y="15037"/>
                                </a:lnTo>
                                <a:lnTo>
                                  <a:pt x="1658729" y="11214"/>
                                </a:lnTo>
                                <a:lnTo>
                                  <a:pt x="1677830" y="6400"/>
                                </a:lnTo>
                                <a:lnTo>
                                  <a:pt x="1696880" y="2730"/>
                                </a:lnTo>
                                <a:lnTo>
                                  <a:pt x="1715918" y="0"/>
                                </a:lnTo>
                                <a:lnTo>
                                  <a:pt x="1715918" y="601877"/>
                                </a:lnTo>
                                <a:close/>
                              </a:path>
                            </a:pathLst>
                          </a:custGeom>
                          <a:solidFill>
                            <a:srgbClr val="8E85C3"/>
                          </a:solidFill>
                        </wps:spPr>
                        <wps:bodyPr wrap="square" lIns="0" tIns="0" rIns="0" bIns="0" rtlCol="0">
                          <a:prstTxWarp prst="textNoShape">
                            <a:avLst/>
                          </a:prstTxWarp>
                          <a:noAutofit/>
                        </wps:bodyPr>
                      </wps:wsp>
                      <wps:wsp>
                        <wps:cNvPr id="39" name="Graphic 39"/>
                        <wps:cNvSpPr/>
                        <wps:spPr>
                          <a:xfrm>
                            <a:off x="2740816" y="130230"/>
                            <a:ext cx="1716405" cy="505459"/>
                          </a:xfrm>
                          <a:custGeom>
                            <a:avLst/>
                            <a:gdLst/>
                            <a:ahLst/>
                            <a:cxnLst/>
                            <a:rect l="l" t="t" r="r" b="b"/>
                            <a:pathLst>
                              <a:path w="1716405" h="505459">
                                <a:moveTo>
                                  <a:pt x="1715918" y="505025"/>
                                </a:moveTo>
                                <a:lnTo>
                                  <a:pt x="1696880" y="503488"/>
                                </a:lnTo>
                                <a:lnTo>
                                  <a:pt x="1677830" y="502498"/>
                                </a:lnTo>
                                <a:lnTo>
                                  <a:pt x="1658729" y="500123"/>
                                </a:lnTo>
                                <a:lnTo>
                                  <a:pt x="1639679" y="500072"/>
                                </a:lnTo>
                                <a:lnTo>
                                  <a:pt x="1620628" y="497938"/>
                                </a:lnTo>
                                <a:lnTo>
                                  <a:pt x="1601527" y="498726"/>
                                </a:lnTo>
                                <a:lnTo>
                                  <a:pt x="1582477" y="498434"/>
                                </a:lnTo>
                                <a:lnTo>
                                  <a:pt x="1563426" y="500415"/>
                                </a:lnTo>
                                <a:lnTo>
                                  <a:pt x="1544325" y="504581"/>
                                </a:lnTo>
                                <a:lnTo>
                                  <a:pt x="1525275" y="503095"/>
                                </a:lnTo>
                                <a:lnTo>
                                  <a:pt x="1506224" y="501901"/>
                                </a:lnTo>
                                <a:lnTo>
                                  <a:pt x="1487123" y="501456"/>
                                </a:lnTo>
                                <a:lnTo>
                                  <a:pt x="1468073" y="500021"/>
                                </a:lnTo>
                                <a:lnTo>
                                  <a:pt x="1449022" y="499920"/>
                                </a:lnTo>
                                <a:lnTo>
                                  <a:pt x="1429921" y="497989"/>
                                </a:lnTo>
                                <a:lnTo>
                                  <a:pt x="1410871" y="500415"/>
                                </a:lnTo>
                                <a:lnTo>
                                  <a:pt x="1391820" y="499818"/>
                                </a:lnTo>
                                <a:lnTo>
                                  <a:pt x="1372719" y="500174"/>
                                </a:lnTo>
                                <a:lnTo>
                                  <a:pt x="1353669" y="499869"/>
                                </a:lnTo>
                                <a:lnTo>
                                  <a:pt x="1334618" y="498777"/>
                                </a:lnTo>
                                <a:lnTo>
                                  <a:pt x="1315568" y="499323"/>
                                </a:lnTo>
                                <a:lnTo>
                                  <a:pt x="1277416" y="499678"/>
                                </a:lnTo>
                                <a:lnTo>
                                  <a:pt x="1258366" y="500758"/>
                                </a:lnTo>
                                <a:lnTo>
                                  <a:pt x="1239265" y="500758"/>
                                </a:lnTo>
                                <a:lnTo>
                                  <a:pt x="1220215" y="501406"/>
                                </a:lnTo>
                                <a:lnTo>
                                  <a:pt x="1182063" y="501266"/>
                                </a:lnTo>
                                <a:lnTo>
                                  <a:pt x="1163013" y="499374"/>
                                </a:lnTo>
                                <a:lnTo>
                                  <a:pt x="1143962" y="496694"/>
                                </a:lnTo>
                                <a:lnTo>
                                  <a:pt x="1124861" y="495995"/>
                                </a:lnTo>
                                <a:lnTo>
                                  <a:pt x="1105811" y="494370"/>
                                </a:lnTo>
                                <a:lnTo>
                                  <a:pt x="1086760" y="495449"/>
                                </a:lnTo>
                                <a:lnTo>
                                  <a:pt x="1067672" y="499221"/>
                                </a:lnTo>
                                <a:lnTo>
                                  <a:pt x="1048621" y="497684"/>
                                </a:lnTo>
                                <a:lnTo>
                                  <a:pt x="1029571" y="499869"/>
                                </a:lnTo>
                                <a:lnTo>
                                  <a:pt x="1010521" y="498726"/>
                                </a:lnTo>
                                <a:lnTo>
                                  <a:pt x="991419" y="498675"/>
                                </a:lnTo>
                                <a:lnTo>
                                  <a:pt x="972369" y="496351"/>
                                </a:lnTo>
                                <a:lnTo>
                                  <a:pt x="953319" y="495805"/>
                                </a:lnTo>
                                <a:lnTo>
                                  <a:pt x="934218" y="496097"/>
                                </a:lnTo>
                                <a:lnTo>
                                  <a:pt x="915167" y="495005"/>
                                </a:lnTo>
                                <a:lnTo>
                                  <a:pt x="896117" y="496046"/>
                                </a:lnTo>
                                <a:lnTo>
                                  <a:pt x="877016" y="495957"/>
                                </a:lnTo>
                                <a:lnTo>
                                  <a:pt x="857965" y="494611"/>
                                </a:lnTo>
                                <a:lnTo>
                                  <a:pt x="838915" y="496351"/>
                                </a:lnTo>
                                <a:lnTo>
                                  <a:pt x="819814" y="494662"/>
                                </a:lnTo>
                                <a:lnTo>
                                  <a:pt x="800763" y="493963"/>
                                </a:lnTo>
                                <a:lnTo>
                                  <a:pt x="762612" y="493569"/>
                                </a:lnTo>
                                <a:lnTo>
                                  <a:pt x="724511" y="494370"/>
                                </a:lnTo>
                                <a:lnTo>
                                  <a:pt x="705410" y="494509"/>
                                </a:lnTo>
                                <a:lnTo>
                                  <a:pt x="686359" y="493773"/>
                                </a:lnTo>
                                <a:lnTo>
                                  <a:pt x="667309" y="492376"/>
                                </a:lnTo>
                                <a:lnTo>
                                  <a:pt x="648259" y="492376"/>
                                </a:lnTo>
                                <a:lnTo>
                                  <a:pt x="629157" y="491144"/>
                                </a:lnTo>
                                <a:lnTo>
                                  <a:pt x="610107" y="490648"/>
                                </a:lnTo>
                                <a:lnTo>
                                  <a:pt x="591057" y="489505"/>
                                </a:lnTo>
                                <a:lnTo>
                                  <a:pt x="571955" y="490991"/>
                                </a:lnTo>
                                <a:lnTo>
                                  <a:pt x="552905" y="490991"/>
                                </a:lnTo>
                                <a:lnTo>
                                  <a:pt x="533855" y="492236"/>
                                </a:lnTo>
                                <a:lnTo>
                                  <a:pt x="495703" y="492871"/>
                                </a:lnTo>
                                <a:lnTo>
                                  <a:pt x="476653" y="494065"/>
                                </a:lnTo>
                                <a:lnTo>
                                  <a:pt x="457564" y="494319"/>
                                </a:lnTo>
                                <a:lnTo>
                                  <a:pt x="438514" y="492426"/>
                                </a:lnTo>
                                <a:lnTo>
                                  <a:pt x="419464" y="492871"/>
                                </a:lnTo>
                                <a:lnTo>
                                  <a:pt x="381312" y="494763"/>
                                </a:lnTo>
                                <a:lnTo>
                                  <a:pt x="343160" y="493519"/>
                                </a:lnTo>
                                <a:lnTo>
                                  <a:pt x="324110" y="493366"/>
                                </a:lnTo>
                                <a:lnTo>
                                  <a:pt x="305060" y="493569"/>
                                </a:lnTo>
                                <a:lnTo>
                                  <a:pt x="286009" y="494166"/>
                                </a:lnTo>
                                <a:lnTo>
                                  <a:pt x="266908" y="493671"/>
                                </a:lnTo>
                                <a:lnTo>
                                  <a:pt x="247858" y="493468"/>
                                </a:lnTo>
                                <a:lnTo>
                                  <a:pt x="209706" y="494459"/>
                                </a:lnTo>
                                <a:lnTo>
                                  <a:pt x="190656" y="495805"/>
                                </a:lnTo>
                                <a:lnTo>
                                  <a:pt x="152504" y="496745"/>
                                </a:lnTo>
                                <a:lnTo>
                                  <a:pt x="133454" y="496097"/>
                                </a:lnTo>
                                <a:lnTo>
                                  <a:pt x="57201" y="495411"/>
                                </a:lnTo>
                                <a:lnTo>
                                  <a:pt x="38100" y="497037"/>
                                </a:lnTo>
                                <a:lnTo>
                                  <a:pt x="19050" y="497634"/>
                                </a:lnTo>
                                <a:lnTo>
                                  <a:pt x="0" y="497240"/>
                                </a:lnTo>
                                <a:lnTo>
                                  <a:pt x="0" y="445499"/>
                                </a:lnTo>
                                <a:lnTo>
                                  <a:pt x="19050" y="443708"/>
                                </a:lnTo>
                                <a:lnTo>
                                  <a:pt x="57201" y="436317"/>
                                </a:lnTo>
                                <a:lnTo>
                                  <a:pt x="76252" y="428684"/>
                                </a:lnTo>
                                <a:lnTo>
                                  <a:pt x="95302" y="424366"/>
                                </a:lnTo>
                                <a:lnTo>
                                  <a:pt x="114403" y="419248"/>
                                </a:lnTo>
                                <a:lnTo>
                                  <a:pt x="133454" y="415831"/>
                                </a:lnTo>
                                <a:lnTo>
                                  <a:pt x="152504" y="409684"/>
                                </a:lnTo>
                                <a:lnTo>
                                  <a:pt x="171605" y="405214"/>
                                </a:lnTo>
                                <a:lnTo>
                                  <a:pt x="190656" y="399753"/>
                                </a:lnTo>
                                <a:lnTo>
                                  <a:pt x="209706" y="396679"/>
                                </a:lnTo>
                                <a:lnTo>
                                  <a:pt x="228807" y="388195"/>
                                </a:lnTo>
                                <a:lnTo>
                                  <a:pt x="247858" y="387306"/>
                                </a:lnTo>
                                <a:lnTo>
                                  <a:pt x="286009" y="381401"/>
                                </a:lnTo>
                                <a:lnTo>
                                  <a:pt x="305060" y="379216"/>
                                </a:lnTo>
                                <a:lnTo>
                                  <a:pt x="324110" y="371774"/>
                                </a:lnTo>
                                <a:lnTo>
                                  <a:pt x="343160" y="367456"/>
                                </a:lnTo>
                                <a:lnTo>
                                  <a:pt x="362262" y="362008"/>
                                </a:lnTo>
                                <a:lnTo>
                                  <a:pt x="381312" y="354121"/>
                                </a:lnTo>
                                <a:lnTo>
                                  <a:pt x="400362" y="347771"/>
                                </a:lnTo>
                                <a:lnTo>
                                  <a:pt x="419464" y="345485"/>
                                </a:lnTo>
                                <a:lnTo>
                                  <a:pt x="438514" y="342652"/>
                                </a:lnTo>
                                <a:lnTo>
                                  <a:pt x="457564" y="341014"/>
                                </a:lnTo>
                                <a:lnTo>
                                  <a:pt x="476653" y="337344"/>
                                </a:lnTo>
                                <a:lnTo>
                                  <a:pt x="514754" y="319640"/>
                                </a:lnTo>
                                <a:lnTo>
                                  <a:pt x="533855" y="313886"/>
                                </a:lnTo>
                                <a:lnTo>
                                  <a:pt x="552905" y="309467"/>
                                </a:lnTo>
                                <a:lnTo>
                                  <a:pt x="571955" y="303167"/>
                                </a:lnTo>
                                <a:lnTo>
                                  <a:pt x="591057" y="298252"/>
                                </a:lnTo>
                                <a:lnTo>
                                  <a:pt x="629157" y="289718"/>
                                </a:lnTo>
                                <a:lnTo>
                                  <a:pt x="648259" y="283863"/>
                                </a:lnTo>
                                <a:lnTo>
                                  <a:pt x="667309" y="281640"/>
                                </a:lnTo>
                                <a:lnTo>
                                  <a:pt x="686359" y="278961"/>
                                </a:lnTo>
                                <a:lnTo>
                                  <a:pt x="705410" y="272153"/>
                                </a:lnTo>
                                <a:lnTo>
                                  <a:pt x="724511" y="267937"/>
                                </a:lnTo>
                                <a:lnTo>
                                  <a:pt x="743561" y="259453"/>
                                </a:lnTo>
                                <a:lnTo>
                                  <a:pt x="762612" y="254449"/>
                                </a:lnTo>
                                <a:lnTo>
                                  <a:pt x="781713" y="248797"/>
                                </a:lnTo>
                                <a:lnTo>
                                  <a:pt x="800763" y="245368"/>
                                </a:lnTo>
                                <a:lnTo>
                                  <a:pt x="819814" y="237583"/>
                                </a:lnTo>
                                <a:lnTo>
                                  <a:pt x="838915" y="228795"/>
                                </a:lnTo>
                                <a:lnTo>
                                  <a:pt x="857965" y="222940"/>
                                </a:lnTo>
                                <a:lnTo>
                                  <a:pt x="877016" y="220666"/>
                                </a:lnTo>
                                <a:lnTo>
                                  <a:pt x="896117" y="219473"/>
                                </a:lnTo>
                                <a:lnTo>
                                  <a:pt x="915167" y="217834"/>
                                </a:lnTo>
                                <a:lnTo>
                                  <a:pt x="953319" y="207369"/>
                                </a:lnTo>
                                <a:lnTo>
                                  <a:pt x="972369" y="201756"/>
                                </a:lnTo>
                                <a:lnTo>
                                  <a:pt x="991419" y="193970"/>
                                </a:lnTo>
                                <a:lnTo>
                                  <a:pt x="1010521" y="188268"/>
                                </a:lnTo>
                                <a:lnTo>
                                  <a:pt x="1029571" y="184445"/>
                                </a:lnTo>
                                <a:lnTo>
                                  <a:pt x="1048621" y="174869"/>
                                </a:lnTo>
                                <a:lnTo>
                                  <a:pt x="1067672" y="166487"/>
                                </a:lnTo>
                                <a:lnTo>
                                  <a:pt x="1086760" y="159248"/>
                                </a:lnTo>
                                <a:lnTo>
                                  <a:pt x="1105811" y="155324"/>
                                </a:lnTo>
                                <a:lnTo>
                                  <a:pt x="1124861" y="149723"/>
                                </a:lnTo>
                                <a:lnTo>
                                  <a:pt x="1143962" y="144655"/>
                                </a:lnTo>
                                <a:lnTo>
                                  <a:pt x="1163013" y="140744"/>
                                </a:lnTo>
                                <a:lnTo>
                                  <a:pt x="1182063" y="135486"/>
                                </a:lnTo>
                                <a:lnTo>
                                  <a:pt x="1201164" y="127053"/>
                                </a:lnTo>
                                <a:lnTo>
                                  <a:pt x="1220215" y="121846"/>
                                </a:lnTo>
                                <a:lnTo>
                                  <a:pt x="1239265" y="117477"/>
                                </a:lnTo>
                                <a:lnTo>
                                  <a:pt x="1258366" y="109679"/>
                                </a:lnTo>
                                <a:lnTo>
                                  <a:pt x="1277416" y="103634"/>
                                </a:lnTo>
                                <a:lnTo>
                                  <a:pt x="1296467" y="96979"/>
                                </a:lnTo>
                                <a:lnTo>
                                  <a:pt x="1315568" y="89892"/>
                                </a:lnTo>
                                <a:lnTo>
                                  <a:pt x="1334618" y="83745"/>
                                </a:lnTo>
                                <a:lnTo>
                                  <a:pt x="1353669" y="79871"/>
                                </a:lnTo>
                                <a:lnTo>
                                  <a:pt x="1372719" y="78982"/>
                                </a:lnTo>
                                <a:lnTo>
                                  <a:pt x="1391820" y="74613"/>
                                </a:lnTo>
                                <a:lnTo>
                                  <a:pt x="1410871" y="65330"/>
                                </a:lnTo>
                                <a:lnTo>
                                  <a:pt x="1429921" y="60923"/>
                                </a:lnTo>
                                <a:lnTo>
                                  <a:pt x="1449022" y="58243"/>
                                </a:lnTo>
                                <a:lnTo>
                                  <a:pt x="1487123" y="45441"/>
                                </a:lnTo>
                                <a:lnTo>
                                  <a:pt x="1506224" y="40628"/>
                                </a:lnTo>
                                <a:lnTo>
                                  <a:pt x="1525275" y="36652"/>
                                </a:lnTo>
                                <a:lnTo>
                                  <a:pt x="1544325" y="34379"/>
                                </a:lnTo>
                                <a:lnTo>
                                  <a:pt x="1563426" y="31001"/>
                                </a:lnTo>
                                <a:lnTo>
                                  <a:pt x="1582477" y="23952"/>
                                </a:lnTo>
                                <a:lnTo>
                                  <a:pt x="1601527" y="21526"/>
                                </a:lnTo>
                                <a:lnTo>
                                  <a:pt x="1620628" y="17158"/>
                                </a:lnTo>
                                <a:lnTo>
                                  <a:pt x="1639679" y="13640"/>
                                </a:lnTo>
                                <a:lnTo>
                                  <a:pt x="1658729" y="10465"/>
                                </a:lnTo>
                                <a:lnTo>
                                  <a:pt x="1677830" y="5499"/>
                                </a:lnTo>
                                <a:lnTo>
                                  <a:pt x="1696880" y="2921"/>
                                </a:lnTo>
                                <a:lnTo>
                                  <a:pt x="1715918" y="0"/>
                                </a:lnTo>
                                <a:lnTo>
                                  <a:pt x="1715918" y="505025"/>
                                </a:lnTo>
                                <a:close/>
                              </a:path>
                            </a:pathLst>
                          </a:custGeom>
                          <a:solidFill>
                            <a:srgbClr val="6B95B1"/>
                          </a:solidFill>
                        </wps:spPr>
                        <wps:bodyPr wrap="square" lIns="0" tIns="0" rIns="0" bIns="0" rtlCol="0">
                          <a:prstTxWarp prst="textNoShape">
                            <a:avLst/>
                          </a:prstTxWarp>
                          <a:noAutofit/>
                        </wps:bodyPr>
                      </wps:wsp>
                      <wps:wsp>
                        <wps:cNvPr id="40" name="Graphic 40"/>
                        <wps:cNvSpPr/>
                        <wps:spPr>
                          <a:xfrm>
                            <a:off x="2740816" y="176408"/>
                            <a:ext cx="1716405" cy="438784"/>
                          </a:xfrm>
                          <a:custGeom>
                            <a:avLst/>
                            <a:gdLst/>
                            <a:ahLst/>
                            <a:cxnLst/>
                            <a:rect l="l" t="t" r="r" b="b"/>
                            <a:pathLst>
                              <a:path w="1716405" h="438784">
                                <a:moveTo>
                                  <a:pt x="19050" y="438209"/>
                                </a:moveTo>
                                <a:lnTo>
                                  <a:pt x="0" y="437523"/>
                                </a:lnTo>
                                <a:lnTo>
                                  <a:pt x="0" y="412859"/>
                                </a:lnTo>
                                <a:lnTo>
                                  <a:pt x="38100" y="408541"/>
                                </a:lnTo>
                                <a:lnTo>
                                  <a:pt x="57201" y="406763"/>
                                </a:lnTo>
                                <a:lnTo>
                                  <a:pt x="76252" y="401150"/>
                                </a:lnTo>
                                <a:lnTo>
                                  <a:pt x="95302" y="398572"/>
                                </a:lnTo>
                                <a:lnTo>
                                  <a:pt x="114403" y="394012"/>
                                </a:lnTo>
                                <a:lnTo>
                                  <a:pt x="133454" y="391726"/>
                                </a:lnTo>
                                <a:lnTo>
                                  <a:pt x="152504" y="386125"/>
                                </a:lnTo>
                                <a:lnTo>
                                  <a:pt x="171605" y="382353"/>
                                </a:lnTo>
                                <a:lnTo>
                                  <a:pt x="190656" y="377832"/>
                                </a:lnTo>
                                <a:lnTo>
                                  <a:pt x="209706" y="375902"/>
                                </a:lnTo>
                                <a:lnTo>
                                  <a:pt x="228807" y="369552"/>
                                </a:lnTo>
                                <a:lnTo>
                                  <a:pt x="247858" y="370098"/>
                                </a:lnTo>
                                <a:lnTo>
                                  <a:pt x="266908" y="368408"/>
                                </a:lnTo>
                                <a:lnTo>
                                  <a:pt x="286009" y="364992"/>
                                </a:lnTo>
                                <a:lnTo>
                                  <a:pt x="305060" y="363252"/>
                                </a:lnTo>
                                <a:lnTo>
                                  <a:pt x="324110" y="357296"/>
                                </a:lnTo>
                                <a:lnTo>
                                  <a:pt x="343160" y="353181"/>
                                </a:lnTo>
                                <a:lnTo>
                                  <a:pt x="362262" y="347923"/>
                                </a:lnTo>
                                <a:lnTo>
                                  <a:pt x="381312" y="340874"/>
                                </a:lnTo>
                                <a:lnTo>
                                  <a:pt x="400362" y="335820"/>
                                </a:lnTo>
                                <a:lnTo>
                                  <a:pt x="419464" y="334384"/>
                                </a:lnTo>
                                <a:lnTo>
                                  <a:pt x="438514" y="332149"/>
                                </a:lnTo>
                                <a:lnTo>
                                  <a:pt x="457564" y="330663"/>
                                </a:lnTo>
                                <a:lnTo>
                                  <a:pt x="476653" y="326942"/>
                                </a:lnTo>
                                <a:lnTo>
                                  <a:pt x="495703" y="318750"/>
                                </a:lnTo>
                                <a:lnTo>
                                  <a:pt x="514754" y="310965"/>
                                </a:lnTo>
                                <a:lnTo>
                                  <a:pt x="533855" y="305555"/>
                                </a:lnTo>
                                <a:lnTo>
                                  <a:pt x="552905" y="301935"/>
                                </a:lnTo>
                                <a:lnTo>
                                  <a:pt x="571955" y="296970"/>
                                </a:lnTo>
                                <a:lnTo>
                                  <a:pt x="591057" y="293198"/>
                                </a:lnTo>
                                <a:lnTo>
                                  <a:pt x="610107" y="290023"/>
                                </a:lnTo>
                                <a:lnTo>
                                  <a:pt x="629157" y="285958"/>
                                </a:lnTo>
                                <a:lnTo>
                                  <a:pt x="648259" y="280548"/>
                                </a:lnTo>
                                <a:lnTo>
                                  <a:pt x="686359" y="276040"/>
                                </a:lnTo>
                                <a:lnTo>
                                  <a:pt x="705410" y="268445"/>
                                </a:lnTo>
                                <a:lnTo>
                                  <a:pt x="724511" y="264177"/>
                                </a:lnTo>
                                <a:lnTo>
                                  <a:pt x="743561" y="256837"/>
                                </a:lnTo>
                                <a:lnTo>
                                  <a:pt x="762612" y="252620"/>
                                </a:lnTo>
                                <a:lnTo>
                                  <a:pt x="781713" y="247515"/>
                                </a:lnTo>
                                <a:lnTo>
                                  <a:pt x="800763" y="244683"/>
                                </a:lnTo>
                                <a:lnTo>
                                  <a:pt x="819814" y="237393"/>
                                </a:lnTo>
                                <a:lnTo>
                                  <a:pt x="857965" y="222851"/>
                                </a:lnTo>
                                <a:lnTo>
                                  <a:pt x="896117" y="217796"/>
                                </a:lnTo>
                                <a:lnTo>
                                  <a:pt x="915167" y="216501"/>
                                </a:lnTo>
                                <a:lnTo>
                                  <a:pt x="953319" y="206290"/>
                                </a:lnTo>
                                <a:lnTo>
                                  <a:pt x="972369" y="200333"/>
                                </a:lnTo>
                                <a:lnTo>
                                  <a:pt x="991419" y="191799"/>
                                </a:lnTo>
                                <a:lnTo>
                                  <a:pt x="1010521" y="185995"/>
                                </a:lnTo>
                                <a:lnTo>
                                  <a:pt x="1029571" y="181283"/>
                                </a:lnTo>
                                <a:lnTo>
                                  <a:pt x="1048621" y="172799"/>
                                </a:lnTo>
                                <a:lnTo>
                                  <a:pt x="1067672" y="165509"/>
                                </a:lnTo>
                                <a:lnTo>
                                  <a:pt x="1086760" y="159654"/>
                                </a:lnTo>
                                <a:lnTo>
                                  <a:pt x="1105811" y="156924"/>
                                </a:lnTo>
                                <a:lnTo>
                                  <a:pt x="1124861" y="150726"/>
                                </a:lnTo>
                                <a:lnTo>
                                  <a:pt x="1143962" y="145113"/>
                                </a:lnTo>
                                <a:lnTo>
                                  <a:pt x="1163013" y="140160"/>
                                </a:lnTo>
                                <a:lnTo>
                                  <a:pt x="1182063" y="134203"/>
                                </a:lnTo>
                                <a:lnTo>
                                  <a:pt x="1201164" y="126113"/>
                                </a:lnTo>
                                <a:lnTo>
                                  <a:pt x="1220215" y="120855"/>
                                </a:lnTo>
                                <a:lnTo>
                                  <a:pt x="1239265" y="117629"/>
                                </a:lnTo>
                                <a:lnTo>
                                  <a:pt x="1258366" y="110136"/>
                                </a:lnTo>
                                <a:lnTo>
                                  <a:pt x="1277416" y="104738"/>
                                </a:lnTo>
                                <a:lnTo>
                                  <a:pt x="1296467" y="98528"/>
                                </a:lnTo>
                                <a:lnTo>
                                  <a:pt x="1315568" y="91733"/>
                                </a:lnTo>
                                <a:lnTo>
                                  <a:pt x="1334618" y="85726"/>
                                </a:lnTo>
                                <a:lnTo>
                                  <a:pt x="1353669" y="81815"/>
                                </a:lnTo>
                                <a:lnTo>
                                  <a:pt x="1372719" y="80722"/>
                                </a:lnTo>
                                <a:lnTo>
                                  <a:pt x="1391820" y="76455"/>
                                </a:lnTo>
                                <a:lnTo>
                                  <a:pt x="1410871" y="67628"/>
                                </a:lnTo>
                                <a:lnTo>
                                  <a:pt x="1429921" y="65139"/>
                                </a:lnTo>
                                <a:lnTo>
                                  <a:pt x="1449022" y="61964"/>
                                </a:lnTo>
                                <a:lnTo>
                                  <a:pt x="1487123" y="49670"/>
                                </a:lnTo>
                                <a:lnTo>
                                  <a:pt x="1506224" y="44057"/>
                                </a:lnTo>
                                <a:lnTo>
                                  <a:pt x="1525275" y="39446"/>
                                </a:lnTo>
                                <a:lnTo>
                                  <a:pt x="1563426" y="33338"/>
                                </a:lnTo>
                                <a:lnTo>
                                  <a:pt x="1582477" y="27191"/>
                                </a:lnTo>
                                <a:lnTo>
                                  <a:pt x="1601527" y="24409"/>
                                </a:lnTo>
                                <a:lnTo>
                                  <a:pt x="1620628" y="20053"/>
                                </a:lnTo>
                                <a:lnTo>
                                  <a:pt x="1639679" y="14833"/>
                                </a:lnTo>
                                <a:lnTo>
                                  <a:pt x="1658729" y="11417"/>
                                </a:lnTo>
                                <a:lnTo>
                                  <a:pt x="1677830" y="5664"/>
                                </a:lnTo>
                                <a:lnTo>
                                  <a:pt x="1715918" y="0"/>
                                </a:lnTo>
                                <a:lnTo>
                                  <a:pt x="1715918" y="412669"/>
                                </a:lnTo>
                                <a:lnTo>
                                  <a:pt x="1696880" y="411132"/>
                                </a:lnTo>
                                <a:lnTo>
                                  <a:pt x="1677830" y="410040"/>
                                </a:lnTo>
                                <a:lnTo>
                                  <a:pt x="1658729" y="406814"/>
                                </a:lnTo>
                                <a:lnTo>
                                  <a:pt x="1639679" y="406509"/>
                                </a:lnTo>
                                <a:lnTo>
                                  <a:pt x="1620628" y="402699"/>
                                </a:lnTo>
                                <a:lnTo>
                                  <a:pt x="1601527" y="403487"/>
                                </a:lnTo>
                                <a:lnTo>
                                  <a:pt x="1582477" y="402890"/>
                                </a:lnTo>
                                <a:lnTo>
                                  <a:pt x="1563426" y="405671"/>
                                </a:lnTo>
                                <a:lnTo>
                                  <a:pt x="1544325" y="410281"/>
                                </a:lnTo>
                                <a:lnTo>
                                  <a:pt x="1525275" y="407957"/>
                                </a:lnTo>
                                <a:lnTo>
                                  <a:pt x="1506224" y="406166"/>
                                </a:lnTo>
                                <a:lnTo>
                                  <a:pt x="1468073" y="403639"/>
                                </a:lnTo>
                                <a:lnTo>
                                  <a:pt x="1449022" y="403880"/>
                                </a:lnTo>
                                <a:lnTo>
                                  <a:pt x="1429921" y="401404"/>
                                </a:lnTo>
                                <a:lnTo>
                                  <a:pt x="1410871" y="405773"/>
                                </a:lnTo>
                                <a:lnTo>
                                  <a:pt x="1391820" y="405620"/>
                                </a:lnTo>
                                <a:lnTo>
                                  <a:pt x="1372719" y="406116"/>
                                </a:lnTo>
                                <a:lnTo>
                                  <a:pt x="1353669" y="405569"/>
                                </a:lnTo>
                                <a:lnTo>
                                  <a:pt x="1334618" y="404376"/>
                                </a:lnTo>
                                <a:lnTo>
                                  <a:pt x="1315568" y="405125"/>
                                </a:lnTo>
                                <a:lnTo>
                                  <a:pt x="1296467" y="405468"/>
                                </a:lnTo>
                                <a:lnTo>
                                  <a:pt x="1277416" y="406217"/>
                                </a:lnTo>
                                <a:lnTo>
                                  <a:pt x="1258366" y="407906"/>
                                </a:lnTo>
                                <a:lnTo>
                                  <a:pt x="1239265" y="408249"/>
                                </a:lnTo>
                                <a:lnTo>
                                  <a:pt x="1220215" y="409989"/>
                                </a:lnTo>
                                <a:lnTo>
                                  <a:pt x="1201164" y="409735"/>
                                </a:lnTo>
                                <a:lnTo>
                                  <a:pt x="1182063" y="410180"/>
                                </a:lnTo>
                                <a:lnTo>
                                  <a:pt x="1163013" y="407601"/>
                                </a:lnTo>
                                <a:lnTo>
                                  <a:pt x="1143962" y="403829"/>
                                </a:lnTo>
                                <a:lnTo>
                                  <a:pt x="1124861" y="402648"/>
                                </a:lnTo>
                                <a:lnTo>
                                  <a:pt x="1105811" y="400413"/>
                                </a:lnTo>
                                <a:lnTo>
                                  <a:pt x="1086760" y="402699"/>
                                </a:lnTo>
                                <a:lnTo>
                                  <a:pt x="1067672" y="407855"/>
                                </a:lnTo>
                                <a:lnTo>
                                  <a:pt x="1048621" y="407360"/>
                                </a:lnTo>
                                <a:lnTo>
                                  <a:pt x="1029571" y="410675"/>
                                </a:lnTo>
                                <a:lnTo>
                                  <a:pt x="1010521" y="408643"/>
                                </a:lnTo>
                                <a:lnTo>
                                  <a:pt x="991419" y="408503"/>
                                </a:lnTo>
                                <a:lnTo>
                                  <a:pt x="972369" y="405417"/>
                                </a:lnTo>
                                <a:lnTo>
                                  <a:pt x="953319" y="404528"/>
                                </a:lnTo>
                                <a:lnTo>
                                  <a:pt x="934218" y="404922"/>
                                </a:lnTo>
                                <a:lnTo>
                                  <a:pt x="915167" y="403982"/>
                                </a:lnTo>
                                <a:lnTo>
                                  <a:pt x="896117" y="405366"/>
                                </a:lnTo>
                                <a:lnTo>
                                  <a:pt x="877016" y="404376"/>
                                </a:lnTo>
                                <a:lnTo>
                                  <a:pt x="857965" y="402394"/>
                                </a:lnTo>
                                <a:lnTo>
                                  <a:pt x="838915" y="404426"/>
                                </a:lnTo>
                                <a:lnTo>
                                  <a:pt x="819814" y="402547"/>
                                </a:lnTo>
                                <a:lnTo>
                                  <a:pt x="800763" y="402344"/>
                                </a:lnTo>
                                <a:lnTo>
                                  <a:pt x="762612" y="403042"/>
                                </a:lnTo>
                                <a:lnTo>
                                  <a:pt x="743561" y="404236"/>
                                </a:lnTo>
                                <a:lnTo>
                                  <a:pt x="724511" y="405773"/>
                                </a:lnTo>
                                <a:lnTo>
                                  <a:pt x="705410" y="405823"/>
                                </a:lnTo>
                                <a:lnTo>
                                  <a:pt x="686359" y="404325"/>
                                </a:lnTo>
                                <a:lnTo>
                                  <a:pt x="667309" y="403385"/>
                                </a:lnTo>
                                <a:lnTo>
                                  <a:pt x="648259" y="403334"/>
                                </a:lnTo>
                                <a:lnTo>
                                  <a:pt x="629157" y="402598"/>
                                </a:lnTo>
                                <a:lnTo>
                                  <a:pt x="591057" y="402153"/>
                                </a:lnTo>
                                <a:lnTo>
                                  <a:pt x="571955" y="404820"/>
                                </a:lnTo>
                                <a:lnTo>
                                  <a:pt x="552905" y="406166"/>
                                </a:lnTo>
                                <a:lnTo>
                                  <a:pt x="533855" y="408198"/>
                                </a:lnTo>
                                <a:lnTo>
                                  <a:pt x="514754" y="408846"/>
                                </a:lnTo>
                                <a:lnTo>
                                  <a:pt x="495703" y="410129"/>
                                </a:lnTo>
                                <a:lnTo>
                                  <a:pt x="476653" y="412123"/>
                                </a:lnTo>
                                <a:lnTo>
                                  <a:pt x="457564" y="412313"/>
                                </a:lnTo>
                                <a:lnTo>
                                  <a:pt x="438514" y="410586"/>
                                </a:lnTo>
                                <a:lnTo>
                                  <a:pt x="419464" y="411627"/>
                                </a:lnTo>
                                <a:lnTo>
                                  <a:pt x="400362" y="413355"/>
                                </a:lnTo>
                                <a:lnTo>
                                  <a:pt x="381312" y="415641"/>
                                </a:lnTo>
                                <a:lnTo>
                                  <a:pt x="362262" y="415895"/>
                                </a:lnTo>
                                <a:lnTo>
                                  <a:pt x="343160" y="415399"/>
                                </a:lnTo>
                                <a:lnTo>
                                  <a:pt x="324110" y="415488"/>
                                </a:lnTo>
                                <a:lnTo>
                                  <a:pt x="305060" y="417177"/>
                                </a:lnTo>
                                <a:lnTo>
                                  <a:pt x="286009" y="418219"/>
                                </a:lnTo>
                                <a:lnTo>
                                  <a:pt x="266908" y="417228"/>
                                </a:lnTo>
                                <a:lnTo>
                                  <a:pt x="247858" y="418320"/>
                                </a:lnTo>
                                <a:lnTo>
                                  <a:pt x="228807" y="420353"/>
                                </a:lnTo>
                                <a:lnTo>
                                  <a:pt x="190656" y="425369"/>
                                </a:lnTo>
                                <a:lnTo>
                                  <a:pt x="152504" y="427947"/>
                                </a:lnTo>
                                <a:lnTo>
                                  <a:pt x="133454" y="427846"/>
                                </a:lnTo>
                                <a:lnTo>
                                  <a:pt x="114403" y="428735"/>
                                </a:lnTo>
                                <a:lnTo>
                                  <a:pt x="95302" y="429141"/>
                                </a:lnTo>
                                <a:lnTo>
                                  <a:pt x="57201" y="432608"/>
                                </a:lnTo>
                                <a:lnTo>
                                  <a:pt x="38100" y="436177"/>
                                </a:lnTo>
                                <a:lnTo>
                                  <a:pt x="19050" y="438209"/>
                                </a:lnTo>
                                <a:close/>
                              </a:path>
                            </a:pathLst>
                          </a:custGeom>
                          <a:solidFill>
                            <a:srgbClr val="7EA587"/>
                          </a:solidFill>
                        </wps:spPr>
                        <wps:bodyPr wrap="square" lIns="0" tIns="0" rIns="0" bIns="0" rtlCol="0">
                          <a:prstTxWarp prst="textNoShape">
                            <a:avLst/>
                          </a:prstTxWarp>
                          <a:noAutofit/>
                        </wps:bodyPr>
                      </wps:wsp>
                      <wps:wsp>
                        <wps:cNvPr id="41" name="Graphic 41"/>
                        <wps:cNvSpPr/>
                        <wps:spPr>
                          <a:xfrm>
                            <a:off x="2740816" y="284411"/>
                            <a:ext cx="1716405" cy="325755"/>
                          </a:xfrm>
                          <a:custGeom>
                            <a:avLst/>
                            <a:gdLst/>
                            <a:ahLst/>
                            <a:cxnLst/>
                            <a:rect l="l" t="t" r="r" b="b"/>
                            <a:pathLst>
                              <a:path w="1716405" h="325755">
                                <a:moveTo>
                                  <a:pt x="19050" y="325698"/>
                                </a:moveTo>
                                <a:lnTo>
                                  <a:pt x="0" y="325050"/>
                                </a:lnTo>
                                <a:lnTo>
                                  <a:pt x="0" y="309327"/>
                                </a:lnTo>
                                <a:lnTo>
                                  <a:pt x="19050" y="307346"/>
                                </a:lnTo>
                                <a:lnTo>
                                  <a:pt x="38100" y="305949"/>
                                </a:lnTo>
                                <a:lnTo>
                                  <a:pt x="57201" y="304856"/>
                                </a:lnTo>
                                <a:lnTo>
                                  <a:pt x="76252" y="300589"/>
                                </a:lnTo>
                                <a:lnTo>
                                  <a:pt x="95302" y="298405"/>
                                </a:lnTo>
                                <a:lnTo>
                                  <a:pt x="114403" y="294785"/>
                                </a:lnTo>
                                <a:lnTo>
                                  <a:pt x="133454" y="293147"/>
                                </a:lnTo>
                                <a:lnTo>
                                  <a:pt x="152504" y="289032"/>
                                </a:lnTo>
                                <a:lnTo>
                                  <a:pt x="171605" y="286162"/>
                                </a:lnTo>
                                <a:lnTo>
                                  <a:pt x="190656" y="282733"/>
                                </a:lnTo>
                                <a:lnTo>
                                  <a:pt x="209706" y="281640"/>
                                </a:lnTo>
                                <a:lnTo>
                                  <a:pt x="228807" y="277132"/>
                                </a:lnTo>
                                <a:lnTo>
                                  <a:pt x="247858" y="278224"/>
                                </a:lnTo>
                                <a:lnTo>
                                  <a:pt x="266908" y="276878"/>
                                </a:lnTo>
                                <a:lnTo>
                                  <a:pt x="286009" y="273703"/>
                                </a:lnTo>
                                <a:lnTo>
                                  <a:pt x="305060" y="272064"/>
                                </a:lnTo>
                                <a:lnTo>
                                  <a:pt x="324110" y="267657"/>
                                </a:lnTo>
                                <a:lnTo>
                                  <a:pt x="343160" y="264724"/>
                                </a:lnTo>
                                <a:lnTo>
                                  <a:pt x="362262" y="260406"/>
                                </a:lnTo>
                                <a:lnTo>
                                  <a:pt x="381312" y="254411"/>
                                </a:lnTo>
                                <a:lnTo>
                                  <a:pt x="400362" y="251376"/>
                                </a:lnTo>
                                <a:lnTo>
                                  <a:pt x="419464" y="251134"/>
                                </a:lnTo>
                                <a:lnTo>
                                  <a:pt x="438514" y="250042"/>
                                </a:lnTo>
                                <a:lnTo>
                                  <a:pt x="457564" y="247705"/>
                                </a:lnTo>
                                <a:lnTo>
                                  <a:pt x="476653" y="244683"/>
                                </a:lnTo>
                                <a:lnTo>
                                  <a:pt x="495703" y="239374"/>
                                </a:lnTo>
                                <a:lnTo>
                                  <a:pt x="514754" y="233773"/>
                                </a:lnTo>
                                <a:lnTo>
                                  <a:pt x="533855" y="230547"/>
                                </a:lnTo>
                                <a:lnTo>
                                  <a:pt x="552905" y="227918"/>
                                </a:lnTo>
                                <a:lnTo>
                                  <a:pt x="571955" y="224337"/>
                                </a:lnTo>
                                <a:lnTo>
                                  <a:pt x="610107" y="219981"/>
                                </a:lnTo>
                                <a:lnTo>
                                  <a:pt x="629157" y="216056"/>
                                </a:lnTo>
                                <a:lnTo>
                                  <a:pt x="648259" y="211395"/>
                                </a:lnTo>
                                <a:lnTo>
                                  <a:pt x="667309" y="209554"/>
                                </a:lnTo>
                                <a:lnTo>
                                  <a:pt x="686359" y="207077"/>
                                </a:lnTo>
                                <a:lnTo>
                                  <a:pt x="705410" y="201172"/>
                                </a:lnTo>
                                <a:lnTo>
                                  <a:pt x="724511" y="197057"/>
                                </a:lnTo>
                                <a:lnTo>
                                  <a:pt x="743561" y="191507"/>
                                </a:lnTo>
                                <a:lnTo>
                                  <a:pt x="762612" y="188624"/>
                                </a:lnTo>
                                <a:lnTo>
                                  <a:pt x="781713" y="185398"/>
                                </a:lnTo>
                                <a:lnTo>
                                  <a:pt x="800763" y="183518"/>
                                </a:lnTo>
                                <a:lnTo>
                                  <a:pt x="819814" y="177613"/>
                                </a:lnTo>
                                <a:lnTo>
                                  <a:pt x="838915" y="169522"/>
                                </a:lnTo>
                                <a:lnTo>
                                  <a:pt x="857965" y="165154"/>
                                </a:lnTo>
                                <a:lnTo>
                                  <a:pt x="877016" y="161928"/>
                                </a:lnTo>
                                <a:lnTo>
                                  <a:pt x="896117" y="159997"/>
                                </a:lnTo>
                                <a:lnTo>
                                  <a:pt x="915167" y="160150"/>
                                </a:lnTo>
                                <a:lnTo>
                                  <a:pt x="934218" y="155984"/>
                                </a:lnTo>
                                <a:lnTo>
                                  <a:pt x="953319" y="153101"/>
                                </a:lnTo>
                                <a:lnTo>
                                  <a:pt x="972369" y="147996"/>
                                </a:lnTo>
                                <a:lnTo>
                                  <a:pt x="991419" y="140502"/>
                                </a:lnTo>
                                <a:lnTo>
                                  <a:pt x="1010521" y="135092"/>
                                </a:lnTo>
                                <a:lnTo>
                                  <a:pt x="1029571" y="131574"/>
                                </a:lnTo>
                                <a:lnTo>
                                  <a:pt x="1048621" y="125719"/>
                                </a:lnTo>
                                <a:lnTo>
                                  <a:pt x="1067672" y="120157"/>
                                </a:lnTo>
                                <a:lnTo>
                                  <a:pt x="1086760" y="117083"/>
                                </a:lnTo>
                                <a:lnTo>
                                  <a:pt x="1105811" y="115699"/>
                                </a:lnTo>
                                <a:lnTo>
                                  <a:pt x="1124861" y="110289"/>
                                </a:lnTo>
                                <a:lnTo>
                                  <a:pt x="1143962" y="105526"/>
                                </a:lnTo>
                                <a:lnTo>
                                  <a:pt x="1163013" y="101957"/>
                                </a:lnTo>
                                <a:lnTo>
                                  <a:pt x="1182063" y="96255"/>
                                </a:lnTo>
                                <a:lnTo>
                                  <a:pt x="1201164" y="90248"/>
                                </a:lnTo>
                                <a:lnTo>
                                  <a:pt x="1220215" y="86628"/>
                                </a:lnTo>
                                <a:lnTo>
                                  <a:pt x="1239265" y="85777"/>
                                </a:lnTo>
                                <a:lnTo>
                                  <a:pt x="1258366" y="80379"/>
                                </a:lnTo>
                                <a:lnTo>
                                  <a:pt x="1277416" y="76900"/>
                                </a:lnTo>
                                <a:lnTo>
                                  <a:pt x="1296467" y="72683"/>
                                </a:lnTo>
                                <a:lnTo>
                                  <a:pt x="1315568" y="67222"/>
                                </a:lnTo>
                                <a:lnTo>
                                  <a:pt x="1334618" y="62764"/>
                                </a:lnTo>
                                <a:lnTo>
                                  <a:pt x="1353669" y="59437"/>
                                </a:lnTo>
                                <a:lnTo>
                                  <a:pt x="1372719" y="59437"/>
                                </a:lnTo>
                                <a:lnTo>
                                  <a:pt x="1391820" y="55919"/>
                                </a:lnTo>
                                <a:lnTo>
                                  <a:pt x="1410871" y="48273"/>
                                </a:lnTo>
                                <a:lnTo>
                                  <a:pt x="1429921" y="47283"/>
                                </a:lnTo>
                                <a:lnTo>
                                  <a:pt x="1449022" y="42812"/>
                                </a:lnTo>
                                <a:lnTo>
                                  <a:pt x="1468073" y="40234"/>
                                </a:lnTo>
                                <a:lnTo>
                                  <a:pt x="1487123" y="35624"/>
                                </a:lnTo>
                                <a:lnTo>
                                  <a:pt x="1506224" y="31953"/>
                                </a:lnTo>
                                <a:lnTo>
                                  <a:pt x="1525275" y="28727"/>
                                </a:lnTo>
                                <a:lnTo>
                                  <a:pt x="1544325" y="25997"/>
                                </a:lnTo>
                                <a:lnTo>
                                  <a:pt x="1563426" y="24460"/>
                                </a:lnTo>
                                <a:lnTo>
                                  <a:pt x="1582477" y="21336"/>
                                </a:lnTo>
                                <a:lnTo>
                                  <a:pt x="1601527" y="19050"/>
                                </a:lnTo>
                                <a:lnTo>
                                  <a:pt x="1639679" y="10769"/>
                                </a:lnTo>
                                <a:lnTo>
                                  <a:pt x="1658729" y="9436"/>
                                </a:lnTo>
                                <a:lnTo>
                                  <a:pt x="1677830" y="4622"/>
                                </a:lnTo>
                                <a:lnTo>
                                  <a:pt x="1715918" y="0"/>
                                </a:lnTo>
                                <a:lnTo>
                                  <a:pt x="1715918" y="196663"/>
                                </a:lnTo>
                                <a:lnTo>
                                  <a:pt x="1677830" y="195075"/>
                                </a:lnTo>
                                <a:lnTo>
                                  <a:pt x="1658729" y="192789"/>
                                </a:lnTo>
                                <a:lnTo>
                                  <a:pt x="1639679" y="194580"/>
                                </a:lnTo>
                                <a:lnTo>
                                  <a:pt x="1620628" y="191748"/>
                                </a:lnTo>
                                <a:lnTo>
                                  <a:pt x="1601527" y="192840"/>
                                </a:lnTo>
                                <a:lnTo>
                                  <a:pt x="1582477" y="192739"/>
                                </a:lnTo>
                                <a:lnTo>
                                  <a:pt x="1544325" y="204550"/>
                                </a:lnTo>
                                <a:lnTo>
                                  <a:pt x="1525275" y="202657"/>
                                </a:lnTo>
                                <a:lnTo>
                                  <a:pt x="1506224" y="202213"/>
                                </a:lnTo>
                                <a:lnTo>
                                  <a:pt x="1487123" y="202911"/>
                                </a:lnTo>
                                <a:lnTo>
                                  <a:pt x="1468073" y="203204"/>
                                </a:lnTo>
                                <a:lnTo>
                                  <a:pt x="1449022" y="206976"/>
                                </a:lnTo>
                                <a:lnTo>
                                  <a:pt x="1429921" y="203204"/>
                                </a:lnTo>
                                <a:lnTo>
                                  <a:pt x="1410871" y="209058"/>
                                </a:lnTo>
                                <a:lnTo>
                                  <a:pt x="1372719" y="211395"/>
                                </a:lnTo>
                                <a:lnTo>
                                  <a:pt x="1353669" y="211941"/>
                                </a:lnTo>
                                <a:lnTo>
                                  <a:pt x="1334618" y="211344"/>
                                </a:lnTo>
                                <a:lnTo>
                                  <a:pt x="1315568" y="213630"/>
                                </a:lnTo>
                                <a:lnTo>
                                  <a:pt x="1296467" y="215358"/>
                                </a:lnTo>
                                <a:lnTo>
                                  <a:pt x="1277416" y="218037"/>
                                </a:lnTo>
                                <a:lnTo>
                                  <a:pt x="1258366" y="221670"/>
                                </a:lnTo>
                                <a:lnTo>
                                  <a:pt x="1239265" y="224095"/>
                                </a:lnTo>
                                <a:lnTo>
                                  <a:pt x="1220215" y="228210"/>
                                </a:lnTo>
                                <a:lnTo>
                                  <a:pt x="1201164" y="229607"/>
                                </a:lnTo>
                                <a:lnTo>
                                  <a:pt x="1182063" y="232135"/>
                                </a:lnTo>
                                <a:lnTo>
                                  <a:pt x="1143962" y="227474"/>
                                </a:lnTo>
                                <a:lnTo>
                                  <a:pt x="1124861" y="227067"/>
                                </a:lnTo>
                                <a:lnTo>
                                  <a:pt x="1105811" y="225632"/>
                                </a:lnTo>
                                <a:lnTo>
                                  <a:pt x="1086760" y="229252"/>
                                </a:lnTo>
                                <a:lnTo>
                                  <a:pt x="1067672" y="237189"/>
                                </a:lnTo>
                                <a:lnTo>
                                  <a:pt x="1048621" y="238485"/>
                                </a:lnTo>
                                <a:lnTo>
                                  <a:pt x="1029571" y="244390"/>
                                </a:lnTo>
                                <a:lnTo>
                                  <a:pt x="1010521" y="243489"/>
                                </a:lnTo>
                                <a:lnTo>
                                  <a:pt x="991419" y="243794"/>
                                </a:lnTo>
                                <a:lnTo>
                                  <a:pt x="972369" y="241762"/>
                                </a:lnTo>
                                <a:lnTo>
                                  <a:pt x="953319" y="241711"/>
                                </a:lnTo>
                                <a:lnTo>
                                  <a:pt x="934218" y="244479"/>
                                </a:lnTo>
                                <a:lnTo>
                                  <a:pt x="915167" y="244340"/>
                                </a:lnTo>
                                <a:lnTo>
                                  <a:pt x="896117" y="247159"/>
                                </a:lnTo>
                                <a:lnTo>
                                  <a:pt x="877016" y="246321"/>
                                </a:lnTo>
                                <a:lnTo>
                                  <a:pt x="857965" y="244035"/>
                                </a:lnTo>
                                <a:lnTo>
                                  <a:pt x="838915" y="247261"/>
                                </a:lnTo>
                                <a:lnTo>
                                  <a:pt x="781713" y="248848"/>
                                </a:lnTo>
                                <a:lnTo>
                                  <a:pt x="743561" y="253560"/>
                                </a:lnTo>
                                <a:lnTo>
                                  <a:pt x="724511" y="256938"/>
                                </a:lnTo>
                                <a:lnTo>
                                  <a:pt x="686359" y="257281"/>
                                </a:lnTo>
                                <a:lnTo>
                                  <a:pt x="667309" y="256087"/>
                                </a:lnTo>
                                <a:lnTo>
                                  <a:pt x="648259" y="256494"/>
                                </a:lnTo>
                                <a:lnTo>
                                  <a:pt x="610107" y="256341"/>
                                </a:lnTo>
                                <a:lnTo>
                                  <a:pt x="591057" y="257332"/>
                                </a:lnTo>
                                <a:lnTo>
                                  <a:pt x="571955" y="261447"/>
                                </a:lnTo>
                                <a:lnTo>
                                  <a:pt x="514754" y="270032"/>
                                </a:lnTo>
                                <a:lnTo>
                                  <a:pt x="495703" y="273550"/>
                                </a:lnTo>
                                <a:lnTo>
                                  <a:pt x="476653" y="278313"/>
                                </a:lnTo>
                                <a:lnTo>
                                  <a:pt x="457564" y="279265"/>
                                </a:lnTo>
                                <a:lnTo>
                                  <a:pt x="438514" y="276687"/>
                                </a:lnTo>
                                <a:lnTo>
                                  <a:pt x="419464" y="278859"/>
                                </a:lnTo>
                                <a:lnTo>
                                  <a:pt x="400362" y="281793"/>
                                </a:lnTo>
                                <a:lnTo>
                                  <a:pt x="381312" y="286111"/>
                                </a:lnTo>
                                <a:lnTo>
                                  <a:pt x="362262" y="287394"/>
                                </a:lnTo>
                                <a:lnTo>
                                  <a:pt x="343160" y="287838"/>
                                </a:lnTo>
                                <a:lnTo>
                                  <a:pt x="324110" y="289083"/>
                                </a:lnTo>
                                <a:lnTo>
                                  <a:pt x="305060" y="292359"/>
                                </a:lnTo>
                                <a:lnTo>
                                  <a:pt x="286009" y="293502"/>
                                </a:lnTo>
                                <a:lnTo>
                                  <a:pt x="266908" y="292804"/>
                                </a:lnTo>
                                <a:lnTo>
                                  <a:pt x="247858" y="294188"/>
                                </a:lnTo>
                                <a:lnTo>
                                  <a:pt x="228807" y="296779"/>
                                </a:lnTo>
                                <a:lnTo>
                                  <a:pt x="209706" y="301135"/>
                                </a:lnTo>
                                <a:lnTo>
                                  <a:pt x="190656" y="304412"/>
                                </a:lnTo>
                                <a:lnTo>
                                  <a:pt x="171605" y="306850"/>
                                </a:lnTo>
                                <a:lnTo>
                                  <a:pt x="152504" y="309022"/>
                                </a:lnTo>
                                <a:lnTo>
                                  <a:pt x="95302" y="313289"/>
                                </a:lnTo>
                                <a:lnTo>
                                  <a:pt x="76252" y="315372"/>
                                </a:lnTo>
                                <a:lnTo>
                                  <a:pt x="57201" y="318509"/>
                                </a:lnTo>
                                <a:lnTo>
                                  <a:pt x="38100" y="322764"/>
                                </a:lnTo>
                                <a:lnTo>
                                  <a:pt x="19050" y="325698"/>
                                </a:lnTo>
                                <a:close/>
                              </a:path>
                            </a:pathLst>
                          </a:custGeom>
                          <a:solidFill>
                            <a:srgbClr val="DDB166"/>
                          </a:solidFill>
                        </wps:spPr>
                        <wps:bodyPr wrap="square" lIns="0" tIns="0" rIns="0" bIns="0" rtlCol="0">
                          <a:prstTxWarp prst="textNoShape">
                            <a:avLst/>
                          </a:prstTxWarp>
                          <a:noAutofit/>
                        </wps:bodyPr>
                      </wps:wsp>
                      <wps:wsp>
                        <wps:cNvPr id="42" name="Graphic 42"/>
                        <wps:cNvSpPr/>
                        <wps:spPr>
                          <a:xfrm>
                            <a:off x="2740814" y="310716"/>
                            <a:ext cx="1716405" cy="296545"/>
                          </a:xfrm>
                          <a:custGeom>
                            <a:avLst/>
                            <a:gdLst/>
                            <a:ahLst/>
                            <a:cxnLst/>
                            <a:rect l="l" t="t" r="r" b="b"/>
                            <a:pathLst>
                              <a:path w="1716405" h="296545">
                                <a:moveTo>
                                  <a:pt x="1715909" y="0"/>
                                </a:moveTo>
                                <a:lnTo>
                                  <a:pt x="1677822" y="4064"/>
                                </a:lnTo>
                                <a:lnTo>
                                  <a:pt x="1658721" y="8077"/>
                                </a:lnTo>
                                <a:lnTo>
                                  <a:pt x="1639671" y="8928"/>
                                </a:lnTo>
                                <a:lnTo>
                                  <a:pt x="1601520" y="15328"/>
                                </a:lnTo>
                                <a:lnTo>
                                  <a:pt x="1582470" y="17018"/>
                                </a:lnTo>
                                <a:lnTo>
                                  <a:pt x="1563420" y="20193"/>
                                </a:lnTo>
                                <a:lnTo>
                                  <a:pt x="1525270" y="24104"/>
                                </a:lnTo>
                                <a:lnTo>
                                  <a:pt x="1487119" y="29756"/>
                                </a:lnTo>
                                <a:lnTo>
                                  <a:pt x="1468069" y="33731"/>
                                </a:lnTo>
                                <a:lnTo>
                                  <a:pt x="1449019" y="35915"/>
                                </a:lnTo>
                                <a:lnTo>
                                  <a:pt x="1429918" y="39484"/>
                                </a:lnTo>
                                <a:lnTo>
                                  <a:pt x="1410868" y="40779"/>
                                </a:lnTo>
                                <a:lnTo>
                                  <a:pt x="1391818" y="48310"/>
                                </a:lnTo>
                                <a:lnTo>
                                  <a:pt x="1372717" y="51435"/>
                                </a:lnTo>
                                <a:lnTo>
                                  <a:pt x="1353667" y="51346"/>
                                </a:lnTo>
                                <a:lnTo>
                                  <a:pt x="1334617" y="54076"/>
                                </a:lnTo>
                                <a:lnTo>
                                  <a:pt x="1315567" y="58089"/>
                                </a:lnTo>
                                <a:lnTo>
                                  <a:pt x="1296466" y="62649"/>
                                </a:lnTo>
                                <a:lnTo>
                                  <a:pt x="1277416" y="66522"/>
                                </a:lnTo>
                                <a:lnTo>
                                  <a:pt x="1258366" y="68808"/>
                                </a:lnTo>
                                <a:lnTo>
                                  <a:pt x="1239266" y="73710"/>
                                </a:lnTo>
                                <a:lnTo>
                                  <a:pt x="1220216" y="74256"/>
                                </a:lnTo>
                                <a:lnTo>
                                  <a:pt x="1201166" y="77889"/>
                                </a:lnTo>
                                <a:lnTo>
                                  <a:pt x="1182065" y="83286"/>
                                </a:lnTo>
                                <a:lnTo>
                                  <a:pt x="1163015" y="88404"/>
                                </a:lnTo>
                                <a:lnTo>
                                  <a:pt x="1143952" y="91325"/>
                                </a:lnTo>
                                <a:lnTo>
                                  <a:pt x="1124851" y="95250"/>
                                </a:lnTo>
                                <a:lnTo>
                                  <a:pt x="1105801" y="99809"/>
                                </a:lnTo>
                                <a:lnTo>
                                  <a:pt x="1086751" y="101346"/>
                                </a:lnTo>
                                <a:lnTo>
                                  <a:pt x="1067663" y="104025"/>
                                </a:lnTo>
                                <a:lnTo>
                                  <a:pt x="1048613" y="109181"/>
                                </a:lnTo>
                                <a:lnTo>
                                  <a:pt x="1029563" y="115189"/>
                                </a:lnTo>
                                <a:lnTo>
                                  <a:pt x="1010513" y="118021"/>
                                </a:lnTo>
                                <a:lnTo>
                                  <a:pt x="991412" y="122580"/>
                                </a:lnTo>
                                <a:lnTo>
                                  <a:pt x="972362" y="129527"/>
                                </a:lnTo>
                                <a:lnTo>
                                  <a:pt x="953312" y="134340"/>
                                </a:lnTo>
                                <a:lnTo>
                                  <a:pt x="934212" y="136867"/>
                                </a:lnTo>
                                <a:lnTo>
                                  <a:pt x="915162" y="140601"/>
                                </a:lnTo>
                                <a:lnTo>
                                  <a:pt x="896112" y="140157"/>
                                </a:lnTo>
                                <a:lnTo>
                                  <a:pt x="877011" y="141897"/>
                                </a:lnTo>
                                <a:lnTo>
                                  <a:pt x="857961" y="145211"/>
                                </a:lnTo>
                                <a:lnTo>
                                  <a:pt x="838911" y="149377"/>
                                </a:lnTo>
                                <a:lnTo>
                                  <a:pt x="819810" y="156768"/>
                                </a:lnTo>
                                <a:lnTo>
                                  <a:pt x="800760" y="162433"/>
                                </a:lnTo>
                                <a:lnTo>
                                  <a:pt x="781710" y="164414"/>
                                </a:lnTo>
                                <a:lnTo>
                                  <a:pt x="743559" y="170421"/>
                                </a:lnTo>
                                <a:lnTo>
                                  <a:pt x="724509" y="176022"/>
                                </a:lnTo>
                                <a:lnTo>
                                  <a:pt x="705408" y="179895"/>
                                </a:lnTo>
                                <a:lnTo>
                                  <a:pt x="686358" y="185305"/>
                                </a:lnTo>
                                <a:lnTo>
                                  <a:pt x="667308" y="187731"/>
                                </a:lnTo>
                                <a:lnTo>
                                  <a:pt x="648258" y="189522"/>
                                </a:lnTo>
                                <a:lnTo>
                                  <a:pt x="629158" y="193878"/>
                                </a:lnTo>
                                <a:lnTo>
                                  <a:pt x="610108" y="197459"/>
                                </a:lnTo>
                                <a:lnTo>
                                  <a:pt x="571957" y="201764"/>
                                </a:lnTo>
                                <a:lnTo>
                                  <a:pt x="552907" y="205346"/>
                                </a:lnTo>
                                <a:lnTo>
                                  <a:pt x="533857" y="208026"/>
                                </a:lnTo>
                                <a:lnTo>
                                  <a:pt x="514743" y="211150"/>
                                </a:lnTo>
                                <a:lnTo>
                                  <a:pt x="495693" y="216750"/>
                                </a:lnTo>
                                <a:lnTo>
                                  <a:pt x="476643" y="221564"/>
                                </a:lnTo>
                                <a:lnTo>
                                  <a:pt x="457555" y="224637"/>
                                </a:lnTo>
                                <a:lnTo>
                                  <a:pt x="438505" y="226275"/>
                                </a:lnTo>
                                <a:lnTo>
                                  <a:pt x="419455" y="227571"/>
                                </a:lnTo>
                                <a:lnTo>
                                  <a:pt x="400354" y="228066"/>
                                </a:lnTo>
                                <a:lnTo>
                                  <a:pt x="381304" y="231190"/>
                                </a:lnTo>
                                <a:lnTo>
                                  <a:pt x="362254" y="237185"/>
                                </a:lnTo>
                                <a:lnTo>
                                  <a:pt x="343154" y="241655"/>
                                </a:lnTo>
                                <a:lnTo>
                                  <a:pt x="324104" y="244538"/>
                                </a:lnTo>
                                <a:lnTo>
                                  <a:pt x="305054" y="248894"/>
                                </a:lnTo>
                                <a:lnTo>
                                  <a:pt x="286004" y="251028"/>
                                </a:lnTo>
                                <a:lnTo>
                                  <a:pt x="266903" y="254254"/>
                                </a:lnTo>
                                <a:lnTo>
                                  <a:pt x="247853" y="255346"/>
                                </a:lnTo>
                                <a:lnTo>
                                  <a:pt x="228803" y="254508"/>
                                </a:lnTo>
                                <a:lnTo>
                                  <a:pt x="209702" y="259168"/>
                                </a:lnTo>
                                <a:lnTo>
                                  <a:pt x="190652" y="260464"/>
                                </a:lnTo>
                                <a:lnTo>
                                  <a:pt x="171602" y="263880"/>
                                </a:lnTo>
                                <a:lnTo>
                                  <a:pt x="152501" y="266814"/>
                                </a:lnTo>
                                <a:lnTo>
                                  <a:pt x="133451" y="270573"/>
                                </a:lnTo>
                                <a:lnTo>
                                  <a:pt x="114401" y="272415"/>
                                </a:lnTo>
                                <a:lnTo>
                                  <a:pt x="95300" y="275488"/>
                                </a:lnTo>
                                <a:lnTo>
                                  <a:pt x="76250" y="277964"/>
                                </a:lnTo>
                                <a:lnTo>
                                  <a:pt x="57200" y="281444"/>
                                </a:lnTo>
                                <a:lnTo>
                                  <a:pt x="38100" y="283184"/>
                                </a:lnTo>
                                <a:lnTo>
                                  <a:pt x="19050" y="284518"/>
                                </a:lnTo>
                                <a:lnTo>
                                  <a:pt x="0" y="286854"/>
                                </a:lnTo>
                                <a:lnTo>
                                  <a:pt x="0" y="294932"/>
                                </a:lnTo>
                                <a:lnTo>
                                  <a:pt x="19050" y="295922"/>
                                </a:lnTo>
                                <a:lnTo>
                                  <a:pt x="38100" y="292950"/>
                                </a:lnTo>
                                <a:lnTo>
                                  <a:pt x="57200" y="289331"/>
                                </a:lnTo>
                                <a:lnTo>
                                  <a:pt x="76250" y="285407"/>
                                </a:lnTo>
                                <a:lnTo>
                                  <a:pt x="95300" y="283578"/>
                                </a:lnTo>
                                <a:lnTo>
                                  <a:pt x="95542" y="283552"/>
                                </a:lnTo>
                                <a:lnTo>
                                  <a:pt x="114401" y="281736"/>
                                </a:lnTo>
                                <a:lnTo>
                                  <a:pt x="133451" y="280403"/>
                                </a:lnTo>
                                <a:lnTo>
                                  <a:pt x="152501" y="278663"/>
                                </a:lnTo>
                                <a:lnTo>
                                  <a:pt x="190652" y="274154"/>
                                </a:lnTo>
                                <a:lnTo>
                                  <a:pt x="209702" y="271030"/>
                                </a:lnTo>
                                <a:lnTo>
                                  <a:pt x="228803" y="266814"/>
                                </a:lnTo>
                                <a:lnTo>
                                  <a:pt x="247853" y="264528"/>
                                </a:lnTo>
                                <a:lnTo>
                                  <a:pt x="266903" y="262839"/>
                                </a:lnTo>
                                <a:lnTo>
                                  <a:pt x="286004" y="263588"/>
                                </a:lnTo>
                                <a:lnTo>
                                  <a:pt x="305054" y="262890"/>
                                </a:lnTo>
                                <a:lnTo>
                                  <a:pt x="324104" y="259664"/>
                                </a:lnTo>
                                <a:lnTo>
                                  <a:pt x="343154" y="258330"/>
                                </a:lnTo>
                                <a:lnTo>
                                  <a:pt x="362254" y="258025"/>
                                </a:lnTo>
                                <a:lnTo>
                                  <a:pt x="381304" y="256692"/>
                                </a:lnTo>
                                <a:lnTo>
                                  <a:pt x="400354" y="252526"/>
                                </a:lnTo>
                                <a:lnTo>
                                  <a:pt x="419455" y="249847"/>
                                </a:lnTo>
                                <a:lnTo>
                                  <a:pt x="438505" y="247853"/>
                                </a:lnTo>
                                <a:lnTo>
                                  <a:pt x="457555" y="249745"/>
                                </a:lnTo>
                                <a:lnTo>
                                  <a:pt x="476643" y="248843"/>
                                </a:lnTo>
                                <a:lnTo>
                                  <a:pt x="495693" y="243535"/>
                                </a:lnTo>
                                <a:lnTo>
                                  <a:pt x="514743" y="240017"/>
                                </a:lnTo>
                                <a:lnTo>
                                  <a:pt x="571957" y="231432"/>
                                </a:lnTo>
                                <a:lnTo>
                                  <a:pt x="591058" y="227164"/>
                                </a:lnTo>
                                <a:lnTo>
                                  <a:pt x="610108" y="226275"/>
                                </a:lnTo>
                                <a:lnTo>
                                  <a:pt x="667308" y="225336"/>
                                </a:lnTo>
                                <a:lnTo>
                                  <a:pt x="686358" y="226428"/>
                                </a:lnTo>
                                <a:lnTo>
                                  <a:pt x="705408" y="225780"/>
                                </a:lnTo>
                                <a:lnTo>
                                  <a:pt x="724509" y="225386"/>
                                </a:lnTo>
                                <a:lnTo>
                                  <a:pt x="743559" y="222059"/>
                                </a:lnTo>
                                <a:lnTo>
                                  <a:pt x="781710" y="217297"/>
                                </a:lnTo>
                                <a:lnTo>
                                  <a:pt x="819810" y="214566"/>
                                </a:lnTo>
                                <a:lnTo>
                                  <a:pt x="838911" y="214820"/>
                                </a:lnTo>
                                <a:lnTo>
                                  <a:pt x="857961" y="211442"/>
                                </a:lnTo>
                                <a:lnTo>
                                  <a:pt x="877011" y="213829"/>
                                </a:lnTo>
                                <a:lnTo>
                                  <a:pt x="896112" y="214376"/>
                                </a:lnTo>
                                <a:lnTo>
                                  <a:pt x="915162" y="211289"/>
                                </a:lnTo>
                                <a:lnTo>
                                  <a:pt x="934212" y="210947"/>
                                </a:lnTo>
                                <a:lnTo>
                                  <a:pt x="953312" y="207873"/>
                                </a:lnTo>
                                <a:lnTo>
                                  <a:pt x="972362" y="207619"/>
                                </a:lnTo>
                                <a:lnTo>
                                  <a:pt x="991412" y="209118"/>
                                </a:lnTo>
                                <a:lnTo>
                                  <a:pt x="1010513" y="207975"/>
                                </a:lnTo>
                                <a:lnTo>
                                  <a:pt x="1029563" y="208165"/>
                                </a:lnTo>
                                <a:lnTo>
                                  <a:pt x="1048613" y="202412"/>
                                </a:lnTo>
                                <a:lnTo>
                                  <a:pt x="1067663" y="200774"/>
                                </a:lnTo>
                                <a:lnTo>
                                  <a:pt x="1086751" y="192392"/>
                                </a:lnTo>
                                <a:lnTo>
                                  <a:pt x="1105801" y="188925"/>
                                </a:lnTo>
                                <a:lnTo>
                                  <a:pt x="1124851" y="189471"/>
                                </a:lnTo>
                                <a:lnTo>
                                  <a:pt x="1143952" y="189064"/>
                                </a:lnTo>
                                <a:lnTo>
                                  <a:pt x="1182065" y="192493"/>
                                </a:lnTo>
                                <a:lnTo>
                                  <a:pt x="1201166" y="189369"/>
                                </a:lnTo>
                                <a:lnTo>
                                  <a:pt x="1220216" y="187972"/>
                                </a:lnTo>
                                <a:lnTo>
                                  <a:pt x="1239266" y="183565"/>
                                </a:lnTo>
                                <a:lnTo>
                                  <a:pt x="1258366" y="180632"/>
                                </a:lnTo>
                                <a:lnTo>
                                  <a:pt x="1277416" y="175818"/>
                                </a:lnTo>
                                <a:lnTo>
                                  <a:pt x="1296466" y="172745"/>
                                </a:lnTo>
                                <a:lnTo>
                                  <a:pt x="1334617" y="167436"/>
                                </a:lnTo>
                                <a:lnTo>
                                  <a:pt x="1353667" y="167386"/>
                                </a:lnTo>
                                <a:lnTo>
                                  <a:pt x="1372717" y="166801"/>
                                </a:lnTo>
                                <a:lnTo>
                                  <a:pt x="1391818" y="165163"/>
                                </a:lnTo>
                                <a:lnTo>
                                  <a:pt x="1410868" y="164020"/>
                                </a:lnTo>
                                <a:lnTo>
                                  <a:pt x="1429918" y="158407"/>
                                </a:lnTo>
                                <a:lnTo>
                                  <a:pt x="1449019" y="161290"/>
                                </a:lnTo>
                                <a:lnTo>
                                  <a:pt x="1468069" y="157175"/>
                                </a:lnTo>
                                <a:lnTo>
                                  <a:pt x="1487119" y="156184"/>
                                </a:lnTo>
                                <a:lnTo>
                                  <a:pt x="1506220" y="154889"/>
                                </a:lnTo>
                                <a:lnTo>
                                  <a:pt x="1525270" y="154686"/>
                                </a:lnTo>
                                <a:lnTo>
                                  <a:pt x="1544320" y="156133"/>
                                </a:lnTo>
                                <a:lnTo>
                                  <a:pt x="1582470" y="144475"/>
                                </a:lnTo>
                                <a:lnTo>
                                  <a:pt x="1601520" y="143979"/>
                                </a:lnTo>
                                <a:lnTo>
                                  <a:pt x="1620621" y="141986"/>
                                </a:lnTo>
                                <a:lnTo>
                                  <a:pt x="1639671" y="143827"/>
                                </a:lnTo>
                                <a:lnTo>
                                  <a:pt x="1658721" y="141541"/>
                                </a:lnTo>
                                <a:lnTo>
                                  <a:pt x="1677822" y="142989"/>
                                </a:lnTo>
                                <a:lnTo>
                                  <a:pt x="1715909" y="144068"/>
                                </a:lnTo>
                                <a:lnTo>
                                  <a:pt x="1715909" y="111671"/>
                                </a:lnTo>
                                <a:lnTo>
                                  <a:pt x="1715909" y="110032"/>
                                </a:lnTo>
                                <a:lnTo>
                                  <a:pt x="1715909" y="34023"/>
                                </a:lnTo>
                                <a:lnTo>
                                  <a:pt x="1715909" y="32385"/>
                                </a:lnTo>
                                <a:lnTo>
                                  <a:pt x="1715909" y="0"/>
                                </a:lnTo>
                                <a:close/>
                              </a:path>
                            </a:pathLst>
                          </a:custGeom>
                          <a:solidFill>
                            <a:srgbClr val="D88A64"/>
                          </a:solidFill>
                        </wps:spPr>
                        <wps:bodyPr wrap="square" lIns="0" tIns="0" rIns="0" bIns="0" rtlCol="0">
                          <a:prstTxWarp prst="textNoShape">
                            <a:avLst/>
                          </a:prstTxWarp>
                          <a:noAutofit/>
                        </wps:bodyPr>
                      </wps:wsp>
                      <wps:wsp>
                        <wps:cNvPr id="43" name="Graphic 43"/>
                        <wps:cNvSpPr/>
                        <wps:spPr>
                          <a:xfrm>
                            <a:off x="2740816" y="382749"/>
                            <a:ext cx="1716405" cy="219075"/>
                          </a:xfrm>
                          <a:custGeom>
                            <a:avLst/>
                            <a:gdLst/>
                            <a:ahLst/>
                            <a:cxnLst/>
                            <a:rect l="l" t="t" r="r" b="b"/>
                            <a:pathLst>
                              <a:path w="1716405" h="219075">
                                <a:moveTo>
                                  <a:pt x="0" y="218825"/>
                                </a:moveTo>
                                <a:lnTo>
                                  <a:pt x="19050" y="218177"/>
                                </a:lnTo>
                                <a:lnTo>
                                  <a:pt x="38100" y="215993"/>
                                </a:lnTo>
                                <a:lnTo>
                                  <a:pt x="57201" y="213313"/>
                                </a:lnTo>
                                <a:lnTo>
                                  <a:pt x="76252" y="209643"/>
                                </a:lnTo>
                                <a:lnTo>
                                  <a:pt x="95302" y="207509"/>
                                </a:lnTo>
                                <a:lnTo>
                                  <a:pt x="114403" y="205032"/>
                                </a:lnTo>
                                <a:lnTo>
                                  <a:pt x="133454" y="203445"/>
                                </a:lnTo>
                                <a:lnTo>
                                  <a:pt x="152504" y="200714"/>
                                </a:lnTo>
                                <a:lnTo>
                                  <a:pt x="171605" y="198187"/>
                                </a:lnTo>
                                <a:lnTo>
                                  <a:pt x="190656" y="195266"/>
                                </a:lnTo>
                                <a:lnTo>
                                  <a:pt x="209706" y="193081"/>
                                </a:lnTo>
                                <a:lnTo>
                                  <a:pt x="228807" y="188611"/>
                                </a:lnTo>
                                <a:lnTo>
                                  <a:pt x="247858" y="187874"/>
                                </a:lnTo>
                                <a:lnTo>
                                  <a:pt x="266908" y="186477"/>
                                </a:lnTo>
                                <a:lnTo>
                                  <a:pt x="286009" y="185284"/>
                                </a:lnTo>
                                <a:lnTo>
                                  <a:pt x="305060" y="183848"/>
                                </a:lnTo>
                                <a:lnTo>
                                  <a:pt x="324110" y="180026"/>
                                </a:lnTo>
                                <a:lnTo>
                                  <a:pt x="343160" y="177943"/>
                                </a:lnTo>
                                <a:lnTo>
                                  <a:pt x="362262" y="175568"/>
                                </a:lnTo>
                                <a:lnTo>
                                  <a:pt x="400362" y="168227"/>
                                </a:lnTo>
                                <a:lnTo>
                                  <a:pt x="419464" y="166640"/>
                                </a:lnTo>
                                <a:lnTo>
                                  <a:pt x="438514" y="165052"/>
                                </a:lnTo>
                                <a:lnTo>
                                  <a:pt x="457564" y="165141"/>
                                </a:lnTo>
                                <a:lnTo>
                                  <a:pt x="476653" y="163160"/>
                                </a:lnTo>
                                <a:lnTo>
                                  <a:pt x="495703" y="158105"/>
                                </a:lnTo>
                                <a:lnTo>
                                  <a:pt x="514754" y="153533"/>
                                </a:lnTo>
                                <a:lnTo>
                                  <a:pt x="533855" y="150510"/>
                                </a:lnTo>
                                <a:lnTo>
                                  <a:pt x="552905" y="147729"/>
                                </a:lnTo>
                                <a:lnTo>
                                  <a:pt x="571955" y="144554"/>
                                </a:lnTo>
                                <a:lnTo>
                                  <a:pt x="591057" y="141328"/>
                                </a:lnTo>
                                <a:lnTo>
                                  <a:pt x="610107" y="139842"/>
                                </a:lnTo>
                                <a:lnTo>
                                  <a:pt x="629157" y="137912"/>
                                </a:lnTo>
                                <a:lnTo>
                                  <a:pt x="648259" y="135575"/>
                                </a:lnTo>
                                <a:lnTo>
                                  <a:pt x="667309" y="134482"/>
                                </a:lnTo>
                                <a:lnTo>
                                  <a:pt x="686359" y="133847"/>
                                </a:lnTo>
                                <a:lnTo>
                                  <a:pt x="705410" y="130812"/>
                                </a:lnTo>
                                <a:lnTo>
                                  <a:pt x="724511" y="128628"/>
                                </a:lnTo>
                                <a:lnTo>
                                  <a:pt x="743561" y="124170"/>
                                </a:lnTo>
                                <a:lnTo>
                                  <a:pt x="762612" y="121490"/>
                                </a:lnTo>
                                <a:lnTo>
                                  <a:pt x="781713" y="118810"/>
                                </a:lnTo>
                                <a:lnTo>
                                  <a:pt x="800763" y="117172"/>
                                </a:lnTo>
                                <a:lnTo>
                                  <a:pt x="819814" y="113603"/>
                                </a:lnTo>
                                <a:lnTo>
                                  <a:pt x="838915" y="110035"/>
                                </a:lnTo>
                                <a:lnTo>
                                  <a:pt x="857965" y="106263"/>
                                </a:lnTo>
                                <a:lnTo>
                                  <a:pt x="877016" y="105818"/>
                                </a:lnTo>
                                <a:lnTo>
                                  <a:pt x="896117" y="105221"/>
                                </a:lnTo>
                                <a:lnTo>
                                  <a:pt x="915167" y="103926"/>
                                </a:lnTo>
                                <a:lnTo>
                                  <a:pt x="934218" y="101894"/>
                                </a:lnTo>
                                <a:lnTo>
                                  <a:pt x="953319" y="99061"/>
                                </a:lnTo>
                                <a:lnTo>
                                  <a:pt x="972369" y="96534"/>
                                </a:lnTo>
                                <a:lnTo>
                                  <a:pt x="991419" y="93804"/>
                                </a:lnTo>
                                <a:lnTo>
                                  <a:pt x="1010521" y="90984"/>
                                </a:lnTo>
                                <a:lnTo>
                                  <a:pt x="1029571" y="89638"/>
                                </a:lnTo>
                                <a:lnTo>
                                  <a:pt x="1048621" y="83732"/>
                                </a:lnTo>
                                <a:lnTo>
                                  <a:pt x="1067672" y="80367"/>
                                </a:lnTo>
                                <a:lnTo>
                                  <a:pt x="1086760" y="74855"/>
                                </a:lnTo>
                                <a:lnTo>
                                  <a:pt x="1105811" y="72327"/>
                                </a:lnTo>
                                <a:lnTo>
                                  <a:pt x="1124861" y="70346"/>
                                </a:lnTo>
                                <a:lnTo>
                                  <a:pt x="1143962" y="68162"/>
                                </a:lnTo>
                                <a:lnTo>
                                  <a:pt x="1163013" y="67514"/>
                                </a:lnTo>
                                <a:lnTo>
                                  <a:pt x="1182063" y="65825"/>
                                </a:lnTo>
                                <a:lnTo>
                                  <a:pt x="1201164" y="61608"/>
                                </a:lnTo>
                                <a:lnTo>
                                  <a:pt x="1220215" y="59081"/>
                                </a:lnTo>
                                <a:lnTo>
                                  <a:pt x="1239265" y="56605"/>
                                </a:lnTo>
                                <a:lnTo>
                                  <a:pt x="1258366" y="52680"/>
                                </a:lnTo>
                                <a:lnTo>
                                  <a:pt x="1277416" y="49162"/>
                                </a:lnTo>
                                <a:lnTo>
                                  <a:pt x="1296467" y="45682"/>
                                </a:lnTo>
                                <a:lnTo>
                                  <a:pt x="1315568" y="42114"/>
                                </a:lnTo>
                                <a:lnTo>
                                  <a:pt x="1334618" y="38735"/>
                                </a:lnTo>
                                <a:lnTo>
                                  <a:pt x="1353669" y="37351"/>
                                </a:lnTo>
                                <a:lnTo>
                                  <a:pt x="1372719" y="37059"/>
                                </a:lnTo>
                                <a:lnTo>
                                  <a:pt x="1391820" y="34671"/>
                                </a:lnTo>
                                <a:lnTo>
                                  <a:pt x="1410871" y="30353"/>
                                </a:lnTo>
                                <a:lnTo>
                                  <a:pt x="1429921" y="26937"/>
                                </a:lnTo>
                                <a:lnTo>
                                  <a:pt x="1449022" y="26581"/>
                                </a:lnTo>
                                <a:lnTo>
                                  <a:pt x="1468073" y="23406"/>
                                </a:lnTo>
                                <a:lnTo>
                                  <a:pt x="1487123" y="20930"/>
                                </a:lnTo>
                                <a:lnTo>
                                  <a:pt x="1506224" y="18745"/>
                                </a:lnTo>
                                <a:lnTo>
                                  <a:pt x="1525275" y="17361"/>
                                </a:lnTo>
                                <a:lnTo>
                                  <a:pt x="1544325" y="16967"/>
                                </a:lnTo>
                                <a:lnTo>
                                  <a:pt x="1563426" y="13195"/>
                                </a:lnTo>
                                <a:lnTo>
                                  <a:pt x="1582477" y="8674"/>
                                </a:lnTo>
                                <a:lnTo>
                                  <a:pt x="1601527" y="7632"/>
                                </a:lnTo>
                                <a:lnTo>
                                  <a:pt x="1620628" y="5054"/>
                                </a:lnTo>
                                <a:lnTo>
                                  <a:pt x="1639679" y="4305"/>
                                </a:lnTo>
                                <a:lnTo>
                                  <a:pt x="1658729" y="2768"/>
                                </a:lnTo>
                                <a:lnTo>
                                  <a:pt x="1677830" y="1485"/>
                                </a:lnTo>
                                <a:lnTo>
                                  <a:pt x="1696880" y="685"/>
                                </a:lnTo>
                                <a:lnTo>
                                  <a:pt x="1715918" y="0"/>
                                </a:lnTo>
                              </a:path>
                            </a:pathLst>
                          </a:custGeom>
                          <a:ln w="18971">
                            <a:solidFill>
                              <a:srgbClr val="FFFFFF"/>
                            </a:solidFill>
                            <a:prstDash val="solid"/>
                          </a:ln>
                        </wps:spPr>
                        <wps:bodyPr wrap="square" lIns="0" tIns="0" rIns="0" bIns="0" rtlCol="0">
                          <a:prstTxWarp prst="textNoShape">
                            <a:avLst/>
                          </a:prstTxWarp>
                          <a:noAutofit/>
                        </wps:bodyPr>
                      </wps:wsp>
                      <wps:wsp>
                        <wps:cNvPr id="44" name="Graphic 44"/>
                        <wps:cNvSpPr/>
                        <wps:spPr>
                          <a:xfrm>
                            <a:off x="2740816" y="382749"/>
                            <a:ext cx="1716405" cy="219075"/>
                          </a:xfrm>
                          <a:custGeom>
                            <a:avLst/>
                            <a:gdLst/>
                            <a:ahLst/>
                            <a:cxnLst/>
                            <a:rect l="l" t="t" r="r" b="b"/>
                            <a:pathLst>
                              <a:path w="1716405" h="219075">
                                <a:moveTo>
                                  <a:pt x="0" y="218825"/>
                                </a:moveTo>
                                <a:lnTo>
                                  <a:pt x="19050" y="218177"/>
                                </a:lnTo>
                                <a:lnTo>
                                  <a:pt x="38100" y="215993"/>
                                </a:lnTo>
                                <a:lnTo>
                                  <a:pt x="57201" y="213313"/>
                                </a:lnTo>
                                <a:lnTo>
                                  <a:pt x="76252" y="209643"/>
                                </a:lnTo>
                                <a:lnTo>
                                  <a:pt x="95302" y="207509"/>
                                </a:lnTo>
                                <a:lnTo>
                                  <a:pt x="114403" y="205032"/>
                                </a:lnTo>
                                <a:lnTo>
                                  <a:pt x="133454" y="203445"/>
                                </a:lnTo>
                                <a:lnTo>
                                  <a:pt x="152504" y="200714"/>
                                </a:lnTo>
                                <a:lnTo>
                                  <a:pt x="171605" y="198187"/>
                                </a:lnTo>
                                <a:lnTo>
                                  <a:pt x="190656" y="195266"/>
                                </a:lnTo>
                                <a:lnTo>
                                  <a:pt x="209706" y="193081"/>
                                </a:lnTo>
                                <a:lnTo>
                                  <a:pt x="228807" y="188611"/>
                                </a:lnTo>
                                <a:lnTo>
                                  <a:pt x="247858" y="187874"/>
                                </a:lnTo>
                                <a:lnTo>
                                  <a:pt x="266908" y="186477"/>
                                </a:lnTo>
                                <a:lnTo>
                                  <a:pt x="286009" y="185284"/>
                                </a:lnTo>
                                <a:lnTo>
                                  <a:pt x="305060" y="183848"/>
                                </a:lnTo>
                                <a:lnTo>
                                  <a:pt x="324110" y="180026"/>
                                </a:lnTo>
                                <a:lnTo>
                                  <a:pt x="343160" y="177943"/>
                                </a:lnTo>
                                <a:lnTo>
                                  <a:pt x="362262" y="175568"/>
                                </a:lnTo>
                                <a:lnTo>
                                  <a:pt x="400362" y="168227"/>
                                </a:lnTo>
                                <a:lnTo>
                                  <a:pt x="419464" y="166640"/>
                                </a:lnTo>
                                <a:lnTo>
                                  <a:pt x="438514" y="165052"/>
                                </a:lnTo>
                                <a:lnTo>
                                  <a:pt x="457564" y="165141"/>
                                </a:lnTo>
                                <a:lnTo>
                                  <a:pt x="476653" y="163160"/>
                                </a:lnTo>
                                <a:lnTo>
                                  <a:pt x="495703" y="158105"/>
                                </a:lnTo>
                                <a:lnTo>
                                  <a:pt x="514754" y="153533"/>
                                </a:lnTo>
                                <a:lnTo>
                                  <a:pt x="533855" y="150510"/>
                                </a:lnTo>
                                <a:lnTo>
                                  <a:pt x="552905" y="147729"/>
                                </a:lnTo>
                                <a:lnTo>
                                  <a:pt x="571955" y="144554"/>
                                </a:lnTo>
                                <a:lnTo>
                                  <a:pt x="591057" y="141328"/>
                                </a:lnTo>
                                <a:lnTo>
                                  <a:pt x="610107" y="139842"/>
                                </a:lnTo>
                                <a:lnTo>
                                  <a:pt x="629157" y="137912"/>
                                </a:lnTo>
                                <a:lnTo>
                                  <a:pt x="648259" y="135575"/>
                                </a:lnTo>
                                <a:lnTo>
                                  <a:pt x="667309" y="134482"/>
                                </a:lnTo>
                                <a:lnTo>
                                  <a:pt x="686359" y="133847"/>
                                </a:lnTo>
                                <a:lnTo>
                                  <a:pt x="705410" y="130812"/>
                                </a:lnTo>
                                <a:lnTo>
                                  <a:pt x="724511" y="128628"/>
                                </a:lnTo>
                                <a:lnTo>
                                  <a:pt x="743561" y="124170"/>
                                </a:lnTo>
                                <a:lnTo>
                                  <a:pt x="762612" y="121490"/>
                                </a:lnTo>
                                <a:lnTo>
                                  <a:pt x="781713" y="118810"/>
                                </a:lnTo>
                                <a:lnTo>
                                  <a:pt x="800763" y="117172"/>
                                </a:lnTo>
                                <a:lnTo>
                                  <a:pt x="819814" y="113603"/>
                                </a:lnTo>
                                <a:lnTo>
                                  <a:pt x="838915" y="110035"/>
                                </a:lnTo>
                                <a:lnTo>
                                  <a:pt x="857965" y="106263"/>
                                </a:lnTo>
                                <a:lnTo>
                                  <a:pt x="877016" y="105818"/>
                                </a:lnTo>
                                <a:lnTo>
                                  <a:pt x="896117" y="105221"/>
                                </a:lnTo>
                                <a:lnTo>
                                  <a:pt x="915167" y="103926"/>
                                </a:lnTo>
                                <a:lnTo>
                                  <a:pt x="934218" y="101894"/>
                                </a:lnTo>
                                <a:lnTo>
                                  <a:pt x="953319" y="99061"/>
                                </a:lnTo>
                                <a:lnTo>
                                  <a:pt x="972369" y="96534"/>
                                </a:lnTo>
                                <a:lnTo>
                                  <a:pt x="991419" y="93804"/>
                                </a:lnTo>
                                <a:lnTo>
                                  <a:pt x="1010521" y="90984"/>
                                </a:lnTo>
                                <a:lnTo>
                                  <a:pt x="1029571" y="89638"/>
                                </a:lnTo>
                                <a:lnTo>
                                  <a:pt x="1048621" y="83732"/>
                                </a:lnTo>
                                <a:lnTo>
                                  <a:pt x="1067672" y="80367"/>
                                </a:lnTo>
                                <a:lnTo>
                                  <a:pt x="1086760" y="74855"/>
                                </a:lnTo>
                                <a:lnTo>
                                  <a:pt x="1105811" y="72327"/>
                                </a:lnTo>
                                <a:lnTo>
                                  <a:pt x="1124861" y="70346"/>
                                </a:lnTo>
                                <a:lnTo>
                                  <a:pt x="1143962" y="68162"/>
                                </a:lnTo>
                                <a:lnTo>
                                  <a:pt x="1163013" y="67514"/>
                                </a:lnTo>
                                <a:lnTo>
                                  <a:pt x="1182063" y="65825"/>
                                </a:lnTo>
                                <a:lnTo>
                                  <a:pt x="1201164" y="61608"/>
                                </a:lnTo>
                                <a:lnTo>
                                  <a:pt x="1220215" y="59081"/>
                                </a:lnTo>
                                <a:lnTo>
                                  <a:pt x="1239265" y="56605"/>
                                </a:lnTo>
                                <a:lnTo>
                                  <a:pt x="1258366" y="52680"/>
                                </a:lnTo>
                                <a:lnTo>
                                  <a:pt x="1277416" y="49162"/>
                                </a:lnTo>
                                <a:lnTo>
                                  <a:pt x="1296467" y="45682"/>
                                </a:lnTo>
                                <a:lnTo>
                                  <a:pt x="1315568" y="42114"/>
                                </a:lnTo>
                                <a:lnTo>
                                  <a:pt x="1334618" y="38735"/>
                                </a:lnTo>
                                <a:lnTo>
                                  <a:pt x="1353669" y="37351"/>
                                </a:lnTo>
                                <a:lnTo>
                                  <a:pt x="1372719" y="37059"/>
                                </a:lnTo>
                                <a:lnTo>
                                  <a:pt x="1391820" y="34671"/>
                                </a:lnTo>
                                <a:lnTo>
                                  <a:pt x="1410871" y="30353"/>
                                </a:lnTo>
                                <a:lnTo>
                                  <a:pt x="1429921" y="26937"/>
                                </a:lnTo>
                                <a:lnTo>
                                  <a:pt x="1449022" y="26581"/>
                                </a:lnTo>
                                <a:lnTo>
                                  <a:pt x="1468073" y="23406"/>
                                </a:lnTo>
                                <a:lnTo>
                                  <a:pt x="1487123" y="20930"/>
                                </a:lnTo>
                                <a:lnTo>
                                  <a:pt x="1506224" y="18745"/>
                                </a:lnTo>
                                <a:lnTo>
                                  <a:pt x="1525275" y="17361"/>
                                </a:lnTo>
                                <a:lnTo>
                                  <a:pt x="1544325" y="16967"/>
                                </a:lnTo>
                                <a:lnTo>
                                  <a:pt x="1563426" y="13195"/>
                                </a:lnTo>
                                <a:lnTo>
                                  <a:pt x="1582477" y="8674"/>
                                </a:lnTo>
                                <a:lnTo>
                                  <a:pt x="1601527" y="7632"/>
                                </a:lnTo>
                                <a:lnTo>
                                  <a:pt x="1620628" y="5054"/>
                                </a:lnTo>
                                <a:lnTo>
                                  <a:pt x="1639679" y="4305"/>
                                </a:lnTo>
                                <a:lnTo>
                                  <a:pt x="1658729" y="2768"/>
                                </a:lnTo>
                                <a:lnTo>
                                  <a:pt x="1677830" y="1485"/>
                                </a:lnTo>
                                <a:lnTo>
                                  <a:pt x="1696880" y="685"/>
                                </a:lnTo>
                                <a:lnTo>
                                  <a:pt x="1715918" y="0"/>
                                </a:lnTo>
                              </a:path>
                            </a:pathLst>
                          </a:custGeom>
                          <a:ln w="8130">
                            <a:solidFill>
                              <a:srgbClr val="000000"/>
                            </a:solidFill>
                            <a:prstDash val="dash"/>
                          </a:ln>
                        </wps:spPr>
                        <wps:bodyPr wrap="square" lIns="0" tIns="0" rIns="0" bIns="0" rtlCol="0">
                          <a:prstTxWarp prst="textNoShape">
                            <a:avLst/>
                          </a:prstTxWarp>
                          <a:noAutofit/>
                        </wps:bodyPr>
                      </wps:wsp>
                      <wps:wsp>
                        <wps:cNvPr id="45" name="Graphic 45"/>
                        <wps:cNvSpPr/>
                        <wps:spPr>
                          <a:xfrm>
                            <a:off x="2740816" y="8130"/>
                            <a:ext cx="1716405" cy="1023619"/>
                          </a:xfrm>
                          <a:custGeom>
                            <a:avLst/>
                            <a:gdLst/>
                            <a:ahLst/>
                            <a:cxnLst/>
                            <a:rect l="l" t="t" r="r" b="b"/>
                            <a:pathLst>
                              <a:path w="1716405" h="1023619">
                                <a:moveTo>
                                  <a:pt x="0" y="0"/>
                                </a:moveTo>
                                <a:lnTo>
                                  <a:pt x="1715918" y="0"/>
                                </a:lnTo>
                                <a:lnTo>
                                  <a:pt x="1715918" y="1023310"/>
                                </a:lnTo>
                                <a:lnTo>
                                  <a:pt x="0" y="1023310"/>
                                </a:lnTo>
                                <a:lnTo>
                                  <a:pt x="0" y="0"/>
                                </a:lnTo>
                                <a:close/>
                              </a:path>
                            </a:pathLst>
                          </a:custGeom>
                          <a:ln w="16261">
                            <a:solidFill>
                              <a:srgbClr val="2A9C8E"/>
                            </a:solidFill>
                            <a:prstDash val="solid"/>
                          </a:ln>
                        </wps:spPr>
                        <wps:bodyPr wrap="square" lIns="0" tIns="0" rIns="0" bIns="0" rtlCol="0">
                          <a:prstTxWarp prst="textNoShape">
                            <a:avLst/>
                          </a:prstTxWarp>
                          <a:noAutofit/>
                        </wps:bodyPr>
                      </wps:wsp>
                      <wps:wsp>
                        <wps:cNvPr id="46" name="Graphic 46"/>
                        <wps:cNvSpPr/>
                        <wps:spPr>
                          <a:xfrm>
                            <a:off x="2740816" y="8130"/>
                            <a:ext cx="1751330" cy="1058545"/>
                          </a:xfrm>
                          <a:custGeom>
                            <a:avLst/>
                            <a:gdLst/>
                            <a:ahLst/>
                            <a:cxnLst/>
                            <a:rect l="l" t="t" r="r" b="b"/>
                            <a:pathLst>
                              <a:path w="1751330" h="1058545">
                                <a:moveTo>
                                  <a:pt x="1750755" y="1023322"/>
                                </a:moveTo>
                                <a:lnTo>
                                  <a:pt x="1715931" y="1023322"/>
                                </a:lnTo>
                              </a:path>
                              <a:path w="1751330" h="1058545">
                                <a:moveTo>
                                  <a:pt x="1750755" y="818632"/>
                                </a:moveTo>
                                <a:lnTo>
                                  <a:pt x="1715931" y="818632"/>
                                </a:lnTo>
                              </a:path>
                              <a:path w="1751330" h="1058545">
                                <a:moveTo>
                                  <a:pt x="1750755" y="613981"/>
                                </a:moveTo>
                                <a:lnTo>
                                  <a:pt x="1715931" y="613981"/>
                                </a:lnTo>
                              </a:path>
                              <a:path w="1751330" h="1058545">
                                <a:moveTo>
                                  <a:pt x="1750755" y="409341"/>
                                </a:moveTo>
                                <a:lnTo>
                                  <a:pt x="1715931" y="409341"/>
                                </a:lnTo>
                              </a:path>
                              <a:path w="1751330" h="1058545">
                                <a:moveTo>
                                  <a:pt x="1750755" y="204651"/>
                                </a:moveTo>
                                <a:lnTo>
                                  <a:pt x="1715931" y="204651"/>
                                </a:lnTo>
                              </a:path>
                              <a:path w="1751330" h="1058545">
                                <a:moveTo>
                                  <a:pt x="1750755" y="0"/>
                                </a:moveTo>
                                <a:lnTo>
                                  <a:pt x="1715931" y="0"/>
                                </a:lnTo>
                              </a:path>
                              <a:path w="1751330" h="1058545">
                                <a:moveTo>
                                  <a:pt x="0" y="1058096"/>
                                </a:moveTo>
                                <a:lnTo>
                                  <a:pt x="0" y="1023322"/>
                                </a:lnTo>
                              </a:path>
                              <a:path w="1751330" h="1058545">
                                <a:moveTo>
                                  <a:pt x="286009" y="1058096"/>
                                </a:moveTo>
                                <a:lnTo>
                                  <a:pt x="286009" y="1023322"/>
                                </a:lnTo>
                              </a:path>
                              <a:path w="1751330" h="1058545">
                                <a:moveTo>
                                  <a:pt x="571955" y="1058096"/>
                                </a:moveTo>
                                <a:lnTo>
                                  <a:pt x="571955" y="1023322"/>
                                </a:lnTo>
                              </a:path>
                              <a:path w="1751330" h="1058545">
                                <a:moveTo>
                                  <a:pt x="857965" y="1058096"/>
                                </a:moveTo>
                                <a:lnTo>
                                  <a:pt x="857965" y="1023322"/>
                                </a:lnTo>
                              </a:path>
                              <a:path w="1751330" h="1058545">
                                <a:moveTo>
                                  <a:pt x="1143962" y="1058096"/>
                                </a:moveTo>
                                <a:lnTo>
                                  <a:pt x="1143962" y="1023322"/>
                                </a:lnTo>
                              </a:path>
                              <a:path w="1751330" h="1058545">
                                <a:moveTo>
                                  <a:pt x="1429921" y="1058096"/>
                                </a:moveTo>
                                <a:lnTo>
                                  <a:pt x="1429921" y="1023322"/>
                                </a:lnTo>
                              </a:path>
                              <a:path w="1751330" h="1058545">
                                <a:moveTo>
                                  <a:pt x="1715931" y="1058096"/>
                                </a:moveTo>
                                <a:lnTo>
                                  <a:pt x="1715931" y="1023322"/>
                                </a:lnTo>
                              </a:path>
                            </a:pathLst>
                          </a:custGeom>
                          <a:ln w="8130">
                            <a:solidFill>
                              <a:srgbClr val="4D4D4D"/>
                            </a:solidFill>
                            <a:prstDash val="solid"/>
                          </a:ln>
                        </wps:spPr>
                        <wps:bodyPr wrap="square" lIns="0" tIns="0" rIns="0" bIns="0" rtlCol="0">
                          <a:prstTxWarp prst="textNoShape">
                            <a:avLst/>
                          </a:prstTxWarp>
                          <a:noAutofit/>
                        </wps:bodyPr>
                      </wps:wsp>
                      <wps:wsp>
                        <wps:cNvPr id="47" name="Graphic 47"/>
                        <wps:cNvSpPr/>
                        <wps:spPr>
                          <a:xfrm>
                            <a:off x="34773" y="2237622"/>
                            <a:ext cx="1716405" cy="1270"/>
                          </a:xfrm>
                          <a:custGeom>
                            <a:avLst/>
                            <a:gdLst/>
                            <a:ahLst/>
                            <a:cxnLst/>
                            <a:rect l="l" t="t" r="r" b="b"/>
                            <a:pathLst>
                              <a:path w="1716405">
                                <a:moveTo>
                                  <a:pt x="0" y="0"/>
                                </a:moveTo>
                                <a:lnTo>
                                  <a:pt x="1715918" y="0"/>
                                </a:lnTo>
                              </a:path>
                            </a:pathLst>
                          </a:custGeom>
                          <a:ln w="6775">
                            <a:solidFill>
                              <a:srgbClr val="EBEBEB"/>
                            </a:solidFill>
                            <a:prstDash val="solid"/>
                          </a:ln>
                        </wps:spPr>
                        <wps:bodyPr wrap="square" lIns="0" tIns="0" rIns="0" bIns="0" rtlCol="0">
                          <a:prstTxWarp prst="textNoShape">
                            <a:avLst/>
                          </a:prstTxWarp>
                          <a:noAutofit/>
                        </wps:bodyPr>
                      </wps:wsp>
                      <wps:wsp>
                        <wps:cNvPr id="48" name="Graphic 48"/>
                        <wps:cNvSpPr/>
                        <wps:spPr>
                          <a:xfrm>
                            <a:off x="34773" y="2032932"/>
                            <a:ext cx="1716405" cy="1270"/>
                          </a:xfrm>
                          <a:custGeom>
                            <a:avLst/>
                            <a:gdLst/>
                            <a:ahLst/>
                            <a:cxnLst/>
                            <a:rect l="l" t="t" r="r" b="b"/>
                            <a:pathLst>
                              <a:path w="1716405">
                                <a:moveTo>
                                  <a:pt x="0" y="0"/>
                                </a:moveTo>
                                <a:lnTo>
                                  <a:pt x="1715918" y="0"/>
                                </a:lnTo>
                              </a:path>
                            </a:pathLst>
                          </a:custGeom>
                          <a:ln w="6775">
                            <a:solidFill>
                              <a:srgbClr val="EBEBEB"/>
                            </a:solidFill>
                            <a:prstDash val="solid"/>
                          </a:ln>
                        </wps:spPr>
                        <wps:bodyPr wrap="square" lIns="0" tIns="0" rIns="0" bIns="0" rtlCol="0">
                          <a:prstTxWarp prst="textNoShape">
                            <a:avLst/>
                          </a:prstTxWarp>
                          <a:noAutofit/>
                        </wps:bodyPr>
                      </wps:wsp>
                      <wps:wsp>
                        <wps:cNvPr id="49" name="Graphic 49"/>
                        <wps:cNvSpPr/>
                        <wps:spPr>
                          <a:xfrm>
                            <a:off x="34773" y="1828292"/>
                            <a:ext cx="1716405" cy="1270"/>
                          </a:xfrm>
                          <a:custGeom>
                            <a:avLst/>
                            <a:gdLst/>
                            <a:ahLst/>
                            <a:cxnLst/>
                            <a:rect l="l" t="t" r="r" b="b"/>
                            <a:pathLst>
                              <a:path w="1716405">
                                <a:moveTo>
                                  <a:pt x="0" y="0"/>
                                </a:moveTo>
                                <a:lnTo>
                                  <a:pt x="1715918" y="0"/>
                                </a:lnTo>
                              </a:path>
                            </a:pathLst>
                          </a:custGeom>
                          <a:ln w="6775">
                            <a:solidFill>
                              <a:srgbClr val="EBEBEB"/>
                            </a:solidFill>
                            <a:prstDash val="solid"/>
                          </a:ln>
                        </wps:spPr>
                        <wps:bodyPr wrap="square" lIns="0" tIns="0" rIns="0" bIns="0" rtlCol="0">
                          <a:prstTxWarp prst="textNoShape">
                            <a:avLst/>
                          </a:prstTxWarp>
                          <a:noAutofit/>
                        </wps:bodyPr>
                      </wps:wsp>
                      <wps:wsp>
                        <wps:cNvPr id="50" name="Graphic 50"/>
                        <wps:cNvSpPr/>
                        <wps:spPr>
                          <a:xfrm>
                            <a:off x="34773" y="1623653"/>
                            <a:ext cx="1716405" cy="1270"/>
                          </a:xfrm>
                          <a:custGeom>
                            <a:avLst/>
                            <a:gdLst/>
                            <a:ahLst/>
                            <a:cxnLst/>
                            <a:rect l="l" t="t" r="r" b="b"/>
                            <a:pathLst>
                              <a:path w="1716405">
                                <a:moveTo>
                                  <a:pt x="0" y="0"/>
                                </a:moveTo>
                                <a:lnTo>
                                  <a:pt x="1715918" y="0"/>
                                </a:lnTo>
                              </a:path>
                            </a:pathLst>
                          </a:custGeom>
                          <a:ln w="6775">
                            <a:solidFill>
                              <a:srgbClr val="EBEBEB"/>
                            </a:solidFill>
                            <a:prstDash val="solid"/>
                          </a:ln>
                        </wps:spPr>
                        <wps:bodyPr wrap="square" lIns="0" tIns="0" rIns="0" bIns="0" rtlCol="0">
                          <a:prstTxWarp prst="textNoShape">
                            <a:avLst/>
                          </a:prstTxWarp>
                          <a:noAutofit/>
                        </wps:bodyPr>
                      </wps:wsp>
                      <wps:wsp>
                        <wps:cNvPr id="51" name="Graphic 51"/>
                        <wps:cNvSpPr/>
                        <wps:spPr>
                          <a:xfrm>
                            <a:off x="34773" y="1418950"/>
                            <a:ext cx="1716405" cy="1270"/>
                          </a:xfrm>
                          <a:custGeom>
                            <a:avLst/>
                            <a:gdLst/>
                            <a:ahLst/>
                            <a:cxnLst/>
                            <a:rect l="l" t="t" r="r" b="b"/>
                            <a:pathLst>
                              <a:path w="1716405">
                                <a:moveTo>
                                  <a:pt x="0" y="0"/>
                                </a:moveTo>
                                <a:lnTo>
                                  <a:pt x="1715918" y="0"/>
                                </a:lnTo>
                              </a:path>
                            </a:pathLst>
                          </a:custGeom>
                          <a:ln w="6775">
                            <a:solidFill>
                              <a:srgbClr val="EBEBEB"/>
                            </a:solidFill>
                            <a:prstDash val="solid"/>
                          </a:ln>
                        </wps:spPr>
                        <wps:bodyPr wrap="square" lIns="0" tIns="0" rIns="0" bIns="0" rtlCol="0">
                          <a:prstTxWarp prst="textNoShape">
                            <a:avLst/>
                          </a:prstTxWarp>
                          <a:noAutofit/>
                        </wps:bodyPr>
                      </wps:wsp>
                      <wps:wsp>
                        <wps:cNvPr id="52" name="Graphic 52"/>
                        <wps:cNvSpPr/>
                        <wps:spPr>
                          <a:xfrm>
                            <a:off x="34773" y="2339922"/>
                            <a:ext cx="1716405" cy="1270"/>
                          </a:xfrm>
                          <a:custGeom>
                            <a:avLst/>
                            <a:gdLst/>
                            <a:ahLst/>
                            <a:cxnLst/>
                            <a:rect l="l" t="t" r="r" b="b"/>
                            <a:pathLst>
                              <a:path w="1716405">
                                <a:moveTo>
                                  <a:pt x="0" y="0"/>
                                </a:moveTo>
                                <a:lnTo>
                                  <a:pt x="1715918" y="0"/>
                                </a:lnTo>
                              </a:path>
                            </a:pathLst>
                          </a:custGeom>
                          <a:ln w="13550">
                            <a:solidFill>
                              <a:srgbClr val="EBEBEB"/>
                            </a:solidFill>
                            <a:prstDash val="solid"/>
                          </a:ln>
                        </wps:spPr>
                        <wps:bodyPr wrap="square" lIns="0" tIns="0" rIns="0" bIns="0" rtlCol="0">
                          <a:prstTxWarp prst="textNoShape">
                            <a:avLst/>
                          </a:prstTxWarp>
                          <a:noAutofit/>
                        </wps:bodyPr>
                      </wps:wsp>
                      <wps:wsp>
                        <wps:cNvPr id="53" name="Graphic 53"/>
                        <wps:cNvSpPr/>
                        <wps:spPr>
                          <a:xfrm>
                            <a:off x="34773" y="2135283"/>
                            <a:ext cx="1716405" cy="1270"/>
                          </a:xfrm>
                          <a:custGeom>
                            <a:avLst/>
                            <a:gdLst/>
                            <a:ahLst/>
                            <a:cxnLst/>
                            <a:rect l="l" t="t" r="r" b="b"/>
                            <a:pathLst>
                              <a:path w="1716405">
                                <a:moveTo>
                                  <a:pt x="0" y="0"/>
                                </a:moveTo>
                                <a:lnTo>
                                  <a:pt x="1715918" y="0"/>
                                </a:lnTo>
                              </a:path>
                            </a:pathLst>
                          </a:custGeom>
                          <a:ln w="13550">
                            <a:solidFill>
                              <a:srgbClr val="EBEBEB"/>
                            </a:solidFill>
                            <a:prstDash val="solid"/>
                          </a:ln>
                        </wps:spPr>
                        <wps:bodyPr wrap="square" lIns="0" tIns="0" rIns="0" bIns="0" rtlCol="0">
                          <a:prstTxWarp prst="textNoShape">
                            <a:avLst/>
                          </a:prstTxWarp>
                          <a:noAutofit/>
                        </wps:bodyPr>
                      </wps:wsp>
                      <wps:wsp>
                        <wps:cNvPr id="54" name="Graphic 54"/>
                        <wps:cNvSpPr/>
                        <wps:spPr>
                          <a:xfrm>
                            <a:off x="34773" y="1930631"/>
                            <a:ext cx="1716405" cy="1270"/>
                          </a:xfrm>
                          <a:custGeom>
                            <a:avLst/>
                            <a:gdLst/>
                            <a:ahLst/>
                            <a:cxnLst/>
                            <a:rect l="l" t="t" r="r" b="b"/>
                            <a:pathLst>
                              <a:path w="1716405">
                                <a:moveTo>
                                  <a:pt x="0" y="0"/>
                                </a:moveTo>
                                <a:lnTo>
                                  <a:pt x="1715918" y="0"/>
                                </a:lnTo>
                              </a:path>
                            </a:pathLst>
                          </a:custGeom>
                          <a:ln w="13550">
                            <a:solidFill>
                              <a:srgbClr val="EBEBEB"/>
                            </a:solidFill>
                            <a:prstDash val="solid"/>
                          </a:ln>
                        </wps:spPr>
                        <wps:bodyPr wrap="square" lIns="0" tIns="0" rIns="0" bIns="0" rtlCol="0">
                          <a:prstTxWarp prst="textNoShape">
                            <a:avLst/>
                          </a:prstTxWarp>
                          <a:noAutofit/>
                        </wps:bodyPr>
                      </wps:wsp>
                      <wps:wsp>
                        <wps:cNvPr id="55" name="Graphic 55"/>
                        <wps:cNvSpPr/>
                        <wps:spPr>
                          <a:xfrm>
                            <a:off x="34773" y="1725941"/>
                            <a:ext cx="1716405" cy="1270"/>
                          </a:xfrm>
                          <a:custGeom>
                            <a:avLst/>
                            <a:gdLst/>
                            <a:ahLst/>
                            <a:cxnLst/>
                            <a:rect l="l" t="t" r="r" b="b"/>
                            <a:pathLst>
                              <a:path w="1716405">
                                <a:moveTo>
                                  <a:pt x="0" y="0"/>
                                </a:moveTo>
                                <a:lnTo>
                                  <a:pt x="1715918" y="0"/>
                                </a:lnTo>
                              </a:path>
                            </a:pathLst>
                          </a:custGeom>
                          <a:ln w="13550">
                            <a:solidFill>
                              <a:srgbClr val="EBEBEB"/>
                            </a:solidFill>
                            <a:prstDash val="solid"/>
                          </a:ln>
                        </wps:spPr>
                        <wps:bodyPr wrap="square" lIns="0" tIns="0" rIns="0" bIns="0" rtlCol="0">
                          <a:prstTxWarp prst="textNoShape">
                            <a:avLst/>
                          </a:prstTxWarp>
                          <a:noAutofit/>
                        </wps:bodyPr>
                      </wps:wsp>
                      <wps:wsp>
                        <wps:cNvPr id="56" name="Graphic 56"/>
                        <wps:cNvSpPr/>
                        <wps:spPr>
                          <a:xfrm>
                            <a:off x="34773" y="1521302"/>
                            <a:ext cx="1716405" cy="1270"/>
                          </a:xfrm>
                          <a:custGeom>
                            <a:avLst/>
                            <a:gdLst/>
                            <a:ahLst/>
                            <a:cxnLst/>
                            <a:rect l="l" t="t" r="r" b="b"/>
                            <a:pathLst>
                              <a:path w="1716405">
                                <a:moveTo>
                                  <a:pt x="0" y="0"/>
                                </a:moveTo>
                                <a:lnTo>
                                  <a:pt x="1715918" y="0"/>
                                </a:lnTo>
                              </a:path>
                            </a:pathLst>
                          </a:custGeom>
                          <a:ln w="13550">
                            <a:solidFill>
                              <a:srgbClr val="EBEBEB"/>
                            </a:solidFill>
                            <a:prstDash val="solid"/>
                          </a:ln>
                        </wps:spPr>
                        <wps:bodyPr wrap="square" lIns="0" tIns="0" rIns="0" bIns="0" rtlCol="0">
                          <a:prstTxWarp prst="textNoShape">
                            <a:avLst/>
                          </a:prstTxWarp>
                          <a:noAutofit/>
                        </wps:bodyPr>
                      </wps:wsp>
                      <wps:wsp>
                        <wps:cNvPr id="57" name="Graphic 57"/>
                        <wps:cNvSpPr/>
                        <wps:spPr>
                          <a:xfrm>
                            <a:off x="34773" y="1316612"/>
                            <a:ext cx="1716405" cy="1270"/>
                          </a:xfrm>
                          <a:custGeom>
                            <a:avLst/>
                            <a:gdLst/>
                            <a:ahLst/>
                            <a:cxnLst/>
                            <a:rect l="l" t="t" r="r" b="b"/>
                            <a:pathLst>
                              <a:path w="1716405">
                                <a:moveTo>
                                  <a:pt x="0" y="0"/>
                                </a:moveTo>
                                <a:lnTo>
                                  <a:pt x="1715918" y="0"/>
                                </a:lnTo>
                              </a:path>
                            </a:pathLst>
                          </a:custGeom>
                          <a:ln w="13550">
                            <a:solidFill>
                              <a:srgbClr val="EBEBEB"/>
                            </a:solidFill>
                            <a:prstDash val="solid"/>
                          </a:ln>
                        </wps:spPr>
                        <wps:bodyPr wrap="square" lIns="0" tIns="0" rIns="0" bIns="0" rtlCol="0">
                          <a:prstTxWarp prst="textNoShape">
                            <a:avLst/>
                          </a:prstTxWarp>
                          <a:noAutofit/>
                        </wps:bodyPr>
                      </wps:wsp>
                      <wps:wsp>
                        <wps:cNvPr id="58" name="Graphic 58"/>
                        <wps:cNvSpPr/>
                        <wps:spPr>
                          <a:xfrm>
                            <a:off x="34773" y="1648254"/>
                            <a:ext cx="1716405" cy="586105"/>
                          </a:xfrm>
                          <a:custGeom>
                            <a:avLst/>
                            <a:gdLst/>
                            <a:ahLst/>
                            <a:cxnLst/>
                            <a:rect l="l" t="t" r="r" b="b"/>
                            <a:pathLst>
                              <a:path w="1716405" h="586105">
                                <a:moveTo>
                                  <a:pt x="1715918" y="585951"/>
                                </a:moveTo>
                                <a:lnTo>
                                  <a:pt x="1696868" y="583017"/>
                                </a:lnTo>
                                <a:lnTo>
                                  <a:pt x="1658716" y="572946"/>
                                </a:lnTo>
                                <a:lnTo>
                                  <a:pt x="1639666" y="569377"/>
                                </a:lnTo>
                                <a:lnTo>
                                  <a:pt x="1620615" y="566456"/>
                                </a:lnTo>
                                <a:lnTo>
                                  <a:pt x="1601514" y="561541"/>
                                </a:lnTo>
                                <a:lnTo>
                                  <a:pt x="1582464" y="559065"/>
                                </a:lnTo>
                                <a:lnTo>
                                  <a:pt x="1563414" y="555140"/>
                                </a:lnTo>
                                <a:lnTo>
                                  <a:pt x="1525275" y="549286"/>
                                </a:lnTo>
                                <a:lnTo>
                                  <a:pt x="1506224" y="545412"/>
                                </a:lnTo>
                                <a:lnTo>
                                  <a:pt x="1487123" y="541945"/>
                                </a:lnTo>
                                <a:lnTo>
                                  <a:pt x="1468073" y="537525"/>
                                </a:lnTo>
                                <a:lnTo>
                                  <a:pt x="1449022" y="535049"/>
                                </a:lnTo>
                                <a:lnTo>
                                  <a:pt x="1429921" y="530883"/>
                                </a:lnTo>
                                <a:lnTo>
                                  <a:pt x="1410871" y="529994"/>
                                </a:lnTo>
                                <a:lnTo>
                                  <a:pt x="1391820" y="527505"/>
                                </a:lnTo>
                                <a:lnTo>
                                  <a:pt x="1372770" y="525777"/>
                                </a:lnTo>
                                <a:lnTo>
                                  <a:pt x="1353669" y="525815"/>
                                </a:lnTo>
                                <a:lnTo>
                                  <a:pt x="1334618" y="523098"/>
                                </a:lnTo>
                                <a:lnTo>
                                  <a:pt x="1315568" y="518335"/>
                                </a:lnTo>
                                <a:lnTo>
                                  <a:pt x="1296467" y="515947"/>
                                </a:lnTo>
                                <a:lnTo>
                                  <a:pt x="1277416" y="515008"/>
                                </a:lnTo>
                                <a:lnTo>
                                  <a:pt x="1258366" y="513217"/>
                                </a:lnTo>
                                <a:lnTo>
                                  <a:pt x="1239265" y="508353"/>
                                </a:lnTo>
                                <a:lnTo>
                                  <a:pt x="1220215" y="504047"/>
                                </a:lnTo>
                                <a:lnTo>
                                  <a:pt x="1201164" y="503946"/>
                                </a:lnTo>
                                <a:lnTo>
                                  <a:pt x="1182063" y="500923"/>
                                </a:lnTo>
                                <a:lnTo>
                                  <a:pt x="1163013" y="495360"/>
                                </a:lnTo>
                                <a:lnTo>
                                  <a:pt x="1143962" y="493620"/>
                                </a:lnTo>
                                <a:lnTo>
                                  <a:pt x="1124861" y="493074"/>
                                </a:lnTo>
                                <a:lnTo>
                                  <a:pt x="1105811" y="491144"/>
                                </a:lnTo>
                                <a:lnTo>
                                  <a:pt x="1086760" y="486775"/>
                                </a:lnTo>
                                <a:lnTo>
                                  <a:pt x="1067659" y="484451"/>
                                </a:lnTo>
                                <a:lnTo>
                                  <a:pt x="1048609" y="479091"/>
                                </a:lnTo>
                                <a:lnTo>
                                  <a:pt x="1029558" y="475522"/>
                                </a:lnTo>
                                <a:lnTo>
                                  <a:pt x="991407" y="465692"/>
                                </a:lnTo>
                                <a:lnTo>
                                  <a:pt x="972356" y="460384"/>
                                </a:lnTo>
                                <a:lnTo>
                                  <a:pt x="953306" y="455570"/>
                                </a:lnTo>
                                <a:lnTo>
                                  <a:pt x="934205" y="452992"/>
                                </a:lnTo>
                                <a:lnTo>
                                  <a:pt x="915154" y="449665"/>
                                </a:lnTo>
                                <a:lnTo>
                                  <a:pt x="896104" y="445944"/>
                                </a:lnTo>
                                <a:lnTo>
                                  <a:pt x="877016" y="443226"/>
                                </a:lnTo>
                                <a:lnTo>
                                  <a:pt x="857965" y="440140"/>
                                </a:lnTo>
                                <a:lnTo>
                                  <a:pt x="838915" y="437714"/>
                                </a:lnTo>
                                <a:lnTo>
                                  <a:pt x="819814" y="434590"/>
                                </a:lnTo>
                                <a:lnTo>
                                  <a:pt x="800763" y="430271"/>
                                </a:lnTo>
                                <a:lnTo>
                                  <a:pt x="781713" y="425560"/>
                                </a:lnTo>
                                <a:lnTo>
                                  <a:pt x="762612" y="424810"/>
                                </a:lnTo>
                                <a:lnTo>
                                  <a:pt x="705461" y="411119"/>
                                </a:lnTo>
                                <a:lnTo>
                                  <a:pt x="686359" y="411170"/>
                                </a:lnTo>
                                <a:lnTo>
                                  <a:pt x="667309" y="408338"/>
                                </a:lnTo>
                                <a:lnTo>
                                  <a:pt x="648259" y="407995"/>
                                </a:lnTo>
                                <a:lnTo>
                                  <a:pt x="629157" y="404477"/>
                                </a:lnTo>
                                <a:lnTo>
                                  <a:pt x="571955" y="399410"/>
                                </a:lnTo>
                                <a:lnTo>
                                  <a:pt x="552905" y="395600"/>
                                </a:lnTo>
                                <a:lnTo>
                                  <a:pt x="533855" y="393009"/>
                                </a:lnTo>
                                <a:lnTo>
                                  <a:pt x="514754" y="391180"/>
                                </a:lnTo>
                                <a:lnTo>
                                  <a:pt x="495703" y="390431"/>
                                </a:lnTo>
                                <a:lnTo>
                                  <a:pt x="476653" y="388742"/>
                                </a:lnTo>
                                <a:lnTo>
                                  <a:pt x="457552" y="385325"/>
                                </a:lnTo>
                                <a:lnTo>
                                  <a:pt x="438501" y="383738"/>
                                </a:lnTo>
                                <a:lnTo>
                                  <a:pt x="419451" y="381706"/>
                                </a:lnTo>
                                <a:lnTo>
                                  <a:pt x="400350" y="378772"/>
                                </a:lnTo>
                                <a:lnTo>
                                  <a:pt x="381299" y="376245"/>
                                </a:lnTo>
                                <a:lnTo>
                                  <a:pt x="362249" y="372422"/>
                                </a:lnTo>
                                <a:lnTo>
                                  <a:pt x="343198" y="369399"/>
                                </a:lnTo>
                                <a:lnTo>
                                  <a:pt x="324097" y="369158"/>
                                </a:lnTo>
                                <a:lnTo>
                                  <a:pt x="305047" y="367913"/>
                                </a:lnTo>
                                <a:lnTo>
                                  <a:pt x="285997" y="365132"/>
                                </a:lnTo>
                                <a:lnTo>
                                  <a:pt x="266895" y="361512"/>
                                </a:lnTo>
                                <a:lnTo>
                                  <a:pt x="247845" y="358236"/>
                                </a:lnTo>
                                <a:lnTo>
                                  <a:pt x="228795" y="355657"/>
                                </a:lnTo>
                                <a:lnTo>
                                  <a:pt x="209706" y="351644"/>
                                </a:lnTo>
                                <a:lnTo>
                                  <a:pt x="190656" y="351149"/>
                                </a:lnTo>
                                <a:lnTo>
                                  <a:pt x="171605" y="348914"/>
                                </a:lnTo>
                                <a:lnTo>
                                  <a:pt x="152504" y="343795"/>
                                </a:lnTo>
                                <a:lnTo>
                                  <a:pt x="133454" y="342119"/>
                                </a:lnTo>
                                <a:lnTo>
                                  <a:pt x="114403" y="341319"/>
                                </a:lnTo>
                                <a:lnTo>
                                  <a:pt x="76252" y="334677"/>
                                </a:lnTo>
                                <a:lnTo>
                                  <a:pt x="57201" y="334766"/>
                                </a:lnTo>
                                <a:lnTo>
                                  <a:pt x="38100" y="333534"/>
                                </a:lnTo>
                                <a:lnTo>
                                  <a:pt x="19050" y="333280"/>
                                </a:lnTo>
                                <a:lnTo>
                                  <a:pt x="0" y="331400"/>
                                </a:lnTo>
                                <a:lnTo>
                                  <a:pt x="0" y="204347"/>
                                </a:lnTo>
                                <a:lnTo>
                                  <a:pt x="19050" y="203305"/>
                                </a:lnTo>
                                <a:lnTo>
                                  <a:pt x="38100" y="199432"/>
                                </a:lnTo>
                                <a:lnTo>
                                  <a:pt x="57201" y="193132"/>
                                </a:lnTo>
                                <a:lnTo>
                                  <a:pt x="76252" y="191545"/>
                                </a:lnTo>
                                <a:lnTo>
                                  <a:pt x="95302" y="187773"/>
                                </a:lnTo>
                                <a:lnTo>
                                  <a:pt x="114403" y="183112"/>
                                </a:lnTo>
                                <a:lnTo>
                                  <a:pt x="133454" y="180584"/>
                                </a:lnTo>
                                <a:lnTo>
                                  <a:pt x="152504" y="177105"/>
                                </a:lnTo>
                                <a:lnTo>
                                  <a:pt x="171605" y="172647"/>
                                </a:lnTo>
                                <a:lnTo>
                                  <a:pt x="190656" y="171059"/>
                                </a:lnTo>
                                <a:lnTo>
                                  <a:pt x="209706" y="168278"/>
                                </a:lnTo>
                                <a:lnTo>
                                  <a:pt x="247845" y="158854"/>
                                </a:lnTo>
                                <a:lnTo>
                                  <a:pt x="266895" y="156670"/>
                                </a:lnTo>
                                <a:lnTo>
                                  <a:pt x="285997" y="153838"/>
                                </a:lnTo>
                                <a:lnTo>
                                  <a:pt x="305047" y="152250"/>
                                </a:lnTo>
                                <a:lnTo>
                                  <a:pt x="324097" y="149532"/>
                                </a:lnTo>
                                <a:lnTo>
                                  <a:pt x="343198" y="147437"/>
                                </a:lnTo>
                                <a:lnTo>
                                  <a:pt x="362249" y="144566"/>
                                </a:lnTo>
                                <a:lnTo>
                                  <a:pt x="381299" y="141087"/>
                                </a:lnTo>
                                <a:lnTo>
                                  <a:pt x="400350" y="138064"/>
                                </a:lnTo>
                                <a:lnTo>
                                  <a:pt x="419451" y="134597"/>
                                </a:lnTo>
                                <a:lnTo>
                                  <a:pt x="438501" y="133898"/>
                                </a:lnTo>
                                <a:lnTo>
                                  <a:pt x="457552" y="132857"/>
                                </a:lnTo>
                                <a:lnTo>
                                  <a:pt x="476653" y="130622"/>
                                </a:lnTo>
                                <a:lnTo>
                                  <a:pt x="514754" y="127942"/>
                                </a:lnTo>
                                <a:lnTo>
                                  <a:pt x="533855" y="127701"/>
                                </a:lnTo>
                                <a:lnTo>
                                  <a:pt x="552905" y="125567"/>
                                </a:lnTo>
                                <a:lnTo>
                                  <a:pt x="571955" y="121147"/>
                                </a:lnTo>
                                <a:lnTo>
                                  <a:pt x="591057" y="118328"/>
                                </a:lnTo>
                                <a:lnTo>
                                  <a:pt x="629157" y="115839"/>
                                </a:lnTo>
                                <a:lnTo>
                                  <a:pt x="648259" y="113159"/>
                                </a:lnTo>
                                <a:lnTo>
                                  <a:pt x="667309" y="113464"/>
                                </a:lnTo>
                                <a:lnTo>
                                  <a:pt x="705461" y="108841"/>
                                </a:lnTo>
                                <a:lnTo>
                                  <a:pt x="724511" y="106123"/>
                                </a:lnTo>
                                <a:lnTo>
                                  <a:pt x="743561" y="103735"/>
                                </a:lnTo>
                                <a:lnTo>
                                  <a:pt x="762612" y="100814"/>
                                </a:lnTo>
                                <a:lnTo>
                                  <a:pt x="781713" y="99569"/>
                                </a:lnTo>
                                <a:lnTo>
                                  <a:pt x="819814" y="92280"/>
                                </a:lnTo>
                                <a:lnTo>
                                  <a:pt x="838915" y="89397"/>
                                </a:lnTo>
                                <a:lnTo>
                                  <a:pt x="857965" y="86869"/>
                                </a:lnTo>
                                <a:lnTo>
                                  <a:pt x="877016" y="84736"/>
                                </a:lnTo>
                                <a:lnTo>
                                  <a:pt x="915154" y="79528"/>
                                </a:lnTo>
                                <a:lnTo>
                                  <a:pt x="953306" y="73331"/>
                                </a:lnTo>
                                <a:lnTo>
                                  <a:pt x="972356" y="72086"/>
                                </a:lnTo>
                                <a:lnTo>
                                  <a:pt x="991407" y="69152"/>
                                </a:lnTo>
                                <a:lnTo>
                                  <a:pt x="1010508" y="65533"/>
                                </a:lnTo>
                                <a:lnTo>
                                  <a:pt x="1029558" y="62459"/>
                                </a:lnTo>
                                <a:lnTo>
                                  <a:pt x="1048609" y="58992"/>
                                </a:lnTo>
                                <a:lnTo>
                                  <a:pt x="1067659" y="55817"/>
                                </a:lnTo>
                                <a:lnTo>
                                  <a:pt x="1086760" y="54572"/>
                                </a:lnTo>
                                <a:lnTo>
                                  <a:pt x="1143962" y="47524"/>
                                </a:lnTo>
                                <a:lnTo>
                                  <a:pt x="1163013" y="45390"/>
                                </a:lnTo>
                                <a:lnTo>
                                  <a:pt x="1182063" y="41326"/>
                                </a:lnTo>
                                <a:lnTo>
                                  <a:pt x="1201164" y="37808"/>
                                </a:lnTo>
                                <a:lnTo>
                                  <a:pt x="1220215" y="37707"/>
                                </a:lnTo>
                                <a:lnTo>
                                  <a:pt x="1258366" y="32741"/>
                                </a:lnTo>
                                <a:lnTo>
                                  <a:pt x="1277416" y="31699"/>
                                </a:lnTo>
                                <a:lnTo>
                                  <a:pt x="1296467" y="31458"/>
                                </a:lnTo>
                                <a:lnTo>
                                  <a:pt x="1315568" y="30010"/>
                                </a:lnTo>
                                <a:lnTo>
                                  <a:pt x="1334618" y="26543"/>
                                </a:lnTo>
                                <a:lnTo>
                                  <a:pt x="1372770" y="23470"/>
                                </a:lnTo>
                                <a:lnTo>
                                  <a:pt x="1410871" y="21438"/>
                                </a:lnTo>
                                <a:lnTo>
                                  <a:pt x="1449022" y="18555"/>
                                </a:lnTo>
                                <a:lnTo>
                                  <a:pt x="1487123" y="13246"/>
                                </a:lnTo>
                                <a:lnTo>
                                  <a:pt x="1506224" y="12255"/>
                                </a:lnTo>
                                <a:lnTo>
                                  <a:pt x="1525275" y="10172"/>
                                </a:lnTo>
                                <a:lnTo>
                                  <a:pt x="1544325" y="9525"/>
                                </a:lnTo>
                                <a:lnTo>
                                  <a:pt x="1563414" y="8242"/>
                                </a:lnTo>
                                <a:lnTo>
                                  <a:pt x="1582464" y="7289"/>
                                </a:lnTo>
                                <a:lnTo>
                                  <a:pt x="1601514" y="7239"/>
                                </a:lnTo>
                                <a:lnTo>
                                  <a:pt x="1620615" y="5905"/>
                                </a:lnTo>
                                <a:lnTo>
                                  <a:pt x="1639666" y="4267"/>
                                </a:lnTo>
                                <a:lnTo>
                                  <a:pt x="1658716" y="3175"/>
                                </a:lnTo>
                                <a:lnTo>
                                  <a:pt x="1677817" y="1384"/>
                                </a:lnTo>
                                <a:lnTo>
                                  <a:pt x="1696868" y="939"/>
                                </a:lnTo>
                                <a:lnTo>
                                  <a:pt x="1715918" y="0"/>
                                </a:lnTo>
                                <a:lnTo>
                                  <a:pt x="1715918" y="585951"/>
                                </a:lnTo>
                                <a:close/>
                              </a:path>
                            </a:pathLst>
                          </a:custGeom>
                          <a:solidFill>
                            <a:srgbClr val="937567"/>
                          </a:solidFill>
                        </wps:spPr>
                        <wps:bodyPr wrap="square" lIns="0" tIns="0" rIns="0" bIns="0" rtlCol="0">
                          <a:prstTxWarp prst="textNoShape">
                            <a:avLst/>
                          </a:prstTxWarp>
                          <a:noAutofit/>
                        </wps:bodyPr>
                      </wps:wsp>
                      <wps:wsp>
                        <wps:cNvPr id="59" name="Graphic 59"/>
                        <wps:cNvSpPr/>
                        <wps:spPr>
                          <a:xfrm>
                            <a:off x="34773" y="1658325"/>
                            <a:ext cx="1716405" cy="566420"/>
                          </a:xfrm>
                          <a:custGeom>
                            <a:avLst/>
                            <a:gdLst/>
                            <a:ahLst/>
                            <a:cxnLst/>
                            <a:rect l="l" t="t" r="r" b="b"/>
                            <a:pathLst>
                              <a:path w="1716405" h="566420">
                                <a:moveTo>
                                  <a:pt x="1715918" y="565809"/>
                                </a:moveTo>
                                <a:lnTo>
                                  <a:pt x="1696868" y="562633"/>
                                </a:lnTo>
                                <a:lnTo>
                                  <a:pt x="1658716" y="552664"/>
                                </a:lnTo>
                                <a:lnTo>
                                  <a:pt x="1639666" y="549235"/>
                                </a:lnTo>
                                <a:lnTo>
                                  <a:pt x="1620615" y="546364"/>
                                </a:lnTo>
                                <a:lnTo>
                                  <a:pt x="1601514" y="541449"/>
                                </a:lnTo>
                                <a:lnTo>
                                  <a:pt x="1582464" y="539265"/>
                                </a:lnTo>
                                <a:lnTo>
                                  <a:pt x="1563414" y="535252"/>
                                </a:lnTo>
                                <a:lnTo>
                                  <a:pt x="1525275" y="529841"/>
                                </a:lnTo>
                                <a:lnTo>
                                  <a:pt x="1506224" y="525917"/>
                                </a:lnTo>
                                <a:lnTo>
                                  <a:pt x="1487123" y="522501"/>
                                </a:lnTo>
                                <a:lnTo>
                                  <a:pt x="1468073" y="518030"/>
                                </a:lnTo>
                                <a:lnTo>
                                  <a:pt x="1449022" y="515655"/>
                                </a:lnTo>
                                <a:lnTo>
                                  <a:pt x="1429921" y="511528"/>
                                </a:lnTo>
                                <a:lnTo>
                                  <a:pt x="1410871" y="511083"/>
                                </a:lnTo>
                                <a:lnTo>
                                  <a:pt x="1391820" y="508848"/>
                                </a:lnTo>
                                <a:lnTo>
                                  <a:pt x="1372770" y="507121"/>
                                </a:lnTo>
                                <a:lnTo>
                                  <a:pt x="1353669" y="507260"/>
                                </a:lnTo>
                                <a:lnTo>
                                  <a:pt x="1334618" y="504390"/>
                                </a:lnTo>
                                <a:lnTo>
                                  <a:pt x="1315568" y="499780"/>
                                </a:lnTo>
                                <a:lnTo>
                                  <a:pt x="1296467" y="497786"/>
                                </a:lnTo>
                                <a:lnTo>
                                  <a:pt x="1277416" y="496846"/>
                                </a:lnTo>
                                <a:lnTo>
                                  <a:pt x="1258366" y="494814"/>
                                </a:lnTo>
                                <a:lnTo>
                                  <a:pt x="1239265" y="489950"/>
                                </a:lnTo>
                                <a:lnTo>
                                  <a:pt x="1220215" y="485784"/>
                                </a:lnTo>
                                <a:lnTo>
                                  <a:pt x="1201164" y="485886"/>
                                </a:lnTo>
                                <a:lnTo>
                                  <a:pt x="1182063" y="482711"/>
                                </a:lnTo>
                                <a:lnTo>
                                  <a:pt x="1163013" y="477643"/>
                                </a:lnTo>
                                <a:lnTo>
                                  <a:pt x="1143962" y="475611"/>
                                </a:lnTo>
                                <a:lnTo>
                                  <a:pt x="1124861" y="475370"/>
                                </a:lnTo>
                                <a:lnTo>
                                  <a:pt x="1105811" y="473579"/>
                                </a:lnTo>
                                <a:lnTo>
                                  <a:pt x="1086760" y="469210"/>
                                </a:lnTo>
                                <a:lnTo>
                                  <a:pt x="1067659" y="466683"/>
                                </a:lnTo>
                                <a:lnTo>
                                  <a:pt x="1048609" y="461031"/>
                                </a:lnTo>
                                <a:lnTo>
                                  <a:pt x="1029558" y="457310"/>
                                </a:lnTo>
                                <a:lnTo>
                                  <a:pt x="972356" y="442375"/>
                                </a:lnTo>
                                <a:lnTo>
                                  <a:pt x="953306" y="437866"/>
                                </a:lnTo>
                                <a:lnTo>
                                  <a:pt x="934205" y="435237"/>
                                </a:lnTo>
                                <a:lnTo>
                                  <a:pt x="915154" y="431757"/>
                                </a:lnTo>
                                <a:lnTo>
                                  <a:pt x="896104" y="427985"/>
                                </a:lnTo>
                                <a:lnTo>
                                  <a:pt x="877016" y="425014"/>
                                </a:lnTo>
                                <a:lnTo>
                                  <a:pt x="838915" y="419857"/>
                                </a:lnTo>
                                <a:lnTo>
                                  <a:pt x="800763" y="412516"/>
                                </a:lnTo>
                                <a:lnTo>
                                  <a:pt x="781713" y="407894"/>
                                </a:lnTo>
                                <a:lnTo>
                                  <a:pt x="762612" y="407106"/>
                                </a:lnTo>
                                <a:lnTo>
                                  <a:pt x="743561" y="402991"/>
                                </a:lnTo>
                                <a:lnTo>
                                  <a:pt x="724511" y="398419"/>
                                </a:lnTo>
                                <a:lnTo>
                                  <a:pt x="705461" y="393314"/>
                                </a:lnTo>
                                <a:lnTo>
                                  <a:pt x="686359" y="393364"/>
                                </a:lnTo>
                                <a:lnTo>
                                  <a:pt x="667309" y="390532"/>
                                </a:lnTo>
                                <a:lnTo>
                                  <a:pt x="648259" y="389986"/>
                                </a:lnTo>
                                <a:lnTo>
                                  <a:pt x="629157" y="386519"/>
                                </a:lnTo>
                                <a:lnTo>
                                  <a:pt x="591057" y="382849"/>
                                </a:lnTo>
                                <a:lnTo>
                                  <a:pt x="571955" y="380309"/>
                                </a:lnTo>
                                <a:lnTo>
                                  <a:pt x="552905" y="375698"/>
                                </a:lnTo>
                                <a:lnTo>
                                  <a:pt x="533855" y="373514"/>
                                </a:lnTo>
                                <a:lnTo>
                                  <a:pt x="514754" y="371876"/>
                                </a:lnTo>
                                <a:lnTo>
                                  <a:pt x="495703" y="370987"/>
                                </a:lnTo>
                                <a:lnTo>
                                  <a:pt x="476653" y="369005"/>
                                </a:lnTo>
                                <a:lnTo>
                                  <a:pt x="457552" y="365526"/>
                                </a:lnTo>
                                <a:lnTo>
                                  <a:pt x="419451" y="362757"/>
                                </a:lnTo>
                                <a:lnTo>
                                  <a:pt x="400350" y="359823"/>
                                </a:lnTo>
                                <a:lnTo>
                                  <a:pt x="381299" y="357296"/>
                                </a:lnTo>
                                <a:lnTo>
                                  <a:pt x="362249" y="353676"/>
                                </a:lnTo>
                                <a:lnTo>
                                  <a:pt x="343198" y="350692"/>
                                </a:lnTo>
                                <a:lnTo>
                                  <a:pt x="324097" y="350641"/>
                                </a:lnTo>
                                <a:lnTo>
                                  <a:pt x="305047" y="349650"/>
                                </a:lnTo>
                                <a:lnTo>
                                  <a:pt x="285997" y="347224"/>
                                </a:lnTo>
                                <a:lnTo>
                                  <a:pt x="247845" y="340176"/>
                                </a:lnTo>
                                <a:lnTo>
                                  <a:pt x="228795" y="337255"/>
                                </a:lnTo>
                                <a:lnTo>
                                  <a:pt x="209706" y="332632"/>
                                </a:lnTo>
                                <a:lnTo>
                                  <a:pt x="190656" y="332441"/>
                                </a:lnTo>
                                <a:lnTo>
                                  <a:pt x="171605" y="330409"/>
                                </a:lnTo>
                                <a:lnTo>
                                  <a:pt x="152504" y="325786"/>
                                </a:lnTo>
                                <a:lnTo>
                                  <a:pt x="133454" y="323907"/>
                                </a:lnTo>
                                <a:lnTo>
                                  <a:pt x="114403" y="322815"/>
                                </a:lnTo>
                                <a:lnTo>
                                  <a:pt x="95302" y="319741"/>
                                </a:lnTo>
                                <a:lnTo>
                                  <a:pt x="76252" y="316223"/>
                                </a:lnTo>
                                <a:lnTo>
                                  <a:pt x="57201" y="315575"/>
                                </a:lnTo>
                                <a:lnTo>
                                  <a:pt x="19050" y="313543"/>
                                </a:lnTo>
                                <a:lnTo>
                                  <a:pt x="0" y="311207"/>
                                </a:lnTo>
                                <a:lnTo>
                                  <a:pt x="0" y="204397"/>
                                </a:lnTo>
                                <a:lnTo>
                                  <a:pt x="19050" y="202962"/>
                                </a:lnTo>
                                <a:lnTo>
                                  <a:pt x="38100" y="198339"/>
                                </a:lnTo>
                                <a:lnTo>
                                  <a:pt x="57201" y="192243"/>
                                </a:lnTo>
                                <a:lnTo>
                                  <a:pt x="76252" y="189856"/>
                                </a:lnTo>
                                <a:lnTo>
                                  <a:pt x="95302" y="185893"/>
                                </a:lnTo>
                                <a:lnTo>
                                  <a:pt x="114403" y="181423"/>
                                </a:lnTo>
                                <a:lnTo>
                                  <a:pt x="133454" y="178641"/>
                                </a:lnTo>
                                <a:lnTo>
                                  <a:pt x="152504" y="174971"/>
                                </a:lnTo>
                                <a:lnTo>
                                  <a:pt x="171605" y="170958"/>
                                </a:lnTo>
                                <a:lnTo>
                                  <a:pt x="190656" y="169573"/>
                                </a:lnTo>
                                <a:lnTo>
                                  <a:pt x="209706" y="167084"/>
                                </a:lnTo>
                                <a:lnTo>
                                  <a:pt x="228795" y="161725"/>
                                </a:lnTo>
                                <a:lnTo>
                                  <a:pt x="247845" y="156721"/>
                                </a:lnTo>
                                <a:lnTo>
                                  <a:pt x="266895" y="154435"/>
                                </a:lnTo>
                                <a:lnTo>
                                  <a:pt x="285997" y="151615"/>
                                </a:lnTo>
                                <a:lnTo>
                                  <a:pt x="305047" y="150371"/>
                                </a:lnTo>
                                <a:lnTo>
                                  <a:pt x="324097" y="147894"/>
                                </a:lnTo>
                                <a:lnTo>
                                  <a:pt x="343198" y="146002"/>
                                </a:lnTo>
                                <a:lnTo>
                                  <a:pt x="362249" y="143182"/>
                                </a:lnTo>
                                <a:lnTo>
                                  <a:pt x="381299" y="139855"/>
                                </a:lnTo>
                                <a:lnTo>
                                  <a:pt x="400350" y="136870"/>
                                </a:lnTo>
                                <a:lnTo>
                                  <a:pt x="419451" y="133454"/>
                                </a:lnTo>
                                <a:lnTo>
                                  <a:pt x="438501" y="133454"/>
                                </a:lnTo>
                                <a:lnTo>
                                  <a:pt x="457552" y="132514"/>
                                </a:lnTo>
                                <a:lnTo>
                                  <a:pt x="476653" y="130228"/>
                                </a:lnTo>
                                <a:lnTo>
                                  <a:pt x="514754" y="127104"/>
                                </a:lnTo>
                                <a:lnTo>
                                  <a:pt x="533855" y="127053"/>
                                </a:lnTo>
                                <a:lnTo>
                                  <a:pt x="552905" y="125313"/>
                                </a:lnTo>
                                <a:lnTo>
                                  <a:pt x="571955" y="120106"/>
                                </a:lnTo>
                                <a:lnTo>
                                  <a:pt x="591057" y="116537"/>
                                </a:lnTo>
                                <a:lnTo>
                                  <a:pt x="629157" y="113654"/>
                                </a:lnTo>
                                <a:lnTo>
                                  <a:pt x="648259" y="111025"/>
                                </a:lnTo>
                                <a:lnTo>
                                  <a:pt x="667309" y="111127"/>
                                </a:lnTo>
                                <a:lnTo>
                                  <a:pt x="705461" y="106466"/>
                                </a:lnTo>
                                <a:lnTo>
                                  <a:pt x="724511" y="103291"/>
                                </a:lnTo>
                                <a:lnTo>
                                  <a:pt x="762612" y="98376"/>
                                </a:lnTo>
                                <a:lnTo>
                                  <a:pt x="781713" y="97093"/>
                                </a:lnTo>
                                <a:lnTo>
                                  <a:pt x="800763" y="93562"/>
                                </a:lnTo>
                                <a:lnTo>
                                  <a:pt x="819814" y="90489"/>
                                </a:lnTo>
                                <a:lnTo>
                                  <a:pt x="838915" y="87111"/>
                                </a:lnTo>
                                <a:lnTo>
                                  <a:pt x="857965" y="84443"/>
                                </a:lnTo>
                                <a:lnTo>
                                  <a:pt x="877016" y="82754"/>
                                </a:lnTo>
                                <a:lnTo>
                                  <a:pt x="915154" y="77293"/>
                                </a:lnTo>
                                <a:lnTo>
                                  <a:pt x="953306" y="70892"/>
                                </a:lnTo>
                                <a:lnTo>
                                  <a:pt x="972356" y="69953"/>
                                </a:lnTo>
                                <a:lnTo>
                                  <a:pt x="991407" y="67476"/>
                                </a:lnTo>
                                <a:lnTo>
                                  <a:pt x="1010508" y="63653"/>
                                </a:lnTo>
                                <a:lnTo>
                                  <a:pt x="1029558" y="60580"/>
                                </a:lnTo>
                                <a:lnTo>
                                  <a:pt x="1067659" y="53429"/>
                                </a:lnTo>
                                <a:lnTo>
                                  <a:pt x="1086760" y="51994"/>
                                </a:lnTo>
                                <a:lnTo>
                                  <a:pt x="1124861" y="47422"/>
                                </a:lnTo>
                                <a:lnTo>
                                  <a:pt x="1143962" y="45339"/>
                                </a:lnTo>
                                <a:lnTo>
                                  <a:pt x="1163013" y="42964"/>
                                </a:lnTo>
                                <a:lnTo>
                                  <a:pt x="1201164" y="35763"/>
                                </a:lnTo>
                                <a:lnTo>
                                  <a:pt x="1220215" y="35814"/>
                                </a:lnTo>
                                <a:lnTo>
                                  <a:pt x="1239265" y="33541"/>
                                </a:lnTo>
                                <a:lnTo>
                                  <a:pt x="1258366" y="31001"/>
                                </a:lnTo>
                                <a:lnTo>
                                  <a:pt x="1277416" y="29667"/>
                                </a:lnTo>
                                <a:lnTo>
                                  <a:pt x="1296467" y="29464"/>
                                </a:lnTo>
                                <a:lnTo>
                                  <a:pt x="1315568" y="28372"/>
                                </a:lnTo>
                                <a:lnTo>
                                  <a:pt x="1334618" y="25159"/>
                                </a:lnTo>
                                <a:lnTo>
                                  <a:pt x="1372770" y="21984"/>
                                </a:lnTo>
                                <a:lnTo>
                                  <a:pt x="1410871" y="20244"/>
                                </a:lnTo>
                                <a:lnTo>
                                  <a:pt x="1449022" y="17805"/>
                                </a:lnTo>
                                <a:lnTo>
                                  <a:pt x="1468073" y="15380"/>
                                </a:lnTo>
                                <a:lnTo>
                                  <a:pt x="1487123" y="12547"/>
                                </a:lnTo>
                                <a:lnTo>
                                  <a:pt x="1506224" y="11608"/>
                                </a:lnTo>
                                <a:lnTo>
                                  <a:pt x="1525275" y="9474"/>
                                </a:lnTo>
                                <a:lnTo>
                                  <a:pt x="1544325" y="8979"/>
                                </a:lnTo>
                                <a:lnTo>
                                  <a:pt x="1582464" y="6947"/>
                                </a:lnTo>
                                <a:lnTo>
                                  <a:pt x="1601514" y="7188"/>
                                </a:lnTo>
                                <a:lnTo>
                                  <a:pt x="1620615" y="5905"/>
                                </a:lnTo>
                                <a:lnTo>
                                  <a:pt x="1639666" y="4267"/>
                                </a:lnTo>
                                <a:lnTo>
                                  <a:pt x="1658716" y="3378"/>
                                </a:lnTo>
                                <a:lnTo>
                                  <a:pt x="1677817" y="1536"/>
                                </a:lnTo>
                                <a:lnTo>
                                  <a:pt x="1696868" y="1193"/>
                                </a:lnTo>
                                <a:lnTo>
                                  <a:pt x="1715918" y="0"/>
                                </a:lnTo>
                                <a:lnTo>
                                  <a:pt x="1715918" y="565809"/>
                                </a:lnTo>
                                <a:close/>
                              </a:path>
                            </a:pathLst>
                          </a:custGeom>
                          <a:solidFill>
                            <a:srgbClr val="8E85C3"/>
                          </a:solidFill>
                        </wps:spPr>
                        <wps:bodyPr wrap="square" lIns="0" tIns="0" rIns="0" bIns="0" rtlCol="0">
                          <a:prstTxWarp prst="textNoShape">
                            <a:avLst/>
                          </a:prstTxWarp>
                          <a:noAutofit/>
                        </wps:bodyPr>
                      </wps:wsp>
                      <wps:wsp>
                        <wps:cNvPr id="60" name="Graphic 60"/>
                        <wps:cNvSpPr/>
                        <wps:spPr>
                          <a:xfrm>
                            <a:off x="34773" y="1718956"/>
                            <a:ext cx="1716405" cy="445134"/>
                          </a:xfrm>
                          <a:custGeom>
                            <a:avLst/>
                            <a:gdLst/>
                            <a:ahLst/>
                            <a:cxnLst/>
                            <a:rect l="l" t="t" r="r" b="b"/>
                            <a:pathLst>
                              <a:path w="1716405" h="445134">
                                <a:moveTo>
                                  <a:pt x="1715918" y="444547"/>
                                </a:moveTo>
                                <a:lnTo>
                                  <a:pt x="1696868" y="441829"/>
                                </a:lnTo>
                                <a:lnTo>
                                  <a:pt x="1677817" y="437460"/>
                                </a:lnTo>
                                <a:lnTo>
                                  <a:pt x="1658716" y="432799"/>
                                </a:lnTo>
                                <a:lnTo>
                                  <a:pt x="1620615" y="426995"/>
                                </a:lnTo>
                                <a:lnTo>
                                  <a:pt x="1601514" y="421483"/>
                                </a:lnTo>
                                <a:lnTo>
                                  <a:pt x="1582464" y="419845"/>
                                </a:lnTo>
                                <a:lnTo>
                                  <a:pt x="1563414" y="416517"/>
                                </a:lnTo>
                                <a:lnTo>
                                  <a:pt x="1544325" y="414193"/>
                                </a:lnTo>
                                <a:lnTo>
                                  <a:pt x="1487123" y="406103"/>
                                </a:lnTo>
                                <a:lnTo>
                                  <a:pt x="1468073" y="402432"/>
                                </a:lnTo>
                                <a:lnTo>
                                  <a:pt x="1449022" y="400451"/>
                                </a:lnTo>
                                <a:lnTo>
                                  <a:pt x="1429921" y="396286"/>
                                </a:lnTo>
                                <a:lnTo>
                                  <a:pt x="1410871" y="396032"/>
                                </a:lnTo>
                                <a:lnTo>
                                  <a:pt x="1391820" y="394939"/>
                                </a:lnTo>
                                <a:lnTo>
                                  <a:pt x="1372770" y="393555"/>
                                </a:lnTo>
                                <a:lnTo>
                                  <a:pt x="1353669" y="393796"/>
                                </a:lnTo>
                                <a:lnTo>
                                  <a:pt x="1334618" y="391269"/>
                                </a:lnTo>
                                <a:lnTo>
                                  <a:pt x="1315568" y="387548"/>
                                </a:lnTo>
                                <a:lnTo>
                                  <a:pt x="1296467" y="386163"/>
                                </a:lnTo>
                                <a:lnTo>
                                  <a:pt x="1277416" y="385414"/>
                                </a:lnTo>
                                <a:lnTo>
                                  <a:pt x="1258366" y="383585"/>
                                </a:lnTo>
                                <a:lnTo>
                                  <a:pt x="1239265" y="379318"/>
                                </a:lnTo>
                                <a:lnTo>
                                  <a:pt x="1220215" y="376245"/>
                                </a:lnTo>
                                <a:lnTo>
                                  <a:pt x="1201164" y="376486"/>
                                </a:lnTo>
                                <a:lnTo>
                                  <a:pt x="1182063" y="374009"/>
                                </a:lnTo>
                                <a:lnTo>
                                  <a:pt x="1163013" y="369793"/>
                                </a:lnTo>
                                <a:lnTo>
                                  <a:pt x="1143962" y="368548"/>
                                </a:lnTo>
                                <a:lnTo>
                                  <a:pt x="1124861" y="368701"/>
                                </a:lnTo>
                                <a:lnTo>
                                  <a:pt x="1105811" y="367215"/>
                                </a:lnTo>
                                <a:lnTo>
                                  <a:pt x="1086760" y="362795"/>
                                </a:lnTo>
                                <a:lnTo>
                                  <a:pt x="1067659" y="360509"/>
                                </a:lnTo>
                                <a:lnTo>
                                  <a:pt x="1048609" y="356191"/>
                                </a:lnTo>
                                <a:lnTo>
                                  <a:pt x="1029558" y="353321"/>
                                </a:lnTo>
                                <a:lnTo>
                                  <a:pt x="1010508" y="348609"/>
                                </a:lnTo>
                                <a:lnTo>
                                  <a:pt x="991407" y="343592"/>
                                </a:lnTo>
                                <a:lnTo>
                                  <a:pt x="972356" y="339223"/>
                                </a:lnTo>
                                <a:lnTo>
                                  <a:pt x="953306" y="335502"/>
                                </a:lnTo>
                                <a:lnTo>
                                  <a:pt x="934205" y="333229"/>
                                </a:lnTo>
                                <a:lnTo>
                                  <a:pt x="915154" y="330651"/>
                                </a:lnTo>
                                <a:lnTo>
                                  <a:pt x="896104" y="326980"/>
                                </a:lnTo>
                                <a:lnTo>
                                  <a:pt x="877016" y="324389"/>
                                </a:lnTo>
                                <a:lnTo>
                                  <a:pt x="838915" y="320033"/>
                                </a:lnTo>
                                <a:lnTo>
                                  <a:pt x="819814" y="317252"/>
                                </a:lnTo>
                                <a:lnTo>
                                  <a:pt x="800763" y="315067"/>
                                </a:lnTo>
                                <a:lnTo>
                                  <a:pt x="781713" y="311003"/>
                                </a:lnTo>
                                <a:lnTo>
                                  <a:pt x="762612" y="310800"/>
                                </a:lnTo>
                                <a:lnTo>
                                  <a:pt x="724511" y="304259"/>
                                </a:lnTo>
                                <a:lnTo>
                                  <a:pt x="705461" y="300538"/>
                                </a:lnTo>
                                <a:lnTo>
                                  <a:pt x="686359" y="301529"/>
                                </a:lnTo>
                                <a:lnTo>
                                  <a:pt x="667309" y="299535"/>
                                </a:lnTo>
                                <a:lnTo>
                                  <a:pt x="648259" y="298748"/>
                                </a:lnTo>
                                <a:lnTo>
                                  <a:pt x="629157" y="295471"/>
                                </a:lnTo>
                                <a:lnTo>
                                  <a:pt x="610107" y="293985"/>
                                </a:lnTo>
                                <a:lnTo>
                                  <a:pt x="591057" y="293045"/>
                                </a:lnTo>
                                <a:lnTo>
                                  <a:pt x="571955" y="291013"/>
                                </a:lnTo>
                                <a:lnTo>
                                  <a:pt x="552905" y="286746"/>
                                </a:lnTo>
                                <a:lnTo>
                                  <a:pt x="514754" y="283964"/>
                                </a:lnTo>
                                <a:lnTo>
                                  <a:pt x="495703" y="283368"/>
                                </a:lnTo>
                                <a:lnTo>
                                  <a:pt x="476653" y="280993"/>
                                </a:lnTo>
                                <a:lnTo>
                                  <a:pt x="457552" y="278262"/>
                                </a:lnTo>
                                <a:lnTo>
                                  <a:pt x="438501" y="277411"/>
                                </a:lnTo>
                                <a:lnTo>
                                  <a:pt x="419451" y="275684"/>
                                </a:lnTo>
                                <a:lnTo>
                                  <a:pt x="400350" y="272407"/>
                                </a:lnTo>
                                <a:lnTo>
                                  <a:pt x="381299" y="270566"/>
                                </a:lnTo>
                                <a:lnTo>
                                  <a:pt x="362249" y="267784"/>
                                </a:lnTo>
                                <a:lnTo>
                                  <a:pt x="343198" y="265613"/>
                                </a:lnTo>
                                <a:lnTo>
                                  <a:pt x="324097" y="265854"/>
                                </a:lnTo>
                                <a:lnTo>
                                  <a:pt x="305047" y="265308"/>
                                </a:lnTo>
                                <a:lnTo>
                                  <a:pt x="285997" y="263225"/>
                                </a:lnTo>
                                <a:lnTo>
                                  <a:pt x="266895" y="259110"/>
                                </a:lnTo>
                                <a:lnTo>
                                  <a:pt x="247845" y="255541"/>
                                </a:lnTo>
                                <a:lnTo>
                                  <a:pt x="228795" y="253154"/>
                                </a:lnTo>
                                <a:lnTo>
                                  <a:pt x="209706" y="249382"/>
                                </a:lnTo>
                                <a:lnTo>
                                  <a:pt x="190656" y="249331"/>
                                </a:lnTo>
                                <a:lnTo>
                                  <a:pt x="171605" y="248048"/>
                                </a:lnTo>
                                <a:lnTo>
                                  <a:pt x="152504" y="244568"/>
                                </a:lnTo>
                                <a:lnTo>
                                  <a:pt x="133454" y="243082"/>
                                </a:lnTo>
                                <a:lnTo>
                                  <a:pt x="114403" y="242790"/>
                                </a:lnTo>
                                <a:lnTo>
                                  <a:pt x="95302" y="239463"/>
                                </a:lnTo>
                                <a:lnTo>
                                  <a:pt x="76252" y="236542"/>
                                </a:lnTo>
                                <a:lnTo>
                                  <a:pt x="57201" y="234649"/>
                                </a:lnTo>
                                <a:lnTo>
                                  <a:pt x="38100" y="233456"/>
                                </a:lnTo>
                                <a:lnTo>
                                  <a:pt x="19050" y="234306"/>
                                </a:lnTo>
                                <a:lnTo>
                                  <a:pt x="0" y="233163"/>
                                </a:lnTo>
                                <a:lnTo>
                                  <a:pt x="0" y="161178"/>
                                </a:lnTo>
                                <a:lnTo>
                                  <a:pt x="19050" y="160874"/>
                                </a:lnTo>
                                <a:lnTo>
                                  <a:pt x="38100" y="158105"/>
                                </a:lnTo>
                                <a:lnTo>
                                  <a:pt x="57201" y="151856"/>
                                </a:lnTo>
                                <a:lnTo>
                                  <a:pt x="95302" y="144909"/>
                                </a:lnTo>
                                <a:lnTo>
                                  <a:pt x="114403" y="140236"/>
                                </a:lnTo>
                                <a:lnTo>
                                  <a:pt x="133454" y="138254"/>
                                </a:lnTo>
                                <a:lnTo>
                                  <a:pt x="152504" y="134940"/>
                                </a:lnTo>
                                <a:lnTo>
                                  <a:pt x="171605" y="132057"/>
                                </a:lnTo>
                                <a:lnTo>
                                  <a:pt x="190656" y="131460"/>
                                </a:lnTo>
                                <a:lnTo>
                                  <a:pt x="209706" y="129085"/>
                                </a:lnTo>
                                <a:lnTo>
                                  <a:pt x="247845" y="120144"/>
                                </a:lnTo>
                                <a:lnTo>
                                  <a:pt x="266895" y="117718"/>
                                </a:lnTo>
                                <a:lnTo>
                                  <a:pt x="285997" y="114340"/>
                                </a:lnTo>
                                <a:lnTo>
                                  <a:pt x="305047" y="113451"/>
                                </a:lnTo>
                                <a:lnTo>
                                  <a:pt x="324097" y="111368"/>
                                </a:lnTo>
                                <a:lnTo>
                                  <a:pt x="343198" y="109780"/>
                                </a:lnTo>
                                <a:lnTo>
                                  <a:pt x="362249" y="107799"/>
                                </a:lnTo>
                                <a:lnTo>
                                  <a:pt x="400350" y="103037"/>
                                </a:lnTo>
                                <a:lnTo>
                                  <a:pt x="419451" y="99214"/>
                                </a:lnTo>
                                <a:lnTo>
                                  <a:pt x="457552" y="98515"/>
                                </a:lnTo>
                                <a:lnTo>
                                  <a:pt x="476653" y="96979"/>
                                </a:lnTo>
                                <a:lnTo>
                                  <a:pt x="495703" y="94947"/>
                                </a:lnTo>
                                <a:lnTo>
                                  <a:pt x="514754" y="93753"/>
                                </a:lnTo>
                                <a:lnTo>
                                  <a:pt x="533855" y="94058"/>
                                </a:lnTo>
                                <a:lnTo>
                                  <a:pt x="552905" y="92965"/>
                                </a:lnTo>
                                <a:lnTo>
                                  <a:pt x="571955" y="88152"/>
                                </a:lnTo>
                                <a:lnTo>
                                  <a:pt x="591057" y="85079"/>
                                </a:lnTo>
                                <a:lnTo>
                                  <a:pt x="610107" y="84532"/>
                                </a:lnTo>
                                <a:lnTo>
                                  <a:pt x="629157" y="83440"/>
                                </a:lnTo>
                                <a:lnTo>
                                  <a:pt x="648259" y="81002"/>
                                </a:lnTo>
                                <a:lnTo>
                                  <a:pt x="667309" y="80862"/>
                                </a:lnTo>
                                <a:lnTo>
                                  <a:pt x="705461" y="78030"/>
                                </a:lnTo>
                                <a:lnTo>
                                  <a:pt x="724511" y="76239"/>
                                </a:lnTo>
                                <a:lnTo>
                                  <a:pt x="743561" y="75058"/>
                                </a:lnTo>
                                <a:lnTo>
                                  <a:pt x="762612" y="73420"/>
                                </a:lnTo>
                                <a:lnTo>
                                  <a:pt x="781713" y="72721"/>
                                </a:lnTo>
                                <a:lnTo>
                                  <a:pt x="800763" y="69698"/>
                                </a:lnTo>
                                <a:lnTo>
                                  <a:pt x="819814" y="68213"/>
                                </a:lnTo>
                                <a:lnTo>
                                  <a:pt x="857965" y="63348"/>
                                </a:lnTo>
                                <a:lnTo>
                                  <a:pt x="877016" y="62104"/>
                                </a:lnTo>
                                <a:lnTo>
                                  <a:pt x="934205" y="54814"/>
                                </a:lnTo>
                                <a:lnTo>
                                  <a:pt x="953306" y="51982"/>
                                </a:lnTo>
                                <a:lnTo>
                                  <a:pt x="972356" y="51842"/>
                                </a:lnTo>
                                <a:lnTo>
                                  <a:pt x="991407" y="49899"/>
                                </a:lnTo>
                                <a:lnTo>
                                  <a:pt x="1010508" y="46178"/>
                                </a:lnTo>
                                <a:lnTo>
                                  <a:pt x="1048609" y="40475"/>
                                </a:lnTo>
                                <a:lnTo>
                                  <a:pt x="1067659" y="38342"/>
                                </a:lnTo>
                                <a:lnTo>
                                  <a:pt x="1086760" y="37097"/>
                                </a:lnTo>
                                <a:lnTo>
                                  <a:pt x="1105811" y="34773"/>
                                </a:lnTo>
                                <a:lnTo>
                                  <a:pt x="1124861" y="32830"/>
                                </a:lnTo>
                                <a:lnTo>
                                  <a:pt x="1163013" y="29566"/>
                                </a:lnTo>
                                <a:lnTo>
                                  <a:pt x="1201164" y="23851"/>
                                </a:lnTo>
                                <a:lnTo>
                                  <a:pt x="1220215" y="24155"/>
                                </a:lnTo>
                                <a:lnTo>
                                  <a:pt x="1239265" y="22962"/>
                                </a:lnTo>
                                <a:lnTo>
                                  <a:pt x="1258366" y="20980"/>
                                </a:lnTo>
                                <a:lnTo>
                                  <a:pt x="1277416" y="19888"/>
                                </a:lnTo>
                                <a:lnTo>
                                  <a:pt x="1296467" y="19888"/>
                                </a:lnTo>
                                <a:lnTo>
                                  <a:pt x="1315568" y="19393"/>
                                </a:lnTo>
                                <a:lnTo>
                                  <a:pt x="1334618" y="16954"/>
                                </a:lnTo>
                                <a:lnTo>
                                  <a:pt x="1372770" y="14287"/>
                                </a:lnTo>
                                <a:lnTo>
                                  <a:pt x="1391820" y="13741"/>
                                </a:lnTo>
                                <a:lnTo>
                                  <a:pt x="1410871" y="14033"/>
                                </a:lnTo>
                                <a:lnTo>
                                  <a:pt x="1429921" y="13144"/>
                                </a:lnTo>
                                <a:lnTo>
                                  <a:pt x="1449022" y="11798"/>
                                </a:lnTo>
                                <a:lnTo>
                                  <a:pt x="1487123" y="7683"/>
                                </a:lnTo>
                                <a:lnTo>
                                  <a:pt x="1506224" y="7531"/>
                                </a:lnTo>
                                <a:lnTo>
                                  <a:pt x="1525275" y="6540"/>
                                </a:lnTo>
                                <a:lnTo>
                                  <a:pt x="1544325" y="6146"/>
                                </a:lnTo>
                                <a:lnTo>
                                  <a:pt x="1563414" y="5448"/>
                                </a:lnTo>
                                <a:lnTo>
                                  <a:pt x="1582464" y="5105"/>
                                </a:lnTo>
                                <a:lnTo>
                                  <a:pt x="1601514" y="5892"/>
                                </a:lnTo>
                                <a:lnTo>
                                  <a:pt x="1639666" y="2374"/>
                                </a:lnTo>
                                <a:lnTo>
                                  <a:pt x="1658716" y="1930"/>
                                </a:lnTo>
                                <a:lnTo>
                                  <a:pt x="1677817" y="584"/>
                                </a:lnTo>
                                <a:lnTo>
                                  <a:pt x="1696868" y="736"/>
                                </a:lnTo>
                                <a:lnTo>
                                  <a:pt x="1715918" y="0"/>
                                </a:lnTo>
                                <a:lnTo>
                                  <a:pt x="1715918" y="444547"/>
                                </a:lnTo>
                                <a:close/>
                              </a:path>
                            </a:pathLst>
                          </a:custGeom>
                          <a:solidFill>
                            <a:srgbClr val="6B95B1"/>
                          </a:solidFill>
                        </wps:spPr>
                        <wps:bodyPr wrap="square" lIns="0" tIns="0" rIns="0" bIns="0" rtlCol="0">
                          <a:prstTxWarp prst="textNoShape">
                            <a:avLst/>
                          </a:prstTxWarp>
                          <a:noAutofit/>
                        </wps:bodyPr>
                      </wps:wsp>
                      <wps:wsp>
                        <wps:cNvPr id="61" name="Graphic 61"/>
                        <wps:cNvSpPr/>
                        <wps:spPr>
                          <a:xfrm>
                            <a:off x="34773" y="1874077"/>
                            <a:ext cx="1716405" cy="123825"/>
                          </a:xfrm>
                          <a:custGeom>
                            <a:avLst/>
                            <a:gdLst/>
                            <a:ahLst/>
                            <a:cxnLst/>
                            <a:rect l="l" t="t" r="r" b="b"/>
                            <a:pathLst>
                              <a:path w="1716405" h="123825">
                                <a:moveTo>
                                  <a:pt x="1715918" y="123535"/>
                                </a:moveTo>
                                <a:lnTo>
                                  <a:pt x="1696868" y="121998"/>
                                </a:lnTo>
                                <a:lnTo>
                                  <a:pt x="1677817" y="119318"/>
                                </a:lnTo>
                                <a:lnTo>
                                  <a:pt x="1639666" y="115648"/>
                                </a:lnTo>
                                <a:lnTo>
                                  <a:pt x="1620615" y="114251"/>
                                </a:lnTo>
                                <a:lnTo>
                                  <a:pt x="1601514" y="111622"/>
                                </a:lnTo>
                                <a:lnTo>
                                  <a:pt x="1563414" y="108002"/>
                                </a:lnTo>
                                <a:lnTo>
                                  <a:pt x="1544325" y="107012"/>
                                </a:lnTo>
                                <a:lnTo>
                                  <a:pt x="1506224" y="104332"/>
                                </a:lnTo>
                                <a:lnTo>
                                  <a:pt x="1487123" y="102503"/>
                                </a:lnTo>
                                <a:lnTo>
                                  <a:pt x="1468073" y="100967"/>
                                </a:lnTo>
                                <a:lnTo>
                                  <a:pt x="1449022" y="100268"/>
                                </a:lnTo>
                                <a:lnTo>
                                  <a:pt x="1429921" y="98287"/>
                                </a:lnTo>
                                <a:lnTo>
                                  <a:pt x="1391820" y="97880"/>
                                </a:lnTo>
                                <a:lnTo>
                                  <a:pt x="1372770" y="96788"/>
                                </a:lnTo>
                                <a:lnTo>
                                  <a:pt x="1353669" y="97588"/>
                                </a:lnTo>
                                <a:lnTo>
                                  <a:pt x="1334618" y="96496"/>
                                </a:lnTo>
                                <a:lnTo>
                                  <a:pt x="1315568" y="95061"/>
                                </a:lnTo>
                                <a:lnTo>
                                  <a:pt x="1296467" y="94362"/>
                                </a:lnTo>
                                <a:lnTo>
                                  <a:pt x="1258366" y="93765"/>
                                </a:lnTo>
                                <a:lnTo>
                                  <a:pt x="1220215" y="89854"/>
                                </a:lnTo>
                                <a:lnTo>
                                  <a:pt x="1201164" y="90095"/>
                                </a:lnTo>
                                <a:lnTo>
                                  <a:pt x="1182063" y="89397"/>
                                </a:lnTo>
                                <a:lnTo>
                                  <a:pt x="1163013" y="87771"/>
                                </a:lnTo>
                                <a:lnTo>
                                  <a:pt x="1143962" y="87225"/>
                                </a:lnTo>
                                <a:lnTo>
                                  <a:pt x="1124861" y="87365"/>
                                </a:lnTo>
                                <a:lnTo>
                                  <a:pt x="1067659" y="84393"/>
                                </a:lnTo>
                                <a:lnTo>
                                  <a:pt x="1048609" y="82462"/>
                                </a:lnTo>
                                <a:lnTo>
                                  <a:pt x="1029558" y="81319"/>
                                </a:lnTo>
                                <a:lnTo>
                                  <a:pt x="991407" y="77103"/>
                                </a:lnTo>
                                <a:lnTo>
                                  <a:pt x="972356" y="75515"/>
                                </a:lnTo>
                                <a:lnTo>
                                  <a:pt x="953306" y="73331"/>
                                </a:lnTo>
                                <a:lnTo>
                                  <a:pt x="934205" y="73026"/>
                                </a:lnTo>
                                <a:lnTo>
                                  <a:pt x="915154" y="72429"/>
                                </a:lnTo>
                                <a:lnTo>
                                  <a:pt x="896104" y="71438"/>
                                </a:lnTo>
                                <a:lnTo>
                                  <a:pt x="877016" y="71146"/>
                                </a:lnTo>
                                <a:lnTo>
                                  <a:pt x="857965" y="70105"/>
                                </a:lnTo>
                                <a:lnTo>
                                  <a:pt x="838915" y="69406"/>
                                </a:lnTo>
                                <a:lnTo>
                                  <a:pt x="800763" y="68962"/>
                                </a:lnTo>
                                <a:lnTo>
                                  <a:pt x="781713" y="67819"/>
                                </a:lnTo>
                                <a:lnTo>
                                  <a:pt x="762612" y="67578"/>
                                </a:lnTo>
                                <a:lnTo>
                                  <a:pt x="743561" y="66181"/>
                                </a:lnTo>
                                <a:lnTo>
                                  <a:pt x="705461" y="63856"/>
                                </a:lnTo>
                                <a:lnTo>
                                  <a:pt x="686359" y="64949"/>
                                </a:lnTo>
                                <a:lnTo>
                                  <a:pt x="648259" y="64542"/>
                                </a:lnTo>
                                <a:lnTo>
                                  <a:pt x="610107" y="62764"/>
                                </a:lnTo>
                                <a:lnTo>
                                  <a:pt x="571955" y="62320"/>
                                </a:lnTo>
                                <a:lnTo>
                                  <a:pt x="514754" y="60275"/>
                                </a:lnTo>
                                <a:lnTo>
                                  <a:pt x="495703" y="60135"/>
                                </a:lnTo>
                                <a:lnTo>
                                  <a:pt x="476653" y="59538"/>
                                </a:lnTo>
                                <a:lnTo>
                                  <a:pt x="457552" y="58141"/>
                                </a:lnTo>
                                <a:lnTo>
                                  <a:pt x="419451" y="57151"/>
                                </a:lnTo>
                                <a:lnTo>
                                  <a:pt x="400350" y="56160"/>
                                </a:lnTo>
                                <a:lnTo>
                                  <a:pt x="381299" y="55512"/>
                                </a:lnTo>
                                <a:lnTo>
                                  <a:pt x="362249" y="55169"/>
                                </a:lnTo>
                                <a:lnTo>
                                  <a:pt x="305047" y="55919"/>
                                </a:lnTo>
                                <a:lnTo>
                                  <a:pt x="285997" y="55868"/>
                                </a:lnTo>
                                <a:lnTo>
                                  <a:pt x="266895" y="54230"/>
                                </a:lnTo>
                                <a:lnTo>
                                  <a:pt x="247845" y="53785"/>
                                </a:lnTo>
                                <a:lnTo>
                                  <a:pt x="228795" y="53785"/>
                                </a:lnTo>
                                <a:lnTo>
                                  <a:pt x="209706" y="54674"/>
                                </a:lnTo>
                                <a:lnTo>
                                  <a:pt x="190656" y="55271"/>
                                </a:lnTo>
                                <a:lnTo>
                                  <a:pt x="171605" y="55220"/>
                                </a:lnTo>
                                <a:lnTo>
                                  <a:pt x="152504" y="54179"/>
                                </a:lnTo>
                                <a:lnTo>
                                  <a:pt x="133454" y="54776"/>
                                </a:lnTo>
                                <a:lnTo>
                                  <a:pt x="114403" y="56655"/>
                                </a:lnTo>
                                <a:lnTo>
                                  <a:pt x="76252" y="56706"/>
                                </a:lnTo>
                                <a:lnTo>
                                  <a:pt x="38100" y="59145"/>
                                </a:lnTo>
                                <a:lnTo>
                                  <a:pt x="19050" y="61469"/>
                                </a:lnTo>
                                <a:lnTo>
                                  <a:pt x="0" y="60377"/>
                                </a:lnTo>
                                <a:lnTo>
                                  <a:pt x="0" y="23673"/>
                                </a:lnTo>
                                <a:lnTo>
                                  <a:pt x="19050" y="23470"/>
                                </a:lnTo>
                                <a:lnTo>
                                  <a:pt x="38100" y="22225"/>
                                </a:lnTo>
                                <a:lnTo>
                                  <a:pt x="57201" y="18504"/>
                                </a:lnTo>
                                <a:lnTo>
                                  <a:pt x="95302" y="17412"/>
                                </a:lnTo>
                                <a:lnTo>
                                  <a:pt x="114403" y="16078"/>
                                </a:lnTo>
                                <a:lnTo>
                                  <a:pt x="133454" y="16281"/>
                                </a:lnTo>
                                <a:lnTo>
                                  <a:pt x="152504" y="15087"/>
                                </a:lnTo>
                                <a:lnTo>
                                  <a:pt x="171605" y="14643"/>
                                </a:lnTo>
                                <a:lnTo>
                                  <a:pt x="190656" y="15240"/>
                                </a:lnTo>
                                <a:lnTo>
                                  <a:pt x="209706" y="13551"/>
                                </a:lnTo>
                                <a:lnTo>
                                  <a:pt x="228795" y="13690"/>
                                </a:lnTo>
                                <a:lnTo>
                                  <a:pt x="247845" y="11608"/>
                                </a:lnTo>
                                <a:lnTo>
                                  <a:pt x="266895" y="12357"/>
                                </a:lnTo>
                                <a:lnTo>
                                  <a:pt x="285997" y="11468"/>
                                </a:lnTo>
                                <a:lnTo>
                                  <a:pt x="305047" y="12611"/>
                                </a:lnTo>
                                <a:lnTo>
                                  <a:pt x="324097" y="11417"/>
                                </a:lnTo>
                                <a:lnTo>
                                  <a:pt x="343198" y="9880"/>
                                </a:lnTo>
                                <a:lnTo>
                                  <a:pt x="362249" y="10172"/>
                                </a:lnTo>
                                <a:lnTo>
                                  <a:pt x="381299" y="10172"/>
                                </a:lnTo>
                                <a:lnTo>
                                  <a:pt x="400350" y="8979"/>
                                </a:lnTo>
                                <a:lnTo>
                                  <a:pt x="419451" y="7493"/>
                                </a:lnTo>
                                <a:lnTo>
                                  <a:pt x="438501" y="8293"/>
                                </a:lnTo>
                                <a:lnTo>
                                  <a:pt x="457552" y="8394"/>
                                </a:lnTo>
                                <a:lnTo>
                                  <a:pt x="495703" y="7988"/>
                                </a:lnTo>
                                <a:lnTo>
                                  <a:pt x="514754" y="7201"/>
                                </a:lnTo>
                                <a:lnTo>
                                  <a:pt x="533855" y="8090"/>
                                </a:lnTo>
                                <a:lnTo>
                                  <a:pt x="552905" y="7937"/>
                                </a:lnTo>
                                <a:lnTo>
                                  <a:pt x="591057" y="5257"/>
                                </a:lnTo>
                                <a:lnTo>
                                  <a:pt x="610107" y="5511"/>
                                </a:lnTo>
                                <a:lnTo>
                                  <a:pt x="629157" y="5067"/>
                                </a:lnTo>
                                <a:lnTo>
                                  <a:pt x="648259" y="4965"/>
                                </a:lnTo>
                                <a:lnTo>
                                  <a:pt x="667309" y="5562"/>
                                </a:lnTo>
                                <a:lnTo>
                                  <a:pt x="686359" y="5664"/>
                                </a:lnTo>
                                <a:lnTo>
                                  <a:pt x="705461" y="4470"/>
                                </a:lnTo>
                                <a:lnTo>
                                  <a:pt x="724511" y="5067"/>
                                </a:lnTo>
                                <a:lnTo>
                                  <a:pt x="743561" y="6261"/>
                                </a:lnTo>
                                <a:lnTo>
                                  <a:pt x="762612" y="6400"/>
                                </a:lnTo>
                                <a:lnTo>
                                  <a:pt x="781713" y="5613"/>
                                </a:lnTo>
                                <a:lnTo>
                                  <a:pt x="800763" y="5613"/>
                                </a:lnTo>
                                <a:lnTo>
                                  <a:pt x="819814" y="6108"/>
                                </a:lnTo>
                                <a:lnTo>
                                  <a:pt x="838915" y="6058"/>
                                </a:lnTo>
                                <a:lnTo>
                                  <a:pt x="857965" y="5257"/>
                                </a:lnTo>
                                <a:lnTo>
                                  <a:pt x="896104" y="4914"/>
                                </a:lnTo>
                                <a:lnTo>
                                  <a:pt x="915154" y="5118"/>
                                </a:lnTo>
                                <a:lnTo>
                                  <a:pt x="934205" y="4711"/>
                                </a:lnTo>
                                <a:lnTo>
                                  <a:pt x="953306" y="3924"/>
                                </a:lnTo>
                                <a:lnTo>
                                  <a:pt x="972356" y="5308"/>
                                </a:lnTo>
                                <a:lnTo>
                                  <a:pt x="991407" y="6159"/>
                                </a:lnTo>
                                <a:lnTo>
                                  <a:pt x="1010508" y="5219"/>
                                </a:lnTo>
                                <a:lnTo>
                                  <a:pt x="1029558" y="5016"/>
                                </a:lnTo>
                                <a:lnTo>
                                  <a:pt x="1048609" y="3975"/>
                                </a:lnTo>
                                <a:lnTo>
                                  <a:pt x="1086760" y="4318"/>
                                </a:lnTo>
                                <a:lnTo>
                                  <a:pt x="1105811" y="5257"/>
                                </a:lnTo>
                                <a:lnTo>
                                  <a:pt x="1143962" y="2286"/>
                                </a:lnTo>
                                <a:lnTo>
                                  <a:pt x="1163013" y="1295"/>
                                </a:lnTo>
                                <a:lnTo>
                                  <a:pt x="1182063" y="1193"/>
                                </a:lnTo>
                                <a:lnTo>
                                  <a:pt x="1201164" y="0"/>
                                </a:lnTo>
                                <a:lnTo>
                                  <a:pt x="1220215" y="254"/>
                                </a:lnTo>
                                <a:lnTo>
                                  <a:pt x="1239265" y="152"/>
                                </a:lnTo>
                                <a:lnTo>
                                  <a:pt x="1296467" y="1397"/>
                                </a:lnTo>
                                <a:lnTo>
                                  <a:pt x="1315568" y="1638"/>
                                </a:lnTo>
                                <a:lnTo>
                                  <a:pt x="1353669" y="1638"/>
                                </a:lnTo>
                                <a:lnTo>
                                  <a:pt x="1372770" y="800"/>
                                </a:lnTo>
                                <a:lnTo>
                                  <a:pt x="1391820" y="546"/>
                                </a:lnTo>
                                <a:lnTo>
                                  <a:pt x="1410871" y="1689"/>
                                </a:lnTo>
                                <a:lnTo>
                                  <a:pt x="1429921" y="901"/>
                                </a:lnTo>
                                <a:lnTo>
                                  <a:pt x="1449022" y="1739"/>
                                </a:lnTo>
                                <a:lnTo>
                                  <a:pt x="1468073" y="952"/>
                                </a:lnTo>
                                <a:lnTo>
                                  <a:pt x="1487123" y="1041"/>
                                </a:lnTo>
                                <a:lnTo>
                                  <a:pt x="1525275" y="2184"/>
                                </a:lnTo>
                                <a:lnTo>
                                  <a:pt x="1563414" y="3721"/>
                                </a:lnTo>
                                <a:lnTo>
                                  <a:pt x="1582464" y="5016"/>
                                </a:lnTo>
                                <a:lnTo>
                                  <a:pt x="1601514" y="5511"/>
                                </a:lnTo>
                                <a:lnTo>
                                  <a:pt x="1620615" y="6451"/>
                                </a:lnTo>
                                <a:lnTo>
                                  <a:pt x="1639666" y="6350"/>
                                </a:lnTo>
                                <a:lnTo>
                                  <a:pt x="1658716" y="7048"/>
                                </a:lnTo>
                                <a:lnTo>
                                  <a:pt x="1677817" y="8483"/>
                                </a:lnTo>
                                <a:lnTo>
                                  <a:pt x="1696868" y="10325"/>
                                </a:lnTo>
                                <a:lnTo>
                                  <a:pt x="1715918" y="10769"/>
                                </a:lnTo>
                                <a:lnTo>
                                  <a:pt x="1715918" y="123535"/>
                                </a:lnTo>
                                <a:close/>
                              </a:path>
                            </a:pathLst>
                          </a:custGeom>
                          <a:solidFill>
                            <a:srgbClr val="7EA587"/>
                          </a:solidFill>
                        </wps:spPr>
                        <wps:bodyPr wrap="square" lIns="0" tIns="0" rIns="0" bIns="0" rtlCol="0">
                          <a:prstTxWarp prst="textNoShape">
                            <a:avLst/>
                          </a:prstTxWarp>
                          <a:noAutofit/>
                        </wps:bodyPr>
                      </wps:wsp>
                      <wps:wsp>
                        <wps:cNvPr id="62" name="Graphic 62"/>
                        <wps:cNvSpPr/>
                        <wps:spPr>
                          <a:xfrm>
                            <a:off x="34773" y="1899134"/>
                            <a:ext cx="1716405" cy="55244"/>
                          </a:xfrm>
                          <a:custGeom>
                            <a:avLst/>
                            <a:gdLst/>
                            <a:ahLst/>
                            <a:cxnLst/>
                            <a:rect l="l" t="t" r="r" b="b"/>
                            <a:pathLst>
                              <a:path w="1716405" h="55244">
                                <a:moveTo>
                                  <a:pt x="1715918" y="55017"/>
                                </a:moveTo>
                                <a:lnTo>
                                  <a:pt x="1696868" y="54230"/>
                                </a:lnTo>
                                <a:lnTo>
                                  <a:pt x="1677817" y="52045"/>
                                </a:lnTo>
                                <a:lnTo>
                                  <a:pt x="1658716" y="50204"/>
                                </a:lnTo>
                                <a:lnTo>
                                  <a:pt x="1639666" y="48718"/>
                                </a:lnTo>
                                <a:lnTo>
                                  <a:pt x="1620615" y="47575"/>
                                </a:lnTo>
                                <a:lnTo>
                                  <a:pt x="1582464" y="43257"/>
                                </a:lnTo>
                                <a:lnTo>
                                  <a:pt x="1563414" y="41529"/>
                                </a:lnTo>
                                <a:lnTo>
                                  <a:pt x="1544325" y="40488"/>
                                </a:lnTo>
                                <a:lnTo>
                                  <a:pt x="1525275" y="38989"/>
                                </a:lnTo>
                                <a:lnTo>
                                  <a:pt x="1506224" y="37846"/>
                                </a:lnTo>
                                <a:lnTo>
                                  <a:pt x="1468073" y="34874"/>
                                </a:lnTo>
                                <a:lnTo>
                                  <a:pt x="1449022" y="34874"/>
                                </a:lnTo>
                                <a:lnTo>
                                  <a:pt x="1429921" y="33388"/>
                                </a:lnTo>
                                <a:lnTo>
                                  <a:pt x="1410871" y="33287"/>
                                </a:lnTo>
                                <a:lnTo>
                                  <a:pt x="1372770" y="31458"/>
                                </a:lnTo>
                                <a:lnTo>
                                  <a:pt x="1353669" y="32296"/>
                                </a:lnTo>
                                <a:lnTo>
                                  <a:pt x="1277416" y="29566"/>
                                </a:lnTo>
                                <a:lnTo>
                                  <a:pt x="1258366" y="29718"/>
                                </a:lnTo>
                                <a:lnTo>
                                  <a:pt x="1220215" y="27038"/>
                                </a:lnTo>
                                <a:lnTo>
                                  <a:pt x="1182063" y="27330"/>
                                </a:lnTo>
                                <a:lnTo>
                                  <a:pt x="1163013" y="26149"/>
                                </a:lnTo>
                                <a:lnTo>
                                  <a:pt x="1124861" y="26937"/>
                                </a:lnTo>
                                <a:lnTo>
                                  <a:pt x="1105811" y="26886"/>
                                </a:lnTo>
                                <a:lnTo>
                                  <a:pt x="1067659" y="25794"/>
                                </a:lnTo>
                                <a:lnTo>
                                  <a:pt x="1048609" y="24511"/>
                                </a:lnTo>
                                <a:lnTo>
                                  <a:pt x="1029558" y="24257"/>
                                </a:lnTo>
                                <a:lnTo>
                                  <a:pt x="972356" y="20980"/>
                                </a:lnTo>
                                <a:lnTo>
                                  <a:pt x="953306" y="18948"/>
                                </a:lnTo>
                                <a:lnTo>
                                  <a:pt x="915154" y="19253"/>
                                </a:lnTo>
                                <a:lnTo>
                                  <a:pt x="896104" y="18656"/>
                                </a:lnTo>
                                <a:lnTo>
                                  <a:pt x="877016" y="18897"/>
                                </a:lnTo>
                                <a:lnTo>
                                  <a:pt x="857965" y="18008"/>
                                </a:lnTo>
                                <a:lnTo>
                                  <a:pt x="838915" y="17754"/>
                                </a:lnTo>
                                <a:lnTo>
                                  <a:pt x="800763" y="18008"/>
                                </a:lnTo>
                                <a:lnTo>
                                  <a:pt x="781713" y="17310"/>
                                </a:lnTo>
                                <a:lnTo>
                                  <a:pt x="762612" y="17564"/>
                                </a:lnTo>
                                <a:lnTo>
                                  <a:pt x="743561" y="16675"/>
                                </a:lnTo>
                                <a:lnTo>
                                  <a:pt x="705461" y="15329"/>
                                </a:lnTo>
                                <a:lnTo>
                                  <a:pt x="686359" y="16269"/>
                                </a:lnTo>
                                <a:lnTo>
                                  <a:pt x="667309" y="16078"/>
                                </a:lnTo>
                                <a:lnTo>
                                  <a:pt x="648259" y="16218"/>
                                </a:lnTo>
                                <a:lnTo>
                                  <a:pt x="610107" y="15176"/>
                                </a:lnTo>
                                <a:lnTo>
                                  <a:pt x="591057" y="15583"/>
                                </a:lnTo>
                                <a:lnTo>
                                  <a:pt x="571955" y="16269"/>
                                </a:lnTo>
                                <a:lnTo>
                                  <a:pt x="552905" y="16573"/>
                                </a:lnTo>
                                <a:lnTo>
                                  <a:pt x="533855" y="16269"/>
                                </a:lnTo>
                                <a:lnTo>
                                  <a:pt x="514754" y="15430"/>
                                </a:lnTo>
                                <a:lnTo>
                                  <a:pt x="495703" y="15824"/>
                                </a:lnTo>
                                <a:lnTo>
                                  <a:pt x="419451" y="14338"/>
                                </a:lnTo>
                                <a:lnTo>
                                  <a:pt x="400350" y="14490"/>
                                </a:lnTo>
                                <a:lnTo>
                                  <a:pt x="381299" y="14236"/>
                                </a:lnTo>
                                <a:lnTo>
                                  <a:pt x="343198" y="14935"/>
                                </a:lnTo>
                                <a:lnTo>
                                  <a:pt x="324097" y="15481"/>
                                </a:lnTo>
                                <a:lnTo>
                                  <a:pt x="305047" y="15672"/>
                                </a:lnTo>
                                <a:lnTo>
                                  <a:pt x="285997" y="16269"/>
                                </a:lnTo>
                                <a:lnTo>
                                  <a:pt x="266895" y="15278"/>
                                </a:lnTo>
                                <a:lnTo>
                                  <a:pt x="247845" y="15329"/>
                                </a:lnTo>
                                <a:lnTo>
                                  <a:pt x="228795" y="16370"/>
                                </a:lnTo>
                                <a:lnTo>
                                  <a:pt x="190656" y="19050"/>
                                </a:lnTo>
                                <a:lnTo>
                                  <a:pt x="171605" y="19101"/>
                                </a:lnTo>
                                <a:lnTo>
                                  <a:pt x="152504" y="18262"/>
                                </a:lnTo>
                                <a:lnTo>
                                  <a:pt x="133454" y="19304"/>
                                </a:lnTo>
                                <a:lnTo>
                                  <a:pt x="114403" y="21577"/>
                                </a:lnTo>
                                <a:lnTo>
                                  <a:pt x="76252" y="22276"/>
                                </a:lnTo>
                                <a:lnTo>
                                  <a:pt x="57201" y="23711"/>
                                </a:lnTo>
                                <a:lnTo>
                                  <a:pt x="38100" y="26200"/>
                                </a:lnTo>
                                <a:lnTo>
                                  <a:pt x="19050" y="29464"/>
                                </a:lnTo>
                                <a:lnTo>
                                  <a:pt x="0" y="28423"/>
                                </a:lnTo>
                                <a:lnTo>
                                  <a:pt x="0" y="5511"/>
                                </a:lnTo>
                                <a:lnTo>
                                  <a:pt x="38100" y="5054"/>
                                </a:lnTo>
                                <a:lnTo>
                                  <a:pt x="57201" y="2425"/>
                                </a:lnTo>
                                <a:lnTo>
                                  <a:pt x="95302" y="2184"/>
                                </a:lnTo>
                                <a:lnTo>
                                  <a:pt x="114403" y="1092"/>
                                </a:lnTo>
                                <a:lnTo>
                                  <a:pt x="133454" y="1689"/>
                                </a:lnTo>
                                <a:lnTo>
                                  <a:pt x="152504" y="889"/>
                                </a:lnTo>
                                <a:lnTo>
                                  <a:pt x="171605" y="698"/>
                                </a:lnTo>
                                <a:lnTo>
                                  <a:pt x="190656" y="1333"/>
                                </a:lnTo>
                                <a:lnTo>
                                  <a:pt x="209706" y="393"/>
                                </a:lnTo>
                                <a:lnTo>
                                  <a:pt x="228795" y="1041"/>
                                </a:lnTo>
                                <a:lnTo>
                                  <a:pt x="247845" y="0"/>
                                </a:lnTo>
                                <a:lnTo>
                                  <a:pt x="266895" y="1193"/>
                                </a:lnTo>
                                <a:lnTo>
                                  <a:pt x="285997" y="939"/>
                                </a:lnTo>
                                <a:lnTo>
                                  <a:pt x="305047" y="2730"/>
                                </a:lnTo>
                                <a:lnTo>
                                  <a:pt x="343198" y="152"/>
                                </a:lnTo>
                                <a:lnTo>
                                  <a:pt x="362249" y="546"/>
                                </a:lnTo>
                                <a:lnTo>
                                  <a:pt x="381299" y="1295"/>
                                </a:lnTo>
                                <a:lnTo>
                                  <a:pt x="400350" y="596"/>
                                </a:lnTo>
                                <a:lnTo>
                                  <a:pt x="419451" y="254"/>
                                </a:lnTo>
                                <a:lnTo>
                                  <a:pt x="438501" y="1143"/>
                                </a:lnTo>
                                <a:lnTo>
                                  <a:pt x="457552" y="1295"/>
                                </a:lnTo>
                                <a:lnTo>
                                  <a:pt x="476653" y="2082"/>
                                </a:lnTo>
                                <a:lnTo>
                                  <a:pt x="514754" y="1930"/>
                                </a:lnTo>
                                <a:lnTo>
                                  <a:pt x="533855" y="2679"/>
                                </a:lnTo>
                                <a:lnTo>
                                  <a:pt x="552905" y="2781"/>
                                </a:lnTo>
                                <a:lnTo>
                                  <a:pt x="591057" y="2184"/>
                                </a:lnTo>
                                <a:lnTo>
                                  <a:pt x="610107" y="2971"/>
                                </a:lnTo>
                                <a:lnTo>
                                  <a:pt x="629157" y="2882"/>
                                </a:lnTo>
                                <a:lnTo>
                                  <a:pt x="648259" y="3175"/>
                                </a:lnTo>
                                <a:lnTo>
                                  <a:pt x="667309" y="4013"/>
                                </a:lnTo>
                                <a:lnTo>
                                  <a:pt x="686359" y="4267"/>
                                </a:lnTo>
                                <a:lnTo>
                                  <a:pt x="705461" y="2832"/>
                                </a:lnTo>
                                <a:lnTo>
                                  <a:pt x="724511" y="4013"/>
                                </a:lnTo>
                                <a:lnTo>
                                  <a:pt x="743561" y="5651"/>
                                </a:lnTo>
                                <a:lnTo>
                                  <a:pt x="762612" y="6299"/>
                                </a:lnTo>
                                <a:lnTo>
                                  <a:pt x="781713" y="6007"/>
                                </a:lnTo>
                                <a:lnTo>
                                  <a:pt x="800763" y="6400"/>
                                </a:lnTo>
                                <a:lnTo>
                                  <a:pt x="819814" y="7099"/>
                                </a:lnTo>
                                <a:lnTo>
                                  <a:pt x="838915" y="7543"/>
                                </a:lnTo>
                                <a:lnTo>
                                  <a:pt x="857965" y="7239"/>
                                </a:lnTo>
                                <a:lnTo>
                                  <a:pt x="896104" y="7594"/>
                                </a:lnTo>
                                <a:lnTo>
                                  <a:pt x="915154" y="8229"/>
                                </a:lnTo>
                                <a:lnTo>
                                  <a:pt x="934205" y="8483"/>
                                </a:lnTo>
                                <a:lnTo>
                                  <a:pt x="953306" y="8191"/>
                                </a:lnTo>
                                <a:lnTo>
                                  <a:pt x="972356" y="9728"/>
                                </a:lnTo>
                                <a:lnTo>
                                  <a:pt x="991407" y="10909"/>
                                </a:lnTo>
                                <a:lnTo>
                                  <a:pt x="1010508" y="11163"/>
                                </a:lnTo>
                                <a:lnTo>
                                  <a:pt x="1029558" y="11950"/>
                                </a:lnTo>
                                <a:lnTo>
                                  <a:pt x="1048609" y="11811"/>
                                </a:lnTo>
                                <a:lnTo>
                                  <a:pt x="1067659" y="12700"/>
                                </a:lnTo>
                                <a:lnTo>
                                  <a:pt x="1086760" y="13297"/>
                                </a:lnTo>
                                <a:lnTo>
                                  <a:pt x="1105811" y="14732"/>
                                </a:lnTo>
                                <a:lnTo>
                                  <a:pt x="1124861" y="14236"/>
                                </a:lnTo>
                                <a:lnTo>
                                  <a:pt x="1143962" y="12903"/>
                                </a:lnTo>
                                <a:lnTo>
                                  <a:pt x="1163013" y="12801"/>
                                </a:lnTo>
                                <a:lnTo>
                                  <a:pt x="1182063" y="13144"/>
                                </a:lnTo>
                                <a:lnTo>
                                  <a:pt x="1201164" y="12903"/>
                                </a:lnTo>
                                <a:lnTo>
                                  <a:pt x="1220215" y="12954"/>
                                </a:lnTo>
                                <a:lnTo>
                                  <a:pt x="1239265" y="13449"/>
                                </a:lnTo>
                                <a:lnTo>
                                  <a:pt x="1277416" y="15329"/>
                                </a:lnTo>
                                <a:lnTo>
                                  <a:pt x="1315568" y="15583"/>
                                </a:lnTo>
                                <a:lnTo>
                                  <a:pt x="1353669" y="16815"/>
                                </a:lnTo>
                                <a:lnTo>
                                  <a:pt x="1372770" y="16027"/>
                                </a:lnTo>
                                <a:lnTo>
                                  <a:pt x="1391820" y="16027"/>
                                </a:lnTo>
                                <a:lnTo>
                                  <a:pt x="1410871" y="16370"/>
                                </a:lnTo>
                                <a:lnTo>
                                  <a:pt x="1429921" y="15672"/>
                                </a:lnTo>
                                <a:lnTo>
                                  <a:pt x="1449022" y="17018"/>
                                </a:lnTo>
                                <a:lnTo>
                                  <a:pt x="1487123" y="17069"/>
                                </a:lnTo>
                                <a:lnTo>
                                  <a:pt x="1506224" y="18059"/>
                                </a:lnTo>
                                <a:lnTo>
                                  <a:pt x="1563414" y="20091"/>
                                </a:lnTo>
                                <a:lnTo>
                                  <a:pt x="1582464" y="21336"/>
                                </a:lnTo>
                                <a:lnTo>
                                  <a:pt x="1601514" y="21730"/>
                                </a:lnTo>
                                <a:lnTo>
                                  <a:pt x="1620615" y="23025"/>
                                </a:lnTo>
                                <a:lnTo>
                                  <a:pt x="1639666" y="23216"/>
                                </a:lnTo>
                                <a:lnTo>
                                  <a:pt x="1658716" y="24206"/>
                                </a:lnTo>
                                <a:lnTo>
                                  <a:pt x="1677817" y="25654"/>
                                </a:lnTo>
                                <a:lnTo>
                                  <a:pt x="1696868" y="27978"/>
                                </a:lnTo>
                                <a:lnTo>
                                  <a:pt x="1715918" y="29223"/>
                                </a:lnTo>
                                <a:lnTo>
                                  <a:pt x="1715918" y="55017"/>
                                </a:lnTo>
                                <a:close/>
                              </a:path>
                            </a:pathLst>
                          </a:custGeom>
                          <a:solidFill>
                            <a:srgbClr val="DDB166"/>
                          </a:solidFill>
                        </wps:spPr>
                        <wps:bodyPr wrap="square" lIns="0" tIns="0" rIns="0" bIns="0" rtlCol="0">
                          <a:prstTxWarp prst="textNoShape">
                            <a:avLst/>
                          </a:prstTxWarp>
                          <a:noAutofit/>
                        </wps:bodyPr>
                      </wps:wsp>
                      <wps:wsp>
                        <wps:cNvPr id="63" name="Graphic 63"/>
                        <wps:cNvSpPr/>
                        <wps:spPr>
                          <a:xfrm>
                            <a:off x="34761" y="1902064"/>
                            <a:ext cx="1716405" cy="47625"/>
                          </a:xfrm>
                          <a:custGeom>
                            <a:avLst/>
                            <a:gdLst/>
                            <a:ahLst/>
                            <a:cxnLst/>
                            <a:rect l="l" t="t" r="r" b="b"/>
                            <a:pathLst>
                              <a:path w="1716405" h="47625">
                                <a:moveTo>
                                  <a:pt x="1715922" y="31216"/>
                                </a:moveTo>
                                <a:lnTo>
                                  <a:pt x="1696872" y="30022"/>
                                </a:lnTo>
                                <a:lnTo>
                                  <a:pt x="1677822" y="27686"/>
                                </a:lnTo>
                                <a:lnTo>
                                  <a:pt x="1658721" y="26352"/>
                                </a:lnTo>
                                <a:lnTo>
                                  <a:pt x="1639671" y="25311"/>
                                </a:lnTo>
                                <a:lnTo>
                                  <a:pt x="1620621" y="25158"/>
                                </a:lnTo>
                                <a:lnTo>
                                  <a:pt x="1601520" y="24015"/>
                                </a:lnTo>
                                <a:lnTo>
                                  <a:pt x="1582470" y="23418"/>
                                </a:lnTo>
                                <a:lnTo>
                                  <a:pt x="1563420" y="22326"/>
                                </a:lnTo>
                                <a:lnTo>
                                  <a:pt x="1506232" y="20396"/>
                                </a:lnTo>
                                <a:lnTo>
                                  <a:pt x="1487131" y="19405"/>
                                </a:lnTo>
                                <a:lnTo>
                                  <a:pt x="1468081" y="19151"/>
                                </a:lnTo>
                                <a:lnTo>
                                  <a:pt x="1449031" y="19202"/>
                                </a:lnTo>
                                <a:lnTo>
                                  <a:pt x="1429931" y="17868"/>
                                </a:lnTo>
                                <a:lnTo>
                                  <a:pt x="1410881" y="18554"/>
                                </a:lnTo>
                                <a:lnTo>
                                  <a:pt x="1391831" y="18008"/>
                                </a:lnTo>
                                <a:lnTo>
                                  <a:pt x="1372781" y="18110"/>
                                </a:lnTo>
                                <a:lnTo>
                                  <a:pt x="1353680" y="19050"/>
                                </a:lnTo>
                                <a:lnTo>
                                  <a:pt x="1315567" y="17868"/>
                                </a:lnTo>
                                <a:lnTo>
                                  <a:pt x="1277416" y="17424"/>
                                </a:lnTo>
                                <a:lnTo>
                                  <a:pt x="1258366" y="16967"/>
                                </a:lnTo>
                                <a:lnTo>
                                  <a:pt x="1220216" y="14935"/>
                                </a:lnTo>
                                <a:lnTo>
                                  <a:pt x="1182065" y="15087"/>
                                </a:lnTo>
                                <a:lnTo>
                                  <a:pt x="1163015" y="14490"/>
                                </a:lnTo>
                                <a:lnTo>
                                  <a:pt x="1143965" y="14541"/>
                                </a:lnTo>
                                <a:lnTo>
                                  <a:pt x="1124864" y="15532"/>
                                </a:lnTo>
                                <a:lnTo>
                                  <a:pt x="1105814" y="15925"/>
                                </a:lnTo>
                                <a:lnTo>
                                  <a:pt x="1086764" y="14439"/>
                                </a:lnTo>
                                <a:lnTo>
                                  <a:pt x="1067663" y="14147"/>
                                </a:lnTo>
                                <a:lnTo>
                                  <a:pt x="1048613" y="12903"/>
                                </a:lnTo>
                                <a:lnTo>
                                  <a:pt x="1029563" y="12852"/>
                                </a:lnTo>
                                <a:lnTo>
                                  <a:pt x="1010513" y="12065"/>
                                </a:lnTo>
                                <a:lnTo>
                                  <a:pt x="991412" y="11620"/>
                                </a:lnTo>
                                <a:lnTo>
                                  <a:pt x="972362" y="10325"/>
                                </a:lnTo>
                                <a:lnTo>
                                  <a:pt x="953312" y="8394"/>
                                </a:lnTo>
                                <a:lnTo>
                                  <a:pt x="934212" y="8788"/>
                                </a:lnTo>
                                <a:lnTo>
                                  <a:pt x="896112" y="7696"/>
                                </a:lnTo>
                                <a:lnTo>
                                  <a:pt x="857973" y="7353"/>
                                </a:lnTo>
                                <a:lnTo>
                                  <a:pt x="838923" y="7747"/>
                                </a:lnTo>
                                <a:lnTo>
                                  <a:pt x="819823" y="7442"/>
                                </a:lnTo>
                                <a:lnTo>
                                  <a:pt x="800773" y="6553"/>
                                </a:lnTo>
                                <a:lnTo>
                                  <a:pt x="781723" y="6311"/>
                                </a:lnTo>
                                <a:lnTo>
                                  <a:pt x="762622" y="6553"/>
                                </a:lnTo>
                                <a:lnTo>
                                  <a:pt x="743572" y="5765"/>
                                </a:lnTo>
                                <a:lnTo>
                                  <a:pt x="705472" y="2933"/>
                                </a:lnTo>
                                <a:lnTo>
                                  <a:pt x="686371" y="4572"/>
                                </a:lnTo>
                                <a:lnTo>
                                  <a:pt x="667308" y="3924"/>
                                </a:lnTo>
                                <a:lnTo>
                                  <a:pt x="659003" y="3797"/>
                                </a:lnTo>
                                <a:lnTo>
                                  <a:pt x="648258" y="3479"/>
                                </a:lnTo>
                                <a:lnTo>
                                  <a:pt x="629907" y="3251"/>
                                </a:lnTo>
                                <a:lnTo>
                                  <a:pt x="629158" y="3225"/>
                                </a:lnTo>
                                <a:lnTo>
                                  <a:pt x="628091" y="3225"/>
                                </a:lnTo>
                                <a:lnTo>
                                  <a:pt x="610108" y="2984"/>
                                </a:lnTo>
                                <a:lnTo>
                                  <a:pt x="591058" y="2489"/>
                                </a:lnTo>
                                <a:lnTo>
                                  <a:pt x="571957" y="2489"/>
                                </a:lnTo>
                                <a:lnTo>
                                  <a:pt x="552907" y="2984"/>
                                </a:lnTo>
                                <a:lnTo>
                                  <a:pt x="533857" y="2832"/>
                                </a:lnTo>
                                <a:lnTo>
                                  <a:pt x="514756" y="2235"/>
                                </a:lnTo>
                                <a:lnTo>
                                  <a:pt x="476656" y="2590"/>
                                </a:lnTo>
                                <a:lnTo>
                                  <a:pt x="457555" y="1638"/>
                                </a:lnTo>
                                <a:lnTo>
                                  <a:pt x="438505" y="1143"/>
                                </a:lnTo>
                                <a:lnTo>
                                  <a:pt x="419455" y="152"/>
                                </a:lnTo>
                                <a:lnTo>
                                  <a:pt x="400354" y="800"/>
                                </a:lnTo>
                                <a:lnTo>
                                  <a:pt x="381304" y="1092"/>
                                </a:lnTo>
                                <a:lnTo>
                                  <a:pt x="343204" y="0"/>
                                </a:lnTo>
                                <a:lnTo>
                                  <a:pt x="305054" y="2540"/>
                                </a:lnTo>
                                <a:lnTo>
                                  <a:pt x="286004" y="1143"/>
                                </a:lnTo>
                                <a:lnTo>
                                  <a:pt x="266903" y="1244"/>
                                </a:lnTo>
                                <a:lnTo>
                                  <a:pt x="247853" y="508"/>
                                </a:lnTo>
                                <a:lnTo>
                                  <a:pt x="228803" y="2184"/>
                                </a:lnTo>
                                <a:lnTo>
                                  <a:pt x="209715" y="1943"/>
                                </a:lnTo>
                                <a:lnTo>
                                  <a:pt x="190665" y="2781"/>
                                </a:lnTo>
                                <a:lnTo>
                                  <a:pt x="171615" y="2641"/>
                                </a:lnTo>
                                <a:lnTo>
                                  <a:pt x="133464" y="3327"/>
                                </a:lnTo>
                                <a:lnTo>
                                  <a:pt x="114414" y="2933"/>
                                </a:lnTo>
                                <a:lnTo>
                                  <a:pt x="95313" y="3683"/>
                                </a:lnTo>
                                <a:lnTo>
                                  <a:pt x="76263" y="3479"/>
                                </a:lnTo>
                                <a:lnTo>
                                  <a:pt x="57213" y="4622"/>
                                </a:lnTo>
                                <a:lnTo>
                                  <a:pt x="38100" y="7988"/>
                                </a:lnTo>
                                <a:lnTo>
                                  <a:pt x="19050" y="9182"/>
                                </a:lnTo>
                                <a:lnTo>
                                  <a:pt x="0" y="8534"/>
                                </a:lnTo>
                                <a:lnTo>
                                  <a:pt x="0" y="19596"/>
                                </a:lnTo>
                                <a:lnTo>
                                  <a:pt x="19050" y="19799"/>
                                </a:lnTo>
                                <a:lnTo>
                                  <a:pt x="38100" y="17373"/>
                                </a:lnTo>
                                <a:lnTo>
                                  <a:pt x="57213" y="15684"/>
                                </a:lnTo>
                                <a:lnTo>
                                  <a:pt x="114414" y="13843"/>
                                </a:lnTo>
                                <a:lnTo>
                                  <a:pt x="133464" y="11811"/>
                                </a:lnTo>
                                <a:lnTo>
                                  <a:pt x="152514" y="10426"/>
                                </a:lnTo>
                                <a:lnTo>
                                  <a:pt x="171615" y="11315"/>
                                </a:lnTo>
                                <a:lnTo>
                                  <a:pt x="190665" y="11760"/>
                                </a:lnTo>
                                <a:lnTo>
                                  <a:pt x="209715" y="10325"/>
                                </a:lnTo>
                                <a:lnTo>
                                  <a:pt x="228803" y="9334"/>
                                </a:lnTo>
                                <a:lnTo>
                                  <a:pt x="247853" y="8991"/>
                                </a:lnTo>
                                <a:lnTo>
                                  <a:pt x="266903" y="9334"/>
                                </a:lnTo>
                                <a:lnTo>
                                  <a:pt x="286004" y="10223"/>
                                </a:lnTo>
                                <a:lnTo>
                                  <a:pt x="324104" y="9779"/>
                                </a:lnTo>
                                <a:lnTo>
                                  <a:pt x="343204" y="9182"/>
                                </a:lnTo>
                                <a:lnTo>
                                  <a:pt x="400354" y="8394"/>
                                </a:lnTo>
                                <a:lnTo>
                                  <a:pt x="438505" y="8940"/>
                                </a:lnTo>
                                <a:lnTo>
                                  <a:pt x="457555" y="8940"/>
                                </a:lnTo>
                                <a:lnTo>
                                  <a:pt x="495706" y="9575"/>
                                </a:lnTo>
                                <a:lnTo>
                                  <a:pt x="514756" y="9283"/>
                                </a:lnTo>
                                <a:lnTo>
                                  <a:pt x="533857" y="10274"/>
                                </a:lnTo>
                                <a:lnTo>
                                  <a:pt x="552907" y="10528"/>
                                </a:lnTo>
                                <a:lnTo>
                                  <a:pt x="571957" y="10477"/>
                                </a:lnTo>
                                <a:lnTo>
                                  <a:pt x="591058" y="9436"/>
                                </a:lnTo>
                                <a:lnTo>
                                  <a:pt x="610108" y="9334"/>
                                </a:lnTo>
                                <a:lnTo>
                                  <a:pt x="667308" y="10274"/>
                                </a:lnTo>
                                <a:lnTo>
                                  <a:pt x="686371" y="10121"/>
                                </a:lnTo>
                                <a:lnTo>
                                  <a:pt x="705472" y="9385"/>
                                </a:lnTo>
                                <a:lnTo>
                                  <a:pt x="762622" y="11468"/>
                                </a:lnTo>
                                <a:lnTo>
                                  <a:pt x="781723" y="11214"/>
                                </a:lnTo>
                                <a:lnTo>
                                  <a:pt x="800773" y="12014"/>
                                </a:lnTo>
                                <a:lnTo>
                                  <a:pt x="838923" y="11760"/>
                                </a:lnTo>
                                <a:lnTo>
                                  <a:pt x="857973" y="12065"/>
                                </a:lnTo>
                                <a:lnTo>
                                  <a:pt x="877023" y="12700"/>
                                </a:lnTo>
                                <a:lnTo>
                                  <a:pt x="896112" y="12700"/>
                                </a:lnTo>
                                <a:lnTo>
                                  <a:pt x="915162" y="13296"/>
                                </a:lnTo>
                                <a:lnTo>
                                  <a:pt x="953312" y="12903"/>
                                </a:lnTo>
                                <a:lnTo>
                                  <a:pt x="972362" y="14541"/>
                                </a:lnTo>
                                <a:lnTo>
                                  <a:pt x="1029563" y="17513"/>
                                </a:lnTo>
                                <a:lnTo>
                                  <a:pt x="1048613" y="17564"/>
                                </a:lnTo>
                                <a:lnTo>
                                  <a:pt x="1067663" y="18516"/>
                                </a:lnTo>
                                <a:lnTo>
                                  <a:pt x="1105814" y="19799"/>
                                </a:lnTo>
                                <a:lnTo>
                                  <a:pt x="1124864" y="19799"/>
                                </a:lnTo>
                                <a:lnTo>
                                  <a:pt x="1143965" y="19011"/>
                                </a:lnTo>
                                <a:lnTo>
                                  <a:pt x="1163015" y="18656"/>
                                </a:lnTo>
                                <a:lnTo>
                                  <a:pt x="1182065" y="19558"/>
                                </a:lnTo>
                                <a:lnTo>
                                  <a:pt x="1220216" y="19202"/>
                                </a:lnTo>
                                <a:lnTo>
                                  <a:pt x="1258366" y="21386"/>
                                </a:lnTo>
                                <a:lnTo>
                                  <a:pt x="1277416" y="21640"/>
                                </a:lnTo>
                                <a:lnTo>
                                  <a:pt x="1353680" y="24218"/>
                                </a:lnTo>
                                <a:lnTo>
                                  <a:pt x="1372781" y="23571"/>
                                </a:lnTo>
                                <a:lnTo>
                                  <a:pt x="1410881" y="25260"/>
                                </a:lnTo>
                                <a:lnTo>
                                  <a:pt x="1429931" y="25361"/>
                                </a:lnTo>
                                <a:lnTo>
                                  <a:pt x="1449031" y="26847"/>
                                </a:lnTo>
                                <a:lnTo>
                                  <a:pt x="1468081" y="26797"/>
                                </a:lnTo>
                                <a:lnTo>
                                  <a:pt x="1506232" y="29718"/>
                                </a:lnTo>
                                <a:lnTo>
                                  <a:pt x="1525282" y="30759"/>
                                </a:lnTo>
                                <a:lnTo>
                                  <a:pt x="1544332" y="32397"/>
                                </a:lnTo>
                                <a:lnTo>
                                  <a:pt x="1563420" y="33439"/>
                                </a:lnTo>
                                <a:lnTo>
                                  <a:pt x="1601520" y="37160"/>
                                </a:lnTo>
                                <a:lnTo>
                                  <a:pt x="1620621" y="39598"/>
                                </a:lnTo>
                                <a:lnTo>
                                  <a:pt x="1639671" y="40741"/>
                                </a:lnTo>
                                <a:lnTo>
                                  <a:pt x="1658721" y="42176"/>
                                </a:lnTo>
                                <a:lnTo>
                                  <a:pt x="1696872" y="46342"/>
                                </a:lnTo>
                                <a:lnTo>
                                  <a:pt x="1715922" y="47129"/>
                                </a:lnTo>
                                <a:lnTo>
                                  <a:pt x="1715922" y="43014"/>
                                </a:lnTo>
                                <a:lnTo>
                                  <a:pt x="1715922" y="41376"/>
                                </a:lnTo>
                                <a:lnTo>
                                  <a:pt x="1715922" y="36969"/>
                                </a:lnTo>
                                <a:lnTo>
                                  <a:pt x="1715922" y="35331"/>
                                </a:lnTo>
                                <a:lnTo>
                                  <a:pt x="1715922" y="31216"/>
                                </a:lnTo>
                                <a:close/>
                              </a:path>
                            </a:pathLst>
                          </a:custGeom>
                          <a:solidFill>
                            <a:srgbClr val="D88A64"/>
                          </a:solidFill>
                        </wps:spPr>
                        <wps:bodyPr wrap="square" lIns="0" tIns="0" rIns="0" bIns="0" rtlCol="0">
                          <a:prstTxWarp prst="textNoShape">
                            <a:avLst/>
                          </a:prstTxWarp>
                          <a:noAutofit/>
                        </wps:bodyPr>
                      </wps:wsp>
                      <wps:wsp>
                        <wps:cNvPr id="64" name="Graphic 64"/>
                        <wps:cNvSpPr/>
                        <wps:spPr>
                          <a:xfrm>
                            <a:off x="34773" y="1906424"/>
                            <a:ext cx="1716405" cy="34925"/>
                          </a:xfrm>
                          <a:custGeom>
                            <a:avLst/>
                            <a:gdLst/>
                            <a:ahLst/>
                            <a:cxnLst/>
                            <a:rect l="l" t="t" r="r" b="b"/>
                            <a:pathLst>
                              <a:path w="1716405" h="34925">
                                <a:moveTo>
                                  <a:pt x="0" y="9677"/>
                                </a:moveTo>
                                <a:lnTo>
                                  <a:pt x="19050" y="10122"/>
                                </a:lnTo>
                                <a:lnTo>
                                  <a:pt x="38100" y="8331"/>
                                </a:lnTo>
                                <a:lnTo>
                                  <a:pt x="57201" y="5804"/>
                                </a:lnTo>
                                <a:lnTo>
                                  <a:pt x="76252" y="4914"/>
                                </a:lnTo>
                                <a:lnTo>
                                  <a:pt x="95302" y="4711"/>
                                </a:lnTo>
                                <a:lnTo>
                                  <a:pt x="114403" y="4025"/>
                                </a:lnTo>
                                <a:lnTo>
                                  <a:pt x="133454" y="3175"/>
                                </a:lnTo>
                                <a:lnTo>
                                  <a:pt x="152504" y="2286"/>
                                </a:lnTo>
                                <a:lnTo>
                                  <a:pt x="171605" y="2578"/>
                                </a:lnTo>
                                <a:lnTo>
                                  <a:pt x="190656" y="2933"/>
                                </a:lnTo>
                                <a:lnTo>
                                  <a:pt x="209706" y="1790"/>
                                </a:lnTo>
                                <a:lnTo>
                                  <a:pt x="228795" y="1397"/>
                                </a:lnTo>
                                <a:lnTo>
                                  <a:pt x="247845" y="355"/>
                                </a:lnTo>
                                <a:lnTo>
                                  <a:pt x="266895" y="939"/>
                                </a:lnTo>
                                <a:lnTo>
                                  <a:pt x="285997" y="1346"/>
                                </a:lnTo>
                                <a:lnTo>
                                  <a:pt x="305047" y="1892"/>
                                </a:lnTo>
                                <a:lnTo>
                                  <a:pt x="324097" y="1143"/>
                                </a:lnTo>
                                <a:lnTo>
                                  <a:pt x="343198" y="254"/>
                                </a:lnTo>
                                <a:lnTo>
                                  <a:pt x="362249" y="304"/>
                                </a:lnTo>
                                <a:lnTo>
                                  <a:pt x="381299" y="495"/>
                                </a:lnTo>
                                <a:lnTo>
                                  <a:pt x="400350" y="254"/>
                                </a:lnTo>
                                <a:lnTo>
                                  <a:pt x="419451" y="0"/>
                                </a:lnTo>
                                <a:lnTo>
                                  <a:pt x="438501" y="647"/>
                                </a:lnTo>
                                <a:lnTo>
                                  <a:pt x="457552" y="901"/>
                                </a:lnTo>
                                <a:lnTo>
                                  <a:pt x="476653" y="1536"/>
                                </a:lnTo>
                                <a:lnTo>
                                  <a:pt x="495703" y="1689"/>
                                </a:lnTo>
                                <a:lnTo>
                                  <a:pt x="514754" y="1397"/>
                                </a:lnTo>
                                <a:lnTo>
                                  <a:pt x="533855" y="2184"/>
                                </a:lnTo>
                                <a:lnTo>
                                  <a:pt x="552905" y="2387"/>
                                </a:lnTo>
                                <a:lnTo>
                                  <a:pt x="571955" y="2082"/>
                                </a:lnTo>
                                <a:lnTo>
                                  <a:pt x="591057" y="1587"/>
                                </a:lnTo>
                                <a:lnTo>
                                  <a:pt x="629157" y="1981"/>
                                </a:lnTo>
                                <a:lnTo>
                                  <a:pt x="648259" y="2438"/>
                                </a:lnTo>
                                <a:lnTo>
                                  <a:pt x="667309" y="2730"/>
                                </a:lnTo>
                                <a:lnTo>
                                  <a:pt x="686359" y="2984"/>
                                </a:lnTo>
                                <a:lnTo>
                                  <a:pt x="705461" y="1790"/>
                                </a:lnTo>
                                <a:lnTo>
                                  <a:pt x="724511" y="2781"/>
                                </a:lnTo>
                                <a:lnTo>
                                  <a:pt x="743561" y="3873"/>
                                </a:lnTo>
                                <a:lnTo>
                                  <a:pt x="762612" y="4622"/>
                                </a:lnTo>
                                <a:lnTo>
                                  <a:pt x="781713" y="4368"/>
                                </a:lnTo>
                                <a:lnTo>
                                  <a:pt x="800763" y="4914"/>
                                </a:lnTo>
                                <a:lnTo>
                                  <a:pt x="819814" y="5257"/>
                                </a:lnTo>
                                <a:lnTo>
                                  <a:pt x="838915" y="5359"/>
                                </a:lnTo>
                                <a:lnTo>
                                  <a:pt x="857965" y="5359"/>
                                </a:lnTo>
                                <a:lnTo>
                                  <a:pt x="877016" y="5804"/>
                                </a:lnTo>
                                <a:lnTo>
                                  <a:pt x="896104" y="5854"/>
                                </a:lnTo>
                                <a:lnTo>
                                  <a:pt x="915154" y="6451"/>
                                </a:lnTo>
                                <a:lnTo>
                                  <a:pt x="934205" y="6553"/>
                                </a:lnTo>
                                <a:lnTo>
                                  <a:pt x="953306" y="6248"/>
                                </a:lnTo>
                                <a:lnTo>
                                  <a:pt x="972356" y="8090"/>
                                </a:lnTo>
                                <a:lnTo>
                                  <a:pt x="991407" y="9283"/>
                                </a:lnTo>
                                <a:lnTo>
                                  <a:pt x="1010508" y="9918"/>
                                </a:lnTo>
                                <a:lnTo>
                                  <a:pt x="1029558" y="10820"/>
                                </a:lnTo>
                                <a:lnTo>
                                  <a:pt x="1048609" y="10871"/>
                                </a:lnTo>
                                <a:lnTo>
                                  <a:pt x="1067659" y="11963"/>
                                </a:lnTo>
                                <a:lnTo>
                                  <a:pt x="1086760" y="12509"/>
                                </a:lnTo>
                                <a:lnTo>
                                  <a:pt x="1105811" y="13500"/>
                                </a:lnTo>
                                <a:lnTo>
                                  <a:pt x="1124861" y="13297"/>
                                </a:lnTo>
                                <a:lnTo>
                                  <a:pt x="1143962" y="12408"/>
                                </a:lnTo>
                                <a:lnTo>
                                  <a:pt x="1163013" y="12204"/>
                                </a:lnTo>
                                <a:lnTo>
                                  <a:pt x="1182063" y="12954"/>
                                </a:lnTo>
                                <a:lnTo>
                                  <a:pt x="1201164" y="12700"/>
                                </a:lnTo>
                                <a:lnTo>
                                  <a:pt x="1220215" y="12700"/>
                                </a:lnTo>
                                <a:lnTo>
                                  <a:pt x="1239265" y="13640"/>
                                </a:lnTo>
                                <a:lnTo>
                                  <a:pt x="1258366" y="14783"/>
                                </a:lnTo>
                                <a:lnTo>
                                  <a:pt x="1277416" y="15189"/>
                                </a:lnTo>
                                <a:lnTo>
                                  <a:pt x="1296467" y="15532"/>
                                </a:lnTo>
                                <a:lnTo>
                                  <a:pt x="1315568" y="15976"/>
                                </a:lnTo>
                                <a:lnTo>
                                  <a:pt x="1334618" y="16675"/>
                                </a:lnTo>
                                <a:lnTo>
                                  <a:pt x="1353669" y="17272"/>
                                </a:lnTo>
                                <a:lnTo>
                                  <a:pt x="1372770" y="16472"/>
                                </a:lnTo>
                                <a:lnTo>
                                  <a:pt x="1391820" y="16865"/>
                                </a:lnTo>
                                <a:lnTo>
                                  <a:pt x="1410871" y="17564"/>
                                </a:lnTo>
                                <a:lnTo>
                                  <a:pt x="1429921" y="17221"/>
                                </a:lnTo>
                                <a:lnTo>
                                  <a:pt x="1449022" y="18656"/>
                                </a:lnTo>
                                <a:lnTo>
                                  <a:pt x="1468073" y="18605"/>
                                </a:lnTo>
                                <a:lnTo>
                                  <a:pt x="1487123" y="19405"/>
                                </a:lnTo>
                                <a:lnTo>
                                  <a:pt x="1506224" y="20688"/>
                                </a:lnTo>
                                <a:lnTo>
                                  <a:pt x="1525275" y="21539"/>
                                </a:lnTo>
                                <a:lnTo>
                                  <a:pt x="1544325" y="22669"/>
                                </a:lnTo>
                                <a:lnTo>
                                  <a:pt x="1563414" y="23520"/>
                                </a:lnTo>
                                <a:lnTo>
                                  <a:pt x="1582464" y="25006"/>
                                </a:lnTo>
                                <a:lnTo>
                                  <a:pt x="1601514" y="26251"/>
                                </a:lnTo>
                                <a:lnTo>
                                  <a:pt x="1620615" y="28029"/>
                                </a:lnTo>
                                <a:lnTo>
                                  <a:pt x="1639666" y="28677"/>
                                </a:lnTo>
                                <a:lnTo>
                                  <a:pt x="1658716" y="29921"/>
                                </a:lnTo>
                                <a:lnTo>
                                  <a:pt x="1677817" y="31560"/>
                                </a:lnTo>
                                <a:lnTo>
                                  <a:pt x="1696868" y="33833"/>
                                </a:lnTo>
                                <a:lnTo>
                                  <a:pt x="1715918" y="34824"/>
                                </a:lnTo>
                              </a:path>
                            </a:pathLst>
                          </a:custGeom>
                          <a:ln w="18971">
                            <a:solidFill>
                              <a:srgbClr val="FFFFFF"/>
                            </a:solidFill>
                            <a:prstDash val="solid"/>
                          </a:ln>
                        </wps:spPr>
                        <wps:bodyPr wrap="square" lIns="0" tIns="0" rIns="0" bIns="0" rtlCol="0">
                          <a:prstTxWarp prst="textNoShape">
                            <a:avLst/>
                          </a:prstTxWarp>
                          <a:noAutofit/>
                        </wps:bodyPr>
                      </wps:wsp>
                      <wps:wsp>
                        <wps:cNvPr id="65" name="Graphic 65"/>
                        <wps:cNvSpPr/>
                        <wps:spPr>
                          <a:xfrm>
                            <a:off x="34773" y="1906424"/>
                            <a:ext cx="1716405" cy="34925"/>
                          </a:xfrm>
                          <a:custGeom>
                            <a:avLst/>
                            <a:gdLst/>
                            <a:ahLst/>
                            <a:cxnLst/>
                            <a:rect l="l" t="t" r="r" b="b"/>
                            <a:pathLst>
                              <a:path w="1716405" h="34925">
                                <a:moveTo>
                                  <a:pt x="0" y="9677"/>
                                </a:moveTo>
                                <a:lnTo>
                                  <a:pt x="19050" y="10122"/>
                                </a:lnTo>
                                <a:lnTo>
                                  <a:pt x="38100" y="8331"/>
                                </a:lnTo>
                                <a:lnTo>
                                  <a:pt x="57201" y="5804"/>
                                </a:lnTo>
                                <a:lnTo>
                                  <a:pt x="76252" y="4914"/>
                                </a:lnTo>
                                <a:lnTo>
                                  <a:pt x="95302" y="4711"/>
                                </a:lnTo>
                                <a:lnTo>
                                  <a:pt x="114403" y="4025"/>
                                </a:lnTo>
                                <a:lnTo>
                                  <a:pt x="133454" y="3175"/>
                                </a:lnTo>
                                <a:lnTo>
                                  <a:pt x="152504" y="2286"/>
                                </a:lnTo>
                                <a:lnTo>
                                  <a:pt x="171605" y="2578"/>
                                </a:lnTo>
                                <a:lnTo>
                                  <a:pt x="190656" y="2933"/>
                                </a:lnTo>
                                <a:lnTo>
                                  <a:pt x="209706" y="1790"/>
                                </a:lnTo>
                                <a:lnTo>
                                  <a:pt x="228795" y="1397"/>
                                </a:lnTo>
                                <a:lnTo>
                                  <a:pt x="247845" y="355"/>
                                </a:lnTo>
                                <a:lnTo>
                                  <a:pt x="266895" y="939"/>
                                </a:lnTo>
                                <a:lnTo>
                                  <a:pt x="285997" y="1346"/>
                                </a:lnTo>
                                <a:lnTo>
                                  <a:pt x="305047" y="1892"/>
                                </a:lnTo>
                                <a:lnTo>
                                  <a:pt x="324097" y="1143"/>
                                </a:lnTo>
                                <a:lnTo>
                                  <a:pt x="343198" y="254"/>
                                </a:lnTo>
                                <a:lnTo>
                                  <a:pt x="362249" y="304"/>
                                </a:lnTo>
                                <a:lnTo>
                                  <a:pt x="381299" y="495"/>
                                </a:lnTo>
                                <a:lnTo>
                                  <a:pt x="400350" y="254"/>
                                </a:lnTo>
                                <a:lnTo>
                                  <a:pt x="419451" y="0"/>
                                </a:lnTo>
                                <a:lnTo>
                                  <a:pt x="438501" y="647"/>
                                </a:lnTo>
                                <a:lnTo>
                                  <a:pt x="457552" y="901"/>
                                </a:lnTo>
                                <a:lnTo>
                                  <a:pt x="476653" y="1536"/>
                                </a:lnTo>
                                <a:lnTo>
                                  <a:pt x="495703" y="1689"/>
                                </a:lnTo>
                                <a:lnTo>
                                  <a:pt x="514754" y="1397"/>
                                </a:lnTo>
                                <a:lnTo>
                                  <a:pt x="533855" y="2184"/>
                                </a:lnTo>
                                <a:lnTo>
                                  <a:pt x="552905" y="2387"/>
                                </a:lnTo>
                                <a:lnTo>
                                  <a:pt x="571955" y="2082"/>
                                </a:lnTo>
                                <a:lnTo>
                                  <a:pt x="591057" y="1587"/>
                                </a:lnTo>
                                <a:lnTo>
                                  <a:pt x="629157" y="1981"/>
                                </a:lnTo>
                                <a:lnTo>
                                  <a:pt x="648259" y="2438"/>
                                </a:lnTo>
                                <a:lnTo>
                                  <a:pt x="667309" y="2730"/>
                                </a:lnTo>
                                <a:lnTo>
                                  <a:pt x="686359" y="2984"/>
                                </a:lnTo>
                                <a:lnTo>
                                  <a:pt x="705461" y="1790"/>
                                </a:lnTo>
                                <a:lnTo>
                                  <a:pt x="724511" y="2781"/>
                                </a:lnTo>
                                <a:lnTo>
                                  <a:pt x="743561" y="3873"/>
                                </a:lnTo>
                                <a:lnTo>
                                  <a:pt x="762612" y="4622"/>
                                </a:lnTo>
                                <a:lnTo>
                                  <a:pt x="781713" y="4368"/>
                                </a:lnTo>
                                <a:lnTo>
                                  <a:pt x="800763" y="4914"/>
                                </a:lnTo>
                                <a:lnTo>
                                  <a:pt x="819814" y="5257"/>
                                </a:lnTo>
                                <a:lnTo>
                                  <a:pt x="838915" y="5359"/>
                                </a:lnTo>
                                <a:lnTo>
                                  <a:pt x="857965" y="5359"/>
                                </a:lnTo>
                                <a:lnTo>
                                  <a:pt x="877016" y="5804"/>
                                </a:lnTo>
                                <a:lnTo>
                                  <a:pt x="896104" y="5854"/>
                                </a:lnTo>
                                <a:lnTo>
                                  <a:pt x="915154" y="6451"/>
                                </a:lnTo>
                                <a:lnTo>
                                  <a:pt x="934205" y="6553"/>
                                </a:lnTo>
                                <a:lnTo>
                                  <a:pt x="953306" y="6248"/>
                                </a:lnTo>
                                <a:lnTo>
                                  <a:pt x="972356" y="8090"/>
                                </a:lnTo>
                                <a:lnTo>
                                  <a:pt x="991407" y="9283"/>
                                </a:lnTo>
                                <a:lnTo>
                                  <a:pt x="1010508" y="9918"/>
                                </a:lnTo>
                                <a:lnTo>
                                  <a:pt x="1029558" y="10820"/>
                                </a:lnTo>
                                <a:lnTo>
                                  <a:pt x="1048609" y="10871"/>
                                </a:lnTo>
                                <a:lnTo>
                                  <a:pt x="1067659" y="11963"/>
                                </a:lnTo>
                                <a:lnTo>
                                  <a:pt x="1086760" y="12509"/>
                                </a:lnTo>
                                <a:lnTo>
                                  <a:pt x="1105811" y="13500"/>
                                </a:lnTo>
                                <a:lnTo>
                                  <a:pt x="1124861" y="13297"/>
                                </a:lnTo>
                                <a:lnTo>
                                  <a:pt x="1143962" y="12408"/>
                                </a:lnTo>
                                <a:lnTo>
                                  <a:pt x="1163013" y="12204"/>
                                </a:lnTo>
                                <a:lnTo>
                                  <a:pt x="1182063" y="12954"/>
                                </a:lnTo>
                                <a:lnTo>
                                  <a:pt x="1201164" y="12700"/>
                                </a:lnTo>
                                <a:lnTo>
                                  <a:pt x="1220215" y="12700"/>
                                </a:lnTo>
                                <a:lnTo>
                                  <a:pt x="1239265" y="13640"/>
                                </a:lnTo>
                                <a:lnTo>
                                  <a:pt x="1258366" y="14783"/>
                                </a:lnTo>
                                <a:lnTo>
                                  <a:pt x="1277416" y="15189"/>
                                </a:lnTo>
                                <a:lnTo>
                                  <a:pt x="1296467" y="15532"/>
                                </a:lnTo>
                                <a:lnTo>
                                  <a:pt x="1315568" y="15976"/>
                                </a:lnTo>
                                <a:lnTo>
                                  <a:pt x="1334618" y="16675"/>
                                </a:lnTo>
                                <a:lnTo>
                                  <a:pt x="1353669" y="17272"/>
                                </a:lnTo>
                                <a:lnTo>
                                  <a:pt x="1372770" y="16472"/>
                                </a:lnTo>
                                <a:lnTo>
                                  <a:pt x="1391820" y="16865"/>
                                </a:lnTo>
                                <a:lnTo>
                                  <a:pt x="1410871" y="17564"/>
                                </a:lnTo>
                                <a:lnTo>
                                  <a:pt x="1429921" y="17221"/>
                                </a:lnTo>
                                <a:lnTo>
                                  <a:pt x="1449022" y="18656"/>
                                </a:lnTo>
                                <a:lnTo>
                                  <a:pt x="1468073" y="18605"/>
                                </a:lnTo>
                                <a:lnTo>
                                  <a:pt x="1487123" y="19405"/>
                                </a:lnTo>
                                <a:lnTo>
                                  <a:pt x="1506224" y="20688"/>
                                </a:lnTo>
                                <a:lnTo>
                                  <a:pt x="1525275" y="21539"/>
                                </a:lnTo>
                                <a:lnTo>
                                  <a:pt x="1544325" y="22669"/>
                                </a:lnTo>
                                <a:lnTo>
                                  <a:pt x="1563414" y="23520"/>
                                </a:lnTo>
                                <a:lnTo>
                                  <a:pt x="1582464" y="25006"/>
                                </a:lnTo>
                                <a:lnTo>
                                  <a:pt x="1601514" y="26251"/>
                                </a:lnTo>
                                <a:lnTo>
                                  <a:pt x="1620615" y="28029"/>
                                </a:lnTo>
                                <a:lnTo>
                                  <a:pt x="1639666" y="28677"/>
                                </a:lnTo>
                                <a:lnTo>
                                  <a:pt x="1658716" y="29921"/>
                                </a:lnTo>
                                <a:lnTo>
                                  <a:pt x="1677817" y="31560"/>
                                </a:lnTo>
                                <a:lnTo>
                                  <a:pt x="1696868" y="33833"/>
                                </a:lnTo>
                                <a:lnTo>
                                  <a:pt x="1715918" y="34824"/>
                                </a:lnTo>
                              </a:path>
                            </a:pathLst>
                          </a:custGeom>
                          <a:ln w="8130">
                            <a:solidFill>
                              <a:srgbClr val="000000"/>
                            </a:solidFill>
                            <a:prstDash val="dash"/>
                          </a:ln>
                        </wps:spPr>
                        <wps:bodyPr wrap="square" lIns="0" tIns="0" rIns="0" bIns="0" rtlCol="0">
                          <a:prstTxWarp prst="textNoShape">
                            <a:avLst/>
                          </a:prstTxWarp>
                          <a:noAutofit/>
                        </wps:bodyPr>
                      </wps:wsp>
                      <wps:wsp>
                        <wps:cNvPr id="66" name="Graphic 66"/>
                        <wps:cNvSpPr/>
                        <wps:spPr>
                          <a:xfrm>
                            <a:off x="34773" y="1316612"/>
                            <a:ext cx="1716405" cy="1023619"/>
                          </a:xfrm>
                          <a:custGeom>
                            <a:avLst/>
                            <a:gdLst/>
                            <a:ahLst/>
                            <a:cxnLst/>
                            <a:rect l="l" t="t" r="r" b="b"/>
                            <a:pathLst>
                              <a:path w="1716405" h="1023619">
                                <a:moveTo>
                                  <a:pt x="0" y="0"/>
                                </a:moveTo>
                                <a:lnTo>
                                  <a:pt x="1715918" y="0"/>
                                </a:lnTo>
                                <a:lnTo>
                                  <a:pt x="1715918" y="1023310"/>
                                </a:lnTo>
                                <a:lnTo>
                                  <a:pt x="0" y="1023310"/>
                                </a:lnTo>
                                <a:lnTo>
                                  <a:pt x="0" y="0"/>
                                </a:lnTo>
                                <a:close/>
                              </a:path>
                            </a:pathLst>
                          </a:custGeom>
                          <a:ln w="16261">
                            <a:solidFill>
                              <a:srgbClr val="80B15B"/>
                            </a:solidFill>
                            <a:prstDash val="solid"/>
                          </a:ln>
                        </wps:spPr>
                        <wps:bodyPr wrap="square" lIns="0" tIns="0" rIns="0" bIns="0" rtlCol="0">
                          <a:prstTxWarp prst="textNoShape">
                            <a:avLst/>
                          </a:prstTxWarp>
                          <a:noAutofit/>
                        </wps:bodyPr>
                      </wps:wsp>
                      <wps:wsp>
                        <wps:cNvPr id="67" name="Graphic 67"/>
                        <wps:cNvSpPr/>
                        <wps:spPr>
                          <a:xfrm>
                            <a:off x="0" y="1316612"/>
                            <a:ext cx="1750695" cy="1058545"/>
                          </a:xfrm>
                          <a:custGeom>
                            <a:avLst/>
                            <a:gdLst/>
                            <a:ahLst/>
                            <a:cxnLst/>
                            <a:rect l="l" t="t" r="r" b="b"/>
                            <a:pathLst>
                              <a:path w="1750695" h="1058545">
                                <a:moveTo>
                                  <a:pt x="0" y="1023310"/>
                                </a:moveTo>
                                <a:lnTo>
                                  <a:pt x="34773" y="1023310"/>
                                </a:lnTo>
                              </a:path>
                              <a:path w="1750695" h="1058545">
                                <a:moveTo>
                                  <a:pt x="0" y="818671"/>
                                </a:moveTo>
                                <a:lnTo>
                                  <a:pt x="34773" y="818671"/>
                                </a:lnTo>
                              </a:path>
                              <a:path w="1750695" h="1058545">
                                <a:moveTo>
                                  <a:pt x="0" y="614019"/>
                                </a:moveTo>
                                <a:lnTo>
                                  <a:pt x="34773" y="614019"/>
                                </a:lnTo>
                              </a:path>
                              <a:path w="1750695" h="1058545">
                                <a:moveTo>
                                  <a:pt x="0" y="409329"/>
                                </a:moveTo>
                                <a:lnTo>
                                  <a:pt x="34773" y="409329"/>
                                </a:lnTo>
                              </a:path>
                              <a:path w="1750695" h="1058545">
                                <a:moveTo>
                                  <a:pt x="0" y="204689"/>
                                </a:moveTo>
                                <a:lnTo>
                                  <a:pt x="34773" y="204689"/>
                                </a:lnTo>
                              </a:path>
                              <a:path w="1750695" h="1058545">
                                <a:moveTo>
                                  <a:pt x="0" y="0"/>
                                </a:moveTo>
                                <a:lnTo>
                                  <a:pt x="34773" y="0"/>
                                </a:lnTo>
                              </a:path>
                              <a:path w="1750695" h="1058545">
                                <a:moveTo>
                                  <a:pt x="34773" y="1058134"/>
                                </a:moveTo>
                                <a:lnTo>
                                  <a:pt x="34773" y="1023310"/>
                                </a:lnTo>
                              </a:path>
                              <a:path w="1750695" h="1058545">
                                <a:moveTo>
                                  <a:pt x="320770" y="1058134"/>
                                </a:moveTo>
                                <a:lnTo>
                                  <a:pt x="320770" y="1023310"/>
                                </a:lnTo>
                              </a:path>
                              <a:path w="1750695" h="1058545">
                                <a:moveTo>
                                  <a:pt x="606729" y="1058134"/>
                                </a:moveTo>
                                <a:lnTo>
                                  <a:pt x="606729" y="1023310"/>
                                </a:lnTo>
                              </a:path>
                              <a:path w="1750695" h="1058545">
                                <a:moveTo>
                                  <a:pt x="892738" y="1058134"/>
                                </a:moveTo>
                                <a:lnTo>
                                  <a:pt x="892738" y="1023310"/>
                                </a:lnTo>
                              </a:path>
                              <a:path w="1750695" h="1058545">
                                <a:moveTo>
                                  <a:pt x="1178736" y="1058134"/>
                                </a:moveTo>
                                <a:lnTo>
                                  <a:pt x="1178736" y="1023310"/>
                                </a:lnTo>
                              </a:path>
                              <a:path w="1750695" h="1058545">
                                <a:moveTo>
                                  <a:pt x="1464694" y="1058134"/>
                                </a:moveTo>
                                <a:lnTo>
                                  <a:pt x="1464694" y="1023310"/>
                                </a:lnTo>
                              </a:path>
                              <a:path w="1750695" h="1058545">
                                <a:moveTo>
                                  <a:pt x="1750691" y="1058134"/>
                                </a:moveTo>
                                <a:lnTo>
                                  <a:pt x="1750691" y="1023310"/>
                                </a:lnTo>
                              </a:path>
                            </a:pathLst>
                          </a:custGeom>
                          <a:ln w="8130">
                            <a:solidFill>
                              <a:srgbClr val="4D4D4D"/>
                            </a:solidFill>
                            <a:prstDash val="solid"/>
                          </a:ln>
                        </wps:spPr>
                        <wps:bodyPr wrap="square" lIns="0" tIns="0" rIns="0" bIns="0" rtlCol="0">
                          <a:prstTxWarp prst="textNoShape">
                            <a:avLst/>
                          </a:prstTxWarp>
                          <a:noAutofit/>
                        </wps:bodyPr>
                      </wps:wsp>
                      <wps:wsp>
                        <wps:cNvPr id="68" name="Graphic 68"/>
                        <wps:cNvSpPr/>
                        <wps:spPr>
                          <a:xfrm>
                            <a:off x="2210974" y="1269684"/>
                            <a:ext cx="229235" cy="469265"/>
                          </a:xfrm>
                          <a:custGeom>
                            <a:avLst/>
                            <a:gdLst/>
                            <a:ahLst/>
                            <a:cxnLst/>
                            <a:rect l="l" t="t" r="r" b="b"/>
                            <a:pathLst>
                              <a:path w="229235" h="469265">
                                <a:moveTo>
                                  <a:pt x="0" y="468766"/>
                                </a:moveTo>
                                <a:lnTo>
                                  <a:pt x="3175" y="461565"/>
                                </a:lnTo>
                                <a:lnTo>
                                  <a:pt x="9728" y="447036"/>
                                </a:lnTo>
                                <a:lnTo>
                                  <a:pt x="16332" y="432545"/>
                                </a:lnTo>
                                <a:lnTo>
                                  <a:pt x="22923" y="418016"/>
                                </a:lnTo>
                                <a:lnTo>
                                  <a:pt x="36221" y="389034"/>
                                </a:lnTo>
                                <a:lnTo>
                                  <a:pt x="42914" y="374606"/>
                                </a:lnTo>
                                <a:lnTo>
                                  <a:pt x="49619" y="360115"/>
                                </a:lnTo>
                                <a:lnTo>
                                  <a:pt x="69953" y="316858"/>
                                </a:lnTo>
                                <a:lnTo>
                                  <a:pt x="83694" y="288079"/>
                                </a:lnTo>
                                <a:lnTo>
                                  <a:pt x="90590" y="273690"/>
                                </a:lnTo>
                                <a:lnTo>
                                  <a:pt x="97487" y="259351"/>
                                </a:lnTo>
                                <a:lnTo>
                                  <a:pt x="104484" y="245013"/>
                                </a:lnTo>
                                <a:lnTo>
                                  <a:pt x="111432" y="230687"/>
                                </a:lnTo>
                                <a:lnTo>
                                  <a:pt x="132565" y="187824"/>
                                </a:lnTo>
                                <a:lnTo>
                                  <a:pt x="153952" y="145151"/>
                                </a:lnTo>
                                <a:lnTo>
                                  <a:pt x="168379" y="116778"/>
                                </a:lnTo>
                                <a:lnTo>
                                  <a:pt x="175581" y="102643"/>
                                </a:lnTo>
                                <a:lnTo>
                                  <a:pt x="190160" y="74359"/>
                                </a:lnTo>
                                <a:lnTo>
                                  <a:pt x="197450" y="60275"/>
                                </a:lnTo>
                                <a:lnTo>
                                  <a:pt x="204842" y="46178"/>
                                </a:lnTo>
                                <a:lnTo>
                                  <a:pt x="212183" y="32144"/>
                                </a:lnTo>
                                <a:lnTo>
                                  <a:pt x="219574" y="18097"/>
                                </a:lnTo>
                                <a:lnTo>
                                  <a:pt x="227017" y="4114"/>
                                </a:lnTo>
                                <a:lnTo>
                                  <a:pt x="229201" y="0"/>
                                </a:lnTo>
                              </a:path>
                            </a:pathLst>
                          </a:custGeom>
                          <a:ln w="9525">
                            <a:solidFill>
                              <a:srgbClr val="E4E4E4"/>
                            </a:solidFill>
                            <a:prstDash val="solid"/>
                          </a:ln>
                        </wps:spPr>
                        <wps:bodyPr wrap="square" lIns="0" tIns="0" rIns="0" bIns="0" rtlCol="0">
                          <a:prstTxWarp prst="textNoShape">
                            <a:avLst/>
                          </a:prstTxWarp>
                          <a:noAutofit/>
                        </wps:bodyPr>
                      </wps:wsp>
                      <wps:wsp>
                        <wps:cNvPr id="69" name="Graphic 69"/>
                        <wps:cNvSpPr/>
                        <wps:spPr>
                          <a:xfrm>
                            <a:off x="2476790" y="1269684"/>
                            <a:ext cx="168275" cy="1193800"/>
                          </a:xfrm>
                          <a:custGeom>
                            <a:avLst/>
                            <a:gdLst/>
                            <a:ahLst/>
                            <a:cxnLst/>
                            <a:rect l="l" t="t" r="r" b="b"/>
                            <a:pathLst>
                              <a:path w="168275" h="1193800">
                                <a:moveTo>
                                  <a:pt x="0" y="1193620"/>
                                </a:moveTo>
                                <a:lnTo>
                                  <a:pt x="1244" y="1182507"/>
                                </a:lnTo>
                                <a:lnTo>
                                  <a:pt x="2971" y="1167077"/>
                                </a:lnTo>
                                <a:lnTo>
                                  <a:pt x="4762" y="1151646"/>
                                </a:lnTo>
                                <a:lnTo>
                                  <a:pt x="6502" y="1136164"/>
                                </a:lnTo>
                                <a:lnTo>
                                  <a:pt x="8280" y="1120746"/>
                                </a:lnTo>
                                <a:lnTo>
                                  <a:pt x="10122" y="1105265"/>
                                </a:lnTo>
                                <a:lnTo>
                                  <a:pt x="11912" y="1089783"/>
                                </a:lnTo>
                                <a:lnTo>
                                  <a:pt x="13741" y="1074301"/>
                                </a:lnTo>
                                <a:lnTo>
                                  <a:pt x="15583" y="1058782"/>
                                </a:lnTo>
                                <a:lnTo>
                                  <a:pt x="17412" y="1043300"/>
                                </a:lnTo>
                                <a:lnTo>
                                  <a:pt x="26835" y="965663"/>
                                </a:lnTo>
                                <a:lnTo>
                                  <a:pt x="28778" y="950080"/>
                                </a:lnTo>
                                <a:lnTo>
                                  <a:pt x="30709" y="934548"/>
                                </a:lnTo>
                                <a:lnTo>
                                  <a:pt x="32639" y="918977"/>
                                </a:lnTo>
                                <a:lnTo>
                                  <a:pt x="34633" y="903445"/>
                                </a:lnTo>
                                <a:lnTo>
                                  <a:pt x="36614" y="887874"/>
                                </a:lnTo>
                                <a:lnTo>
                                  <a:pt x="38545" y="872291"/>
                                </a:lnTo>
                                <a:lnTo>
                                  <a:pt x="40577" y="856721"/>
                                </a:lnTo>
                                <a:lnTo>
                                  <a:pt x="42571" y="841137"/>
                                </a:lnTo>
                                <a:lnTo>
                                  <a:pt x="44603" y="825554"/>
                                </a:lnTo>
                                <a:lnTo>
                                  <a:pt x="46635" y="809933"/>
                                </a:lnTo>
                                <a:lnTo>
                                  <a:pt x="50699" y="778779"/>
                                </a:lnTo>
                                <a:lnTo>
                                  <a:pt x="52782" y="763145"/>
                                </a:lnTo>
                                <a:lnTo>
                                  <a:pt x="54865" y="747575"/>
                                </a:lnTo>
                                <a:lnTo>
                                  <a:pt x="56947" y="731941"/>
                                </a:lnTo>
                                <a:lnTo>
                                  <a:pt x="59043" y="716370"/>
                                </a:lnTo>
                                <a:lnTo>
                                  <a:pt x="61177" y="700736"/>
                                </a:lnTo>
                                <a:lnTo>
                                  <a:pt x="63259" y="685166"/>
                                </a:lnTo>
                                <a:lnTo>
                                  <a:pt x="65393" y="669532"/>
                                </a:lnTo>
                                <a:lnTo>
                                  <a:pt x="67565" y="653910"/>
                                </a:lnTo>
                                <a:lnTo>
                                  <a:pt x="69698" y="638327"/>
                                </a:lnTo>
                                <a:lnTo>
                                  <a:pt x="71883" y="622706"/>
                                </a:lnTo>
                                <a:lnTo>
                                  <a:pt x="74067" y="607122"/>
                                </a:lnTo>
                                <a:lnTo>
                                  <a:pt x="76252" y="591501"/>
                                </a:lnTo>
                                <a:lnTo>
                                  <a:pt x="78436" y="575918"/>
                                </a:lnTo>
                                <a:lnTo>
                                  <a:pt x="80672" y="560297"/>
                                </a:lnTo>
                                <a:lnTo>
                                  <a:pt x="82894" y="544713"/>
                                </a:lnTo>
                                <a:lnTo>
                                  <a:pt x="85129" y="529092"/>
                                </a:lnTo>
                                <a:lnTo>
                                  <a:pt x="87365" y="513509"/>
                                </a:lnTo>
                                <a:lnTo>
                                  <a:pt x="89651" y="497938"/>
                                </a:lnTo>
                                <a:lnTo>
                                  <a:pt x="91873" y="482304"/>
                                </a:lnTo>
                                <a:lnTo>
                                  <a:pt x="96445" y="451151"/>
                                </a:lnTo>
                                <a:lnTo>
                                  <a:pt x="98769" y="435567"/>
                                </a:lnTo>
                                <a:lnTo>
                                  <a:pt x="101055" y="419997"/>
                                </a:lnTo>
                                <a:lnTo>
                                  <a:pt x="105716" y="388843"/>
                                </a:lnTo>
                                <a:lnTo>
                                  <a:pt x="108053" y="373311"/>
                                </a:lnTo>
                                <a:lnTo>
                                  <a:pt x="110428" y="357728"/>
                                </a:lnTo>
                                <a:lnTo>
                                  <a:pt x="112765" y="342208"/>
                                </a:lnTo>
                                <a:lnTo>
                                  <a:pt x="115153" y="326625"/>
                                </a:lnTo>
                                <a:lnTo>
                                  <a:pt x="117528" y="311105"/>
                                </a:lnTo>
                                <a:lnTo>
                                  <a:pt x="119953" y="295573"/>
                                </a:lnTo>
                                <a:lnTo>
                                  <a:pt x="122341" y="280040"/>
                                </a:lnTo>
                                <a:lnTo>
                                  <a:pt x="124767" y="264571"/>
                                </a:lnTo>
                                <a:lnTo>
                                  <a:pt x="127205" y="249039"/>
                                </a:lnTo>
                                <a:lnTo>
                                  <a:pt x="129631" y="233557"/>
                                </a:lnTo>
                                <a:lnTo>
                                  <a:pt x="132069" y="218025"/>
                                </a:lnTo>
                                <a:lnTo>
                                  <a:pt x="134546" y="202556"/>
                                </a:lnTo>
                                <a:lnTo>
                                  <a:pt x="136972" y="187074"/>
                                </a:lnTo>
                                <a:lnTo>
                                  <a:pt x="139461" y="171643"/>
                                </a:lnTo>
                                <a:lnTo>
                                  <a:pt x="141938" y="156162"/>
                                </a:lnTo>
                                <a:lnTo>
                                  <a:pt x="144465" y="140744"/>
                                </a:lnTo>
                                <a:lnTo>
                                  <a:pt x="146941" y="125313"/>
                                </a:lnTo>
                                <a:lnTo>
                                  <a:pt x="152009" y="94451"/>
                                </a:lnTo>
                                <a:lnTo>
                                  <a:pt x="154536" y="79071"/>
                                </a:lnTo>
                                <a:lnTo>
                                  <a:pt x="157114" y="63691"/>
                                </a:lnTo>
                                <a:lnTo>
                                  <a:pt x="159642" y="48311"/>
                                </a:lnTo>
                                <a:lnTo>
                                  <a:pt x="162233" y="32931"/>
                                </a:lnTo>
                                <a:lnTo>
                                  <a:pt x="167389" y="2273"/>
                                </a:lnTo>
                                <a:lnTo>
                                  <a:pt x="167783" y="0"/>
                                </a:lnTo>
                              </a:path>
                            </a:pathLst>
                          </a:custGeom>
                          <a:ln w="9525">
                            <a:solidFill>
                              <a:srgbClr val="E4E4E4"/>
                            </a:solidFill>
                            <a:prstDash val="solid"/>
                          </a:ln>
                        </wps:spPr>
                        <wps:bodyPr wrap="square" lIns="0" tIns="0" rIns="0" bIns="0" rtlCol="0">
                          <a:prstTxWarp prst="textNoShape">
                            <a:avLst/>
                          </a:prstTxWarp>
                          <a:noAutofit/>
                        </wps:bodyPr>
                      </wps:wsp>
                      <wps:wsp>
                        <wps:cNvPr id="70" name="Graphic 70"/>
                        <wps:cNvSpPr/>
                        <wps:spPr>
                          <a:xfrm>
                            <a:off x="2829718" y="1269684"/>
                            <a:ext cx="168275" cy="1193800"/>
                          </a:xfrm>
                          <a:custGeom>
                            <a:avLst/>
                            <a:gdLst/>
                            <a:ahLst/>
                            <a:cxnLst/>
                            <a:rect l="l" t="t" r="r" b="b"/>
                            <a:pathLst>
                              <a:path w="168275" h="1193800">
                                <a:moveTo>
                                  <a:pt x="167732" y="1193620"/>
                                </a:moveTo>
                                <a:lnTo>
                                  <a:pt x="166500" y="1182507"/>
                                </a:lnTo>
                                <a:lnTo>
                                  <a:pt x="163020" y="1151646"/>
                                </a:lnTo>
                                <a:lnTo>
                                  <a:pt x="161229" y="1136164"/>
                                </a:lnTo>
                                <a:lnTo>
                                  <a:pt x="159451" y="1120746"/>
                                </a:lnTo>
                                <a:lnTo>
                                  <a:pt x="157660" y="1105265"/>
                                </a:lnTo>
                                <a:lnTo>
                                  <a:pt x="153990" y="1074301"/>
                                </a:lnTo>
                                <a:lnTo>
                                  <a:pt x="152161" y="1058782"/>
                                </a:lnTo>
                                <a:lnTo>
                                  <a:pt x="150320" y="1043300"/>
                                </a:lnTo>
                                <a:lnTo>
                                  <a:pt x="148440" y="1027768"/>
                                </a:lnTo>
                                <a:lnTo>
                                  <a:pt x="146599" y="1012248"/>
                                </a:lnTo>
                                <a:lnTo>
                                  <a:pt x="144719" y="996715"/>
                                </a:lnTo>
                                <a:lnTo>
                                  <a:pt x="142776" y="981183"/>
                                </a:lnTo>
                                <a:lnTo>
                                  <a:pt x="140896" y="965663"/>
                                </a:lnTo>
                                <a:lnTo>
                                  <a:pt x="138966" y="950080"/>
                                </a:lnTo>
                                <a:lnTo>
                                  <a:pt x="137023" y="934548"/>
                                </a:lnTo>
                                <a:lnTo>
                                  <a:pt x="135092" y="918977"/>
                                </a:lnTo>
                                <a:lnTo>
                                  <a:pt x="133111" y="903445"/>
                                </a:lnTo>
                                <a:lnTo>
                                  <a:pt x="131168" y="887874"/>
                                </a:lnTo>
                                <a:lnTo>
                                  <a:pt x="127205" y="856721"/>
                                </a:lnTo>
                                <a:lnTo>
                                  <a:pt x="123128" y="825554"/>
                                </a:lnTo>
                                <a:lnTo>
                                  <a:pt x="121147" y="809933"/>
                                </a:lnTo>
                                <a:lnTo>
                                  <a:pt x="119064" y="794350"/>
                                </a:lnTo>
                                <a:lnTo>
                                  <a:pt x="117032" y="778779"/>
                                </a:lnTo>
                                <a:lnTo>
                                  <a:pt x="114950" y="763145"/>
                                </a:lnTo>
                                <a:lnTo>
                                  <a:pt x="112917" y="747575"/>
                                </a:lnTo>
                                <a:lnTo>
                                  <a:pt x="110784" y="731941"/>
                                </a:lnTo>
                                <a:lnTo>
                                  <a:pt x="108701" y="716370"/>
                                </a:lnTo>
                                <a:lnTo>
                                  <a:pt x="106618" y="700736"/>
                                </a:lnTo>
                                <a:lnTo>
                                  <a:pt x="104484" y="685166"/>
                                </a:lnTo>
                                <a:lnTo>
                                  <a:pt x="100217" y="653910"/>
                                </a:lnTo>
                                <a:lnTo>
                                  <a:pt x="98033" y="638327"/>
                                </a:lnTo>
                                <a:lnTo>
                                  <a:pt x="95848" y="622706"/>
                                </a:lnTo>
                                <a:lnTo>
                                  <a:pt x="93664" y="607122"/>
                                </a:lnTo>
                                <a:lnTo>
                                  <a:pt x="91479" y="591501"/>
                                </a:lnTo>
                                <a:lnTo>
                                  <a:pt x="89295" y="575918"/>
                                </a:lnTo>
                                <a:lnTo>
                                  <a:pt x="87072" y="560297"/>
                                </a:lnTo>
                                <a:lnTo>
                                  <a:pt x="84888" y="544713"/>
                                </a:lnTo>
                                <a:lnTo>
                                  <a:pt x="82602" y="529092"/>
                                </a:lnTo>
                                <a:lnTo>
                                  <a:pt x="75858" y="482304"/>
                                </a:lnTo>
                                <a:lnTo>
                                  <a:pt x="69013" y="435567"/>
                                </a:lnTo>
                                <a:lnTo>
                                  <a:pt x="62015" y="388843"/>
                                </a:lnTo>
                                <a:lnTo>
                                  <a:pt x="59678" y="373311"/>
                                </a:lnTo>
                                <a:lnTo>
                                  <a:pt x="57354" y="357728"/>
                                </a:lnTo>
                                <a:lnTo>
                                  <a:pt x="54966" y="342208"/>
                                </a:lnTo>
                                <a:lnTo>
                                  <a:pt x="52591" y="326625"/>
                                </a:lnTo>
                                <a:lnTo>
                                  <a:pt x="47829" y="295573"/>
                                </a:lnTo>
                                <a:lnTo>
                                  <a:pt x="45390" y="280040"/>
                                </a:lnTo>
                                <a:lnTo>
                                  <a:pt x="42964" y="264571"/>
                                </a:lnTo>
                                <a:lnTo>
                                  <a:pt x="40577" y="249039"/>
                                </a:lnTo>
                                <a:lnTo>
                                  <a:pt x="38100" y="233557"/>
                                </a:lnTo>
                                <a:lnTo>
                                  <a:pt x="30760" y="187074"/>
                                </a:lnTo>
                                <a:lnTo>
                                  <a:pt x="23266" y="140744"/>
                                </a:lnTo>
                                <a:lnTo>
                                  <a:pt x="20790" y="125313"/>
                                </a:lnTo>
                                <a:lnTo>
                                  <a:pt x="15722" y="94451"/>
                                </a:lnTo>
                                <a:lnTo>
                                  <a:pt x="10668" y="63691"/>
                                </a:lnTo>
                                <a:lnTo>
                                  <a:pt x="5511" y="32931"/>
                                </a:lnTo>
                                <a:lnTo>
                                  <a:pt x="355" y="2273"/>
                                </a:lnTo>
                                <a:lnTo>
                                  <a:pt x="0" y="0"/>
                                </a:lnTo>
                              </a:path>
                            </a:pathLst>
                          </a:custGeom>
                          <a:ln w="9525">
                            <a:solidFill>
                              <a:srgbClr val="E4E4E4"/>
                            </a:solidFill>
                            <a:prstDash val="solid"/>
                          </a:ln>
                        </wps:spPr>
                        <wps:bodyPr wrap="square" lIns="0" tIns="0" rIns="0" bIns="0" rtlCol="0">
                          <a:prstTxWarp prst="textNoShape">
                            <a:avLst/>
                          </a:prstTxWarp>
                          <a:noAutofit/>
                        </wps:bodyPr>
                      </wps:wsp>
                      <wps:wsp>
                        <wps:cNvPr id="71" name="Graphic 71"/>
                        <wps:cNvSpPr/>
                        <wps:spPr>
                          <a:xfrm>
                            <a:off x="3034065" y="1269684"/>
                            <a:ext cx="458470" cy="1042035"/>
                          </a:xfrm>
                          <a:custGeom>
                            <a:avLst/>
                            <a:gdLst/>
                            <a:ahLst/>
                            <a:cxnLst/>
                            <a:rect l="l" t="t" r="r" b="b"/>
                            <a:pathLst>
                              <a:path w="458470" h="1042035">
                                <a:moveTo>
                                  <a:pt x="458301" y="1041712"/>
                                </a:moveTo>
                                <a:lnTo>
                                  <a:pt x="445258" y="1005047"/>
                                </a:lnTo>
                                <a:lnTo>
                                  <a:pt x="429230" y="960748"/>
                                </a:lnTo>
                                <a:lnTo>
                                  <a:pt x="423769" y="945965"/>
                                </a:lnTo>
                                <a:lnTo>
                                  <a:pt x="418359" y="931233"/>
                                </a:lnTo>
                                <a:lnTo>
                                  <a:pt x="401797" y="886922"/>
                                </a:lnTo>
                                <a:lnTo>
                                  <a:pt x="390532" y="857457"/>
                                </a:lnTo>
                                <a:lnTo>
                                  <a:pt x="384881" y="842674"/>
                                </a:lnTo>
                                <a:lnTo>
                                  <a:pt x="373463" y="813209"/>
                                </a:lnTo>
                                <a:lnTo>
                                  <a:pt x="367710" y="798477"/>
                                </a:lnTo>
                                <a:lnTo>
                                  <a:pt x="361906" y="783732"/>
                                </a:lnTo>
                                <a:lnTo>
                                  <a:pt x="356051" y="769051"/>
                                </a:lnTo>
                                <a:lnTo>
                                  <a:pt x="350196" y="754318"/>
                                </a:lnTo>
                                <a:lnTo>
                                  <a:pt x="332391" y="710210"/>
                                </a:lnTo>
                                <a:lnTo>
                                  <a:pt x="308184" y="651472"/>
                                </a:lnTo>
                                <a:lnTo>
                                  <a:pt x="289730" y="607516"/>
                                </a:lnTo>
                                <a:lnTo>
                                  <a:pt x="270921" y="563611"/>
                                </a:lnTo>
                                <a:lnTo>
                                  <a:pt x="245470" y="505279"/>
                                </a:lnTo>
                                <a:lnTo>
                                  <a:pt x="232528" y="476157"/>
                                </a:lnTo>
                                <a:lnTo>
                                  <a:pt x="226026" y="461565"/>
                                </a:lnTo>
                                <a:lnTo>
                                  <a:pt x="219473" y="447036"/>
                                </a:lnTo>
                                <a:lnTo>
                                  <a:pt x="212881" y="432545"/>
                                </a:lnTo>
                                <a:lnTo>
                                  <a:pt x="206277" y="418016"/>
                                </a:lnTo>
                                <a:lnTo>
                                  <a:pt x="199686" y="403525"/>
                                </a:lnTo>
                                <a:lnTo>
                                  <a:pt x="192980" y="389034"/>
                                </a:lnTo>
                                <a:lnTo>
                                  <a:pt x="186338" y="374606"/>
                                </a:lnTo>
                                <a:lnTo>
                                  <a:pt x="166043" y="331248"/>
                                </a:lnTo>
                                <a:lnTo>
                                  <a:pt x="145557" y="288079"/>
                                </a:lnTo>
                                <a:lnTo>
                                  <a:pt x="138610" y="273690"/>
                                </a:lnTo>
                                <a:lnTo>
                                  <a:pt x="131714" y="259351"/>
                                </a:lnTo>
                                <a:lnTo>
                                  <a:pt x="96636" y="187824"/>
                                </a:lnTo>
                                <a:lnTo>
                                  <a:pt x="75261" y="145151"/>
                                </a:lnTo>
                                <a:lnTo>
                                  <a:pt x="53633" y="102643"/>
                                </a:lnTo>
                                <a:lnTo>
                                  <a:pt x="31750" y="60275"/>
                                </a:lnTo>
                                <a:lnTo>
                                  <a:pt x="9626" y="18097"/>
                                </a:lnTo>
                                <a:lnTo>
                                  <a:pt x="2184" y="4114"/>
                                </a:lnTo>
                                <a:lnTo>
                                  <a:pt x="0" y="0"/>
                                </a:lnTo>
                              </a:path>
                            </a:pathLst>
                          </a:custGeom>
                          <a:ln w="9525">
                            <a:solidFill>
                              <a:srgbClr val="E4E4E4"/>
                            </a:solidFill>
                            <a:prstDash val="solid"/>
                          </a:ln>
                        </wps:spPr>
                        <wps:bodyPr wrap="square" lIns="0" tIns="0" rIns="0" bIns="0" rtlCol="0">
                          <a:prstTxWarp prst="textNoShape">
                            <a:avLst/>
                          </a:prstTxWarp>
                          <a:noAutofit/>
                        </wps:bodyPr>
                      </wps:wsp>
                      <pic:pic xmlns:pic="http://schemas.openxmlformats.org/drawingml/2006/picture">
                        <pic:nvPicPr>
                          <pic:cNvPr id="72" name="Image 72"/>
                          <pic:cNvPicPr/>
                        </pic:nvPicPr>
                        <pic:blipFill>
                          <a:blip r:embed="rId11" cstate="print"/>
                          <a:stretch>
                            <a:fillRect/>
                          </a:stretch>
                        </pic:blipFill>
                        <pic:spPr>
                          <a:xfrm>
                            <a:off x="3306333" y="1264922"/>
                            <a:ext cx="190795" cy="206226"/>
                          </a:xfrm>
                          <a:prstGeom prst="rect">
                            <a:avLst/>
                          </a:prstGeom>
                        </pic:spPr>
                      </pic:pic>
                      <wps:wsp>
                        <wps:cNvPr id="73" name="Graphic 73"/>
                        <wps:cNvSpPr/>
                        <wps:spPr>
                          <a:xfrm>
                            <a:off x="2210974" y="2134737"/>
                            <a:ext cx="1281430" cy="166370"/>
                          </a:xfrm>
                          <a:custGeom>
                            <a:avLst/>
                            <a:gdLst/>
                            <a:ahLst/>
                            <a:cxnLst/>
                            <a:rect l="l" t="t" r="r" b="b"/>
                            <a:pathLst>
                              <a:path w="1281430" h="166370">
                                <a:moveTo>
                                  <a:pt x="0" y="88101"/>
                                </a:moveTo>
                                <a:lnTo>
                                  <a:pt x="58738" y="104967"/>
                                </a:lnTo>
                                <a:lnTo>
                                  <a:pt x="115051" y="119064"/>
                                </a:lnTo>
                                <a:lnTo>
                                  <a:pt x="171859" y="131320"/>
                                </a:lnTo>
                                <a:lnTo>
                                  <a:pt x="229061" y="141734"/>
                                </a:lnTo>
                                <a:lnTo>
                                  <a:pt x="286606" y="150320"/>
                                </a:lnTo>
                                <a:lnTo>
                                  <a:pt x="344405" y="157013"/>
                                </a:lnTo>
                                <a:lnTo>
                                  <a:pt x="402445" y="161877"/>
                                </a:lnTo>
                                <a:lnTo>
                                  <a:pt x="460638" y="164900"/>
                                </a:lnTo>
                                <a:lnTo>
                                  <a:pt x="518881" y="166093"/>
                                </a:lnTo>
                                <a:lnTo>
                                  <a:pt x="548003" y="165941"/>
                                </a:lnTo>
                                <a:lnTo>
                                  <a:pt x="606246" y="164353"/>
                                </a:lnTo>
                                <a:lnTo>
                                  <a:pt x="664388" y="160836"/>
                                </a:lnTo>
                                <a:lnTo>
                                  <a:pt x="722377" y="155527"/>
                                </a:lnTo>
                                <a:lnTo>
                                  <a:pt x="780125" y="148326"/>
                                </a:lnTo>
                                <a:lnTo>
                                  <a:pt x="837581" y="139309"/>
                                </a:lnTo>
                                <a:lnTo>
                                  <a:pt x="894682" y="128386"/>
                                </a:lnTo>
                                <a:lnTo>
                                  <a:pt x="951388" y="115686"/>
                                </a:lnTo>
                                <a:lnTo>
                                  <a:pt x="1007536" y="101157"/>
                                </a:lnTo>
                                <a:lnTo>
                                  <a:pt x="1063150" y="84786"/>
                                </a:lnTo>
                                <a:lnTo>
                                  <a:pt x="1118168" y="66574"/>
                                </a:lnTo>
                                <a:lnTo>
                                  <a:pt x="1172449" y="46635"/>
                                </a:lnTo>
                                <a:lnTo>
                                  <a:pt x="1225980" y="24854"/>
                                </a:lnTo>
                                <a:lnTo>
                                  <a:pt x="1278661" y="1282"/>
                                </a:lnTo>
                                <a:lnTo>
                                  <a:pt x="1281392" y="0"/>
                                </a:lnTo>
                              </a:path>
                            </a:pathLst>
                          </a:custGeom>
                          <a:ln w="9525">
                            <a:solidFill>
                              <a:srgbClr val="E4E4E4"/>
                            </a:solidFill>
                            <a:prstDash val="solid"/>
                          </a:ln>
                        </wps:spPr>
                        <wps:bodyPr wrap="square" lIns="0" tIns="0" rIns="0" bIns="0" rtlCol="0">
                          <a:prstTxWarp prst="textNoShape">
                            <a:avLst/>
                          </a:prstTxWarp>
                          <a:noAutofit/>
                        </wps:bodyPr>
                      </wps:wsp>
                      <wps:wsp>
                        <wps:cNvPr id="74" name="Graphic 74"/>
                        <wps:cNvSpPr/>
                        <wps:spPr>
                          <a:xfrm>
                            <a:off x="2210974" y="1776450"/>
                            <a:ext cx="1281430" cy="213995"/>
                          </a:xfrm>
                          <a:custGeom>
                            <a:avLst/>
                            <a:gdLst/>
                            <a:ahLst/>
                            <a:cxnLst/>
                            <a:rect l="l" t="t" r="r" b="b"/>
                            <a:pathLst>
                              <a:path w="1281430" h="213995">
                                <a:moveTo>
                                  <a:pt x="0" y="115635"/>
                                </a:moveTo>
                                <a:lnTo>
                                  <a:pt x="44006" y="132006"/>
                                </a:lnTo>
                                <a:lnTo>
                                  <a:pt x="89854" y="147297"/>
                                </a:lnTo>
                                <a:lnTo>
                                  <a:pt x="136235" y="161039"/>
                                </a:lnTo>
                                <a:lnTo>
                                  <a:pt x="183112" y="173231"/>
                                </a:lnTo>
                                <a:lnTo>
                                  <a:pt x="230446" y="183810"/>
                                </a:lnTo>
                                <a:lnTo>
                                  <a:pt x="278122" y="192827"/>
                                </a:lnTo>
                                <a:lnTo>
                                  <a:pt x="326142" y="200219"/>
                                </a:lnTo>
                                <a:lnTo>
                                  <a:pt x="374365" y="206036"/>
                                </a:lnTo>
                                <a:lnTo>
                                  <a:pt x="422829" y="210252"/>
                                </a:lnTo>
                                <a:lnTo>
                                  <a:pt x="471408" y="212881"/>
                                </a:lnTo>
                                <a:lnTo>
                                  <a:pt x="520075" y="213872"/>
                                </a:lnTo>
                                <a:lnTo>
                                  <a:pt x="544383" y="213770"/>
                                </a:lnTo>
                                <a:lnTo>
                                  <a:pt x="593051" y="212386"/>
                                </a:lnTo>
                                <a:lnTo>
                                  <a:pt x="641616" y="209350"/>
                                </a:lnTo>
                                <a:lnTo>
                                  <a:pt x="689992" y="204740"/>
                                </a:lnTo>
                                <a:lnTo>
                                  <a:pt x="738202" y="198543"/>
                                </a:lnTo>
                                <a:lnTo>
                                  <a:pt x="786133" y="190694"/>
                                </a:lnTo>
                                <a:lnTo>
                                  <a:pt x="833758" y="181321"/>
                                </a:lnTo>
                                <a:lnTo>
                                  <a:pt x="880991" y="170310"/>
                                </a:lnTo>
                                <a:lnTo>
                                  <a:pt x="927715" y="157762"/>
                                </a:lnTo>
                                <a:lnTo>
                                  <a:pt x="974007" y="143614"/>
                                </a:lnTo>
                                <a:lnTo>
                                  <a:pt x="1019690" y="127942"/>
                                </a:lnTo>
                                <a:lnTo>
                                  <a:pt x="1064738" y="110733"/>
                                </a:lnTo>
                                <a:lnTo>
                                  <a:pt x="1109049" y="91975"/>
                                </a:lnTo>
                                <a:lnTo>
                                  <a:pt x="1152649" y="71680"/>
                                </a:lnTo>
                                <a:lnTo>
                                  <a:pt x="1195411" y="49950"/>
                                </a:lnTo>
                                <a:lnTo>
                                  <a:pt x="1237334" y="26683"/>
                                </a:lnTo>
                                <a:lnTo>
                                  <a:pt x="1278267" y="1981"/>
                                </a:lnTo>
                                <a:lnTo>
                                  <a:pt x="1281392" y="0"/>
                                </a:lnTo>
                              </a:path>
                            </a:pathLst>
                          </a:custGeom>
                          <a:ln w="9525">
                            <a:solidFill>
                              <a:srgbClr val="E4E4E4"/>
                            </a:solidFill>
                            <a:prstDash val="solid"/>
                          </a:ln>
                        </wps:spPr>
                        <wps:bodyPr wrap="square" lIns="0" tIns="0" rIns="0" bIns="0" rtlCol="0">
                          <a:prstTxWarp prst="textNoShape">
                            <a:avLst/>
                          </a:prstTxWarp>
                          <a:noAutofit/>
                        </wps:bodyPr>
                      </wps:wsp>
                      <wps:wsp>
                        <wps:cNvPr id="75" name="Graphic 75"/>
                        <wps:cNvSpPr/>
                        <wps:spPr>
                          <a:xfrm>
                            <a:off x="2210974" y="1364885"/>
                            <a:ext cx="1281430" cy="314325"/>
                          </a:xfrm>
                          <a:custGeom>
                            <a:avLst/>
                            <a:gdLst/>
                            <a:ahLst/>
                            <a:cxnLst/>
                            <a:rect l="l" t="t" r="r" b="b"/>
                            <a:pathLst>
                              <a:path w="1281430" h="314325">
                                <a:moveTo>
                                  <a:pt x="0" y="178743"/>
                                </a:moveTo>
                                <a:lnTo>
                                  <a:pt x="47384" y="203788"/>
                                </a:lnTo>
                                <a:lnTo>
                                  <a:pt x="98388" y="227309"/>
                                </a:lnTo>
                                <a:lnTo>
                                  <a:pt x="150726" y="248048"/>
                                </a:lnTo>
                                <a:lnTo>
                                  <a:pt x="204245" y="266057"/>
                                </a:lnTo>
                                <a:lnTo>
                                  <a:pt x="258767" y="281234"/>
                                </a:lnTo>
                                <a:lnTo>
                                  <a:pt x="314140" y="293540"/>
                                </a:lnTo>
                                <a:lnTo>
                                  <a:pt x="370148" y="303015"/>
                                </a:lnTo>
                                <a:lnTo>
                                  <a:pt x="426652" y="309568"/>
                                </a:lnTo>
                                <a:lnTo>
                                  <a:pt x="483460" y="313188"/>
                                </a:lnTo>
                                <a:lnTo>
                                  <a:pt x="521408" y="314026"/>
                                </a:lnTo>
                                <a:lnTo>
                                  <a:pt x="540408" y="313924"/>
                                </a:lnTo>
                                <a:lnTo>
                                  <a:pt x="597318" y="311740"/>
                                </a:lnTo>
                                <a:lnTo>
                                  <a:pt x="653974" y="306634"/>
                                </a:lnTo>
                                <a:lnTo>
                                  <a:pt x="710223" y="298646"/>
                                </a:lnTo>
                                <a:lnTo>
                                  <a:pt x="765939" y="287736"/>
                                </a:lnTo>
                                <a:lnTo>
                                  <a:pt x="820906" y="273995"/>
                                </a:lnTo>
                                <a:lnTo>
                                  <a:pt x="874984" y="257370"/>
                                </a:lnTo>
                                <a:lnTo>
                                  <a:pt x="927918" y="238028"/>
                                </a:lnTo>
                                <a:lnTo>
                                  <a:pt x="979608" y="215904"/>
                                </a:lnTo>
                                <a:lnTo>
                                  <a:pt x="1029863" y="191049"/>
                                </a:lnTo>
                                <a:lnTo>
                                  <a:pt x="1078480" y="163566"/>
                                </a:lnTo>
                                <a:lnTo>
                                  <a:pt x="1125318" y="133492"/>
                                </a:lnTo>
                                <a:lnTo>
                                  <a:pt x="1170214" y="100903"/>
                                </a:lnTo>
                                <a:lnTo>
                                  <a:pt x="1212975" y="65927"/>
                                </a:lnTo>
                                <a:lnTo>
                                  <a:pt x="1253515" y="28575"/>
                                </a:lnTo>
                                <a:lnTo>
                                  <a:pt x="1279156" y="2425"/>
                                </a:lnTo>
                                <a:lnTo>
                                  <a:pt x="1281392" y="0"/>
                                </a:lnTo>
                              </a:path>
                            </a:pathLst>
                          </a:custGeom>
                          <a:ln w="9525">
                            <a:solidFill>
                              <a:srgbClr val="E4E4E4"/>
                            </a:solidFill>
                            <a:prstDash val="solid"/>
                          </a:ln>
                        </wps:spPr>
                        <wps:bodyPr wrap="square" lIns="0" tIns="0" rIns="0" bIns="0" rtlCol="0">
                          <a:prstTxWarp prst="textNoShape">
                            <a:avLst/>
                          </a:prstTxWarp>
                          <a:noAutofit/>
                        </wps:bodyPr>
                      </wps:wsp>
                      <wps:wsp>
                        <wps:cNvPr id="76" name="Graphic 76"/>
                        <wps:cNvSpPr/>
                        <wps:spPr>
                          <a:xfrm>
                            <a:off x="2369930" y="1269684"/>
                            <a:ext cx="734695" cy="99695"/>
                          </a:xfrm>
                          <a:custGeom>
                            <a:avLst/>
                            <a:gdLst/>
                            <a:ahLst/>
                            <a:cxnLst/>
                            <a:rect l="l" t="t" r="r" b="b"/>
                            <a:pathLst>
                              <a:path w="734695" h="99695">
                                <a:moveTo>
                                  <a:pt x="0" y="0"/>
                                </a:moveTo>
                                <a:lnTo>
                                  <a:pt x="37402" y="20777"/>
                                </a:lnTo>
                                <a:lnTo>
                                  <a:pt x="72277" y="37453"/>
                                </a:lnTo>
                                <a:lnTo>
                                  <a:pt x="108206" y="52236"/>
                                </a:lnTo>
                                <a:lnTo>
                                  <a:pt x="145011" y="65038"/>
                                </a:lnTo>
                                <a:lnTo>
                                  <a:pt x="182515" y="75845"/>
                                </a:lnTo>
                                <a:lnTo>
                                  <a:pt x="220717" y="84634"/>
                                </a:lnTo>
                                <a:lnTo>
                                  <a:pt x="259364" y="91378"/>
                                </a:lnTo>
                                <a:lnTo>
                                  <a:pt x="298405" y="96090"/>
                                </a:lnTo>
                                <a:lnTo>
                                  <a:pt x="337699" y="98668"/>
                                </a:lnTo>
                                <a:lnTo>
                                  <a:pt x="363887" y="99265"/>
                                </a:lnTo>
                                <a:lnTo>
                                  <a:pt x="377045" y="99214"/>
                                </a:lnTo>
                                <a:lnTo>
                                  <a:pt x="416377" y="97626"/>
                                </a:lnTo>
                                <a:lnTo>
                                  <a:pt x="455520" y="94007"/>
                                </a:lnTo>
                                <a:lnTo>
                                  <a:pt x="494420" y="88254"/>
                                </a:lnTo>
                                <a:lnTo>
                                  <a:pt x="532864" y="80506"/>
                                </a:lnTo>
                                <a:lnTo>
                                  <a:pt x="570724" y="70689"/>
                                </a:lnTo>
                                <a:lnTo>
                                  <a:pt x="607872" y="58878"/>
                                </a:lnTo>
                                <a:lnTo>
                                  <a:pt x="644245" y="45085"/>
                                </a:lnTo>
                                <a:lnTo>
                                  <a:pt x="679666" y="29362"/>
                                </a:lnTo>
                                <a:lnTo>
                                  <a:pt x="713995" y="11696"/>
                                </a:lnTo>
                                <a:lnTo>
                                  <a:pt x="725209" y="5448"/>
                                </a:lnTo>
                                <a:lnTo>
                                  <a:pt x="734379" y="0"/>
                                </a:lnTo>
                              </a:path>
                            </a:pathLst>
                          </a:custGeom>
                          <a:ln w="9525">
                            <a:solidFill>
                              <a:srgbClr val="E4E4E4"/>
                            </a:solidFill>
                            <a:prstDash val="solid"/>
                          </a:ln>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12" cstate="print"/>
                          <a:stretch>
                            <a:fillRect/>
                          </a:stretch>
                        </pic:blipFill>
                        <pic:spPr>
                          <a:xfrm>
                            <a:off x="2268875" y="1310160"/>
                            <a:ext cx="1203551" cy="1116479"/>
                          </a:xfrm>
                          <a:prstGeom prst="rect">
                            <a:avLst/>
                          </a:prstGeom>
                        </pic:spPr>
                      </pic:pic>
                      <wps:wsp>
                        <wps:cNvPr id="78" name="Graphic 78"/>
                        <wps:cNvSpPr/>
                        <wps:spPr>
                          <a:xfrm>
                            <a:off x="2275428" y="1334862"/>
                            <a:ext cx="1065530" cy="1002030"/>
                          </a:xfrm>
                          <a:custGeom>
                            <a:avLst/>
                            <a:gdLst/>
                            <a:ahLst/>
                            <a:cxnLst/>
                            <a:rect l="l" t="t" r="r" b="b"/>
                            <a:pathLst>
                              <a:path w="1065530" h="1002030">
                                <a:moveTo>
                                  <a:pt x="701536" y="0"/>
                                </a:moveTo>
                                <a:lnTo>
                                  <a:pt x="703721" y="0"/>
                                </a:lnTo>
                                <a:lnTo>
                                  <a:pt x="703721" y="2184"/>
                                </a:lnTo>
                                <a:lnTo>
                                  <a:pt x="701536" y="2184"/>
                                </a:lnTo>
                                <a:lnTo>
                                  <a:pt x="701536" y="0"/>
                                </a:lnTo>
                                <a:close/>
                              </a:path>
                              <a:path w="1065530" h="1002030">
                                <a:moveTo>
                                  <a:pt x="664274" y="0"/>
                                </a:moveTo>
                                <a:lnTo>
                                  <a:pt x="664274" y="2184"/>
                                </a:lnTo>
                                <a:lnTo>
                                  <a:pt x="659867" y="2184"/>
                                </a:lnTo>
                                <a:lnTo>
                                  <a:pt x="659867" y="4368"/>
                                </a:lnTo>
                                <a:lnTo>
                                  <a:pt x="666458" y="4368"/>
                                </a:lnTo>
                                <a:lnTo>
                                  <a:pt x="666458" y="0"/>
                                </a:lnTo>
                                <a:lnTo>
                                  <a:pt x="664274" y="0"/>
                                </a:lnTo>
                                <a:close/>
                              </a:path>
                              <a:path w="1065530" h="1002030">
                                <a:moveTo>
                                  <a:pt x="699352" y="6604"/>
                                </a:moveTo>
                                <a:lnTo>
                                  <a:pt x="701536" y="6604"/>
                                </a:lnTo>
                                <a:lnTo>
                                  <a:pt x="701536" y="8788"/>
                                </a:lnTo>
                                <a:lnTo>
                                  <a:pt x="699352" y="8788"/>
                                </a:lnTo>
                                <a:lnTo>
                                  <a:pt x="699352" y="6604"/>
                                </a:lnTo>
                                <a:close/>
                              </a:path>
                              <a:path w="1065530" h="1002030">
                                <a:moveTo>
                                  <a:pt x="598499" y="10973"/>
                                </a:moveTo>
                                <a:lnTo>
                                  <a:pt x="600683" y="10973"/>
                                </a:lnTo>
                                <a:lnTo>
                                  <a:pt x="600683" y="15341"/>
                                </a:lnTo>
                                <a:lnTo>
                                  <a:pt x="598499" y="15341"/>
                                </a:lnTo>
                                <a:lnTo>
                                  <a:pt x="598499" y="10973"/>
                                </a:lnTo>
                                <a:close/>
                              </a:path>
                              <a:path w="1065530" h="1002030">
                                <a:moveTo>
                                  <a:pt x="600683" y="15329"/>
                                </a:moveTo>
                                <a:lnTo>
                                  <a:pt x="605103" y="15329"/>
                                </a:lnTo>
                                <a:lnTo>
                                  <a:pt x="605103" y="19748"/>
                                </a:lnTo>
                                <a:lnTo>
                                  <a:pt x="600683" y="19748"/>
                                </a:lnTo>
                                <a:lnTo>
                                  <a:pt x="600683" y="15329"/>
                                </a:lnTo>
                                <a:close/>
                              </a:path>
                              <a:path w="1065530" h="1002030">
                                <a:moveTo>
                                  <a:pt x="587526" y="21933"/>
                                </a:moveTo>
                                <a:lnTo>
                                  <a:pt x="587526" y="24117"/>
                                </a:lnTo>
                                <a:lnTo>
                                  <a:pt x="585342" y="24117"/>
                                </a:lnTo>
                                <a:lnTo>
                                  <a:pt x="585342" y="26302"/>
                                </a:lnTo>
                                <a:lnTo>
                                  <a:pt x="587526" y="26302"/>
                                </a:lnTo>
                                <a:lnTo>
                                  <a:pt x="587526" y="28486"/>
                                </a:lnTo>
                                <a:lnTo>
                                  <a:pt x="589710" y="28486"/>
                                </a:lnTo>
                                <a:lnTo>
                                  <a:pt x="589710" y="21933"/>
                                </a:lnTo>
                                <a:lnTo>
                                  <a:pt x="587526" y="21933"/>
                                </a:lnTo>
                                <a:close/>
                              </a:path>
                              <a:path w="1065530" h="1002030">
                                <a:moveTo>
                                  <a:pt x="572197" y="30709"/>
                                </a:moveTo>
                                <a:lnTo>
                                  <a:pt x="574381" y="30709"/>
                                </a:lnTo>
                                <a:lnTo>
                                  <a:pt x="574381" y="32893"/>
                                </a:lnTo>
                                <a:lnTo>
                                  <a:pt x="572197" y="32893"/>
                                </a:lnTo>
                                <a:lnTo>
                                  <a:pt x="572197" y="30709"/>
                                </a:lnTo>
                                <a:close/>
                              </a:path>
                              <a:path w="1065530" h="1002030">
                                <a:moveTo>
                                  <a:pt x="565605" y="30709"/>
                                </a:moveTo>
                                <a:lnTo>
                                  <a:pt x="565605" y="35078"/>
                                </a:lnTo>
                                <a:lnTo>
                                  <a:pt x="569974" y="35078"/>
                                </a:lnTo>
                                <a:lnTo>
                                  <a:pt x="569974" y="32893"/>
                                </a:lnTo>
                                <a:lnTo>
                                  <a:pt x="567790" y="32893"/>
                                </a:lnTo>
                                <a:lnTo>
                                  <a:pt x="567790" y="30709"/>
                                </a:lnTo>
                                <a:lnTo>
                                  <a:pt x="565605" y="30709"/>
                                </a:lnTo>
                                <a:close/>
                              </a:path>
                              <a:path w="1065530" h="1002030">
                                <a:moveTo>
                                  <a:pt x="559052" y="32893"/>
                                </a:moveTo>
                                <a:lnTo>
                                  <a:pt x="561236" y="32893"/>
                                </a:lnTo>
                                <a:lnTo>
                                  <a:pt x="561236" y="35078"/>
                                </a:lnTo>
                                <a:lnTo>
                                  <a:pt x="559052" y="35078"/>
                                </a:lnTo>
                                <a:lnTo>
                                  <a:pt x="559052" y="32893"/>
                                </a:lnTo>
                                <a:close/>
                              </a:path>
                              <a:path w="1065530" h="1002030">
                                <a:moveTo>
                                  <a:pt x="559052" y="39446"/>
                                </a:moveTo>
                                <a:lnTo>
                                  <a:pt x="561236" y="39446"/>
                                </a:lnTo>
                                <a:lnTo>
                                  <a:pt x="561236" y="41682"/>
                                </a:lnTo>
                                <a:lnTo>
                                  <a:pt x="559052" y="41682"/>
                                </a:lnTo>
                                <a:lnTo>
                                  <a:pt x="559052" y="39446"/>
                                </a:lnTo>
                                <a:close/>
                              </a:path>
                              <a:path w="1065530" h="1002030">
                                <a:moveTo>
                                  <a:pt x="554645" y="46038"/>
                                </a:moveTo>
                                <a:lnTo>
                                  <a:pt x="556829" y="46038"/>
                                </a:lnTo>
                                <a:lnTo>
                                  <a:pt x="556829" y="48222"/>
                                </a:lnTo>
                                <a:lnTo>
                                  <a:pt x="554645" y="48222"/>
                                </a:lnTo>
                                <a:lnTo>
                                  <a:pt x="554645" y="46038"/>
                                </a:lnTo>
                                <a:close/>
                              </a:path>
                              <a:path w="1065530" h="1002030">
                                <a:moveTo>
                                  <a:pt x="550276" y="52642"/>
                                </a:moveTo>
                                <a:lnTo>
                                  <a:pt x="552461" y="52642"/>
                                </a:lnTo>
                                <a:lnTo>
                                  <a:pt x="552461" y="54826"/>
                                </a:lnTo>
                                <a:lnTo>
                                  <a:pt x="550276" y="54826"/>
                                </a:lnTo>
                                <a:lnTo>
                                  <a:pt x="550276" y="52642"/>
                                </a:lnTo>
                                <a:close/>
                              </a:path>
                              <a:path w="1065530" h="1002030">
                                <a:moveTo>
                                  <a:pt x="719050" y="61367"/>
                                </a:moveTo>
                                <a:lnTo>
                                  <a:pt x="721285" y="61367"/>
                                </a:lnTo>
                                <a:lnTo>
                                  <a:pt x="721285" y="63602"/>
                                </a:lnTo>
                                <a:lnTo>
                                  <a:pt x="719050" y="63602"/>
                                </a:lnTo>
                                <a:lnTo>
                                  <a:pt x="719050" y="61367"/>
                                </a:lnTo>
                                <a:close/>
                              </a:path>
                              <a:path w="1065530" h="1002030">
                                <a:moveTo>
                                  <a:pt x="714681" y="63602"/>
                                </a:moveTo>
                                <a:lnTo>
                                  <a:pt x="719050" y="63602"/>
                                </a:lnTo>
                                <a:lnTo>
                                  <a:pt x="719050" y="65787"/>
                                </a:lnTo>
                                <a:lnTo>
                                  <a:pt x="714681" y="65787"/>
                                </a:lnTo>
                                <a:lnTo>
                                  <a:pt x="714681" y="63602"/>
                                </a:lnTo>
                                <a:close/>
                              </a:path>
                              <a:path w="1065530" h="1002030">
                                <a:moveTo>
                                  <a:pt x="730010" y="54826"/>
                                </a:moveTo>
                                <a:lnTo>
                                  <a:pt x="730010" y="63602"/>
                                </a:lnTo>
                                <a:lnTo>
                                  <a:pt x="732245" y="63602"/>
                                </a:lnTo>
                                <a:lnTo>
                                  <a:pt x="732245" y="67971"/>
                                </a:lnTo>
                                <a:lnTo>
                                  <a:pt x="734430" y="67971"/>
                                </a:lnTo>
                                <a:lnTo>
                                  <a:pt x="734430" y="65787"/>
                                </a:lnTo>
                                <a:lnTo>
                                  <a:pt x="736614" y="65787"/>
                                </a:lnTo>
                                <a:lnTo>
                                  <a:pt x="736614" y="63602"/>
                                </a:lnTo>
                                <a:lnTo>
                                  <a:pt x="734430" y="63602"/>
                                </a:lnTo>
                                <a:lnTo>
                                  <a:pt x="734430" y="61367"/>
                                </a:lnTo>
                                <a:lnTo>
                                  <a:pt x="732245" y="61367"/>
                                </a:lnTo>
                                <a:lnTo>
                                  <a:pt x="732245" y="57011"/>
                                </a:lnTo>
                                <a:lnTo>
                                  <a:pt x="734430" y="57011"/>
                                </a:lnTo>
                                <a:lnTo>
                                  <a:pt x="734430" y="54826"/>
                                </a:lnTo>
                                <a:lnTo>
                                  <a:pt x="730010" y="54826"/>
                                </a:lnTo>
                                <a:close/>
                              </a:path>
                              <a:path w="1065530" h="1002030">
                                <a:moveTo>
                                  <a:pt x="725641" y="65787"/>
                                </a:moveTo>
                                <a:lnTo>
                                  <a:pt x="725641" y="67971"/>
                                </a:lnTo>
                                <a:lnTo>
                                  <a:pt x="719050" y="67971"/>
                                </a:lnTo>
                                <a:lnTo>
                                  <a:pt x="719050" y="70156"/>
                                </a:lnTo>
                                <a:lnTo>
                                  <a:pt x="727826" y="70156"/>
                                </a:lnTo>
                                <a:lnTo>
                                  <a:pt x="727826" y="67971"/>
                                </a:lnTo>
                                <a:lnTo>
                                  <a:pt x="730010" y="67971"/>
                                </a:lnTo>
                                <a:lnTo>
                                  <a:pt x="730010" y="65787"/>
                                </a:lnTo>
                                <a:lnTo>
                                  <a:pt x="725641" y="65787"/>
                                </a:lnTo>
                                <a:close/>
                              </a:path>
                              <a:path w="1065530" h="1002030">
                                <a:moveTo>
                                  <a:pt x="537131" y="65787"/>
                                </a:moveTo>
                                <a:lnTo>
                                  <a:pt x="537131" y="72340"/>
                                </a:lnTo>
                                <a:lnTo>
                                  <a:pt x="543672" y="72340"/>
                                </a:lnTo>
                                <a:lnTo>
                                  <a:pt x="543672" y="67971"/>
                                </a:lnTo>
                                <a:lnTo>
                                  <a:pt x="539303" y="67971"/>
                                </a:lnTo>
                                <a:lnTo>
                                  <a:pt x="539303" y="65787"/>
                                </a:lnTo>
                                <a:lnTo>
                                  <a:pt x="537131" y="65787"/>
                                </a:lnTo>
                                <a:close/>
                              </a:path>
                              <a:path w="1065530" h="1002030">
                                <a:moveTo>
                                  <a:pt x="528343" y="70156"/>
                                </a:moveTo>
                                <a:lnTo>
                                  <a:pt x="530527" y="70156"/>
                                </a:lnTo>
                                <a:lnTo>
                                  <a:pt x="530527" y="72340"/>
                                </a:lnTo>
                                <a:lnTo>
                                  <a:pt x="528343" y="72340"/>
                                </a:lnTo>
                                <a:lnTo>
                                  <a:pt x="528343" y="70156"/>
                                </a:lnTo>
                                <a:close/>
                              </a:path>
                              <a:path w="1065530" h="1002030">
                                <a:moveTo>
                                  <a:pt x="760719" y="72340"/>
                                </a:moveTo>
                                <a:lnTo>
                                  <a:pt x="760719" y="74525"/>
                                </a:lnTo>
                                <a:lnTo>
                                  <a:pt x="762904" y="74525"/>
                                </a:lnTo>
                                <a:lnTo>
                                  <a:pt x="762904" y="76747"/>
                                </a:lnTo>
                                <a:lnTo>
                                  <a:pt x="765088" y="76747"/>
                                </a:lnTo>
                                <a:lnTo>
                                  <a:pt x="765088" y="72340"/>
                                </a:lnTo>
                                <a:lnTo>
                                  <a:pt x="760719" y="72340"/>
                                </a:lnTo>
                                <a:close/>
                              </a:path>
                              <a:path w="1065530" h="1002030">
                                <a:moveTo>
                                  <a:pt x="545856" y="74525"/>
                                </a:moveTo>
                                <a:lnTo>
                                  <a:pt x="545856" y="76747"/>
                                </a:lnTo>
                                <a:lnTo>
                                  <a:pt x="543672" y="76747"/>
                                </a:lnTo>
                                <a:lnTo>
                                  <a:pt x="543672" y="78932"/>
                                </a:lnTo>
                                <a:lnTo>
                                  <a:pt x="548092" y="78932"/>
                                </a:lnTo>
                                <a:lnTo>
                                  <a:pt x="548092" y="74525"/>
                                </a:lnTo>
                                <a:lnTo>
                                  <a:pt x="545856" y="74525"/>
                                </a:lnTo>
                                <a:close/>
                              </a:path>
                              <a:path w="1065530" h="1002030">
                                <a:moveTo>
                                  <a:pt x="537131" y="78932"/>
                                </a:moveTo>
                                <a:lnTo>
                                  <a:pt x="541500" y="78932"/>
                                </a:lnTo>
                                <a:lnTo>
                                  <a:pt x="541500" y="81116"/>
                                </a:lnTo>
                                <a:lnTo>
                                  <a:pt x="537131" y="81116"/>
                                </a:lnTo>
                                <a:lnTo>
                                  <a:pt x="537131" y="78932"/>
                                </a:lnTo>
                                <a:close/>
                              </a:path>
                              <a:path w="1065530" h="1002030">
                                <a:moveTo>
                                  <a:pt x="526158" y="98680"/>
                                </a:moveTo>
                                <a:lnTo>
                                  <a:pt x="528343" y="98680"/>
                                </a:lnTo>
                                <a:lnTo>
                                  <a:pt x="528343" y="103049"/>
                                </a:lnTo>
                                <a:lnTo>
                                  <a:pt x="526158" y="103049"/>
                                </a:lnTo>
                                <a:lnTo>
                                  <a:pt x="526158" y="98680"/>
                                </a:lnTo>
                                <a:close/>
                              </a:path>
                              <a:path w="1065530" h="1002030">
                                <a:moveTo>
                                  <a:pt x="523936" y="107406"/>
                                </a:moveTo>
                                <a:lnTo>
                                  <a:pt x="528355" y="107406"/>
                                </a:lnTo>
                                <a:lnTo>
                                  <a:pt x="528355" y="109641"/>
                                </a:lnTo>
                                <a:lnTo>
                                  <a:pt x="523936" y="109641"/>
                                </a:lnTo>
                                <a:lnTo>
                                  <a:pt x="523936" y="107406"/>
                                </a:lnTo>
                                <a:close/>
                              </a:path>
                              <a:path w="1065530" h="1002030">
                                <a:moveTo>
                                  <a:pt x="745390" y="109641"/>
                                </a:moveTo>
                                <a:lnTo>
                                  <a:pt x="747575" y="109641"/>
                                </a:lnTo>
                                <a:lnTo>
                                  <a:pt x="747575" y="111825"/>
                                </a:lnTo>
                                <a:lnTo>
                                  <a:pt x="745390" y="111825"/>
                                </a:lnTo>
                                <a:lnTo>
                                  <a:pt x="745390" y="109641"/>
                                </a:lnTo>
                                <a:close/>
                              </a:path>
                              <a:path w="1065530" h="1002030">
                                <a:moveTo>
                                  <a:pt x="756350" y="111825"/>
                                </a:moveTo>
                                <a:lnTo>
                                  <a:pt x="758535" y="111825"/>
                                </a:lnTo>
                                <a:lnTo>
                                  <a:pt x="758535" y="114010"/>
                                </a:lnTo>
                                <a:lnTo>
                                  <a:pt x="756350" y="114010"/>
                                </a:lnTo>
                                <a:lnTo>
                                  <a:pt x="756350" y="111825"/>
                                </a:lnTo>
                                <a:close/>
                              </a:path>
                              <a:path w="1065530" h="1002030">
                                <a:moveTo>
                                  <a:pt x="523936" y="114010"/>
                                </a:moveTo>
                                <a:lnTo>
                                  <a:pt x="526171" y="114010"/>
                                </a:lnTo>
                                <a:lnTo>
                                  <a:pt x="526171" y="116194"/>
                                </a:lnTo>
                                <a:lnTo>
                                  <a:pt x="523936" y="116194"/>
                                </a:lnTo>
                                <a:lnTo>
                                  <a:pt x="523936" y="114010"/>
                                </a:lnTo>
                                <a:close/>
                              </a:path>
                              <a:path w="1065530" h="1002030">
                                <a:moveTo>
                                  <a:pt x="749759" y="111825"/>
                                </a:moveTo>
                                <a:lnTo>
                                  <a:pt x="749759" y="114010"/>
                                </a:lnTo>
                                <a:lnTo>
                                  <a:pt x="747575" y="114010"/>
                                </a:lnTo>
                                <a:lnTo>
                                  <a:pt x="747575" y="118379"/>
                                </a:lnTo>
                                <a:lnTo>
                                  <a:pt x="751943" y="118379"/>
                                </a:lnTo>
                                <a:lnTo>
                                  <a:pt x="751943" y="111825"/>
                                </a:lnTo>
                                <a:lnTo>
                                  <a:pt x="749759" y="111825"/>
                                </a:lnTo>
                                <a:close/>
                              </a:path>
                              <a:path w="1065530" h="1002030">
                                <a:moveTo>
                                  <a:pt x="526158" y="116194"/>
                                </a:moveTo>
                                <a:lnTo>
                                  <a:pt x="528343" y="116194"/>
                                </a:lnTo>
                                <a:lnTo>
                                  <a:pt x="528343" y="120563"/>
                                </a:lnTo>
                                <a:lnTo>
                                  <a:pt x="526158" y="120563"/>
                                </a:lnTo>
                                <a:lnTo>
                                  <a:pt x="526158" y="116194"/>
                                </a:lnTo>
                                <a:close/>
                              </a:path>
                              <a:path w="1065530" h="1002030">
                                <a:moveTo>
                                  <a:pt x="745390" y="124970"/>
                                </a:moveTo>
                                <a:lnTo>
                                  <a:pt x="747575" y="124970"/>
                                </a:lnTo>
                                <a:lnTo>
                                  <a:pt x="747575" y="127154"/>
                                </a:lnTo>
                                <a:lnTo>
                                  <a:pt x="745390" y="127154"/>
                                </a:lnTo>
                                <a:lnTo>
                                  <a:pt x="745390" y="124970"/>
                                </a:lnTo>
                                <a:close/>
                              </a:path>
                              <a:path w="1065530" h="1002030">
                                <a:moveTo>
                                  <a:pt x="819903" y="133759"/>
                                </a:moveTo>
                                <a:lnTo>
                                  <a:pt x="822087" y="133759"/>
                                </a:lnTo>
                                <a:lnTo>
                                  <a:pt x="822087" y="135943"/>
                                </a:lnTo>
                                <a:lnTo>
                                  <a:pt x="819903" y="135943"/>
                                </a:lnTo>
                                <a:lnTo>
                                  <a:pt x="819903" y="133759"/>
                                </a:lnTo>
                                <a:close/>
                              </a:path>
                              <a:path w="1065530" h="1002030">
                                <a:moveTo>
                                  <a:pt x="835283" y="146903"/>
                                </a:moveTo>
                                <a:lnTo>
                                  <a:pt x="837467" y="146903"/>
                                </a:lnTo>
                                <a:lnTo>
                                  <a:pt x="837467" y="149088"/>
                                </a:lnTo>
                                <a:lnTo>
                                  <a:pt x="835283" y="149088"/>
                                </a:lnTo>
                                <a:lnTo>
                                  <a:pt x="835283" y="146903"/>
                                </a:lnTo>
                                <a:close/>
                              </a:path>
                              <a:path w="1065530" h="1002030">
                                <a:moveTo>
                                  <a:pt x="506422" y="149088"/>
                                </a:moveTo>
                                <a:lnTo>
                                  <a:pt x="508607" y="149088"/>
                                </a:lnTo>
                                <a:lnTo>
                                  <a:pt x="508607" y="151272"/>
                                </a:lnTo>
                                <a:lnTo>
                                  <a:pt x="506422" y="151272"/>
                                </a:lnTo>
                                <a:lnTo>
                                  <a:pt x="506422" y="149088"/>
                                </a:lnTo>
                                <a:close/>
                              </a:path>
                              <a:path w="1065530" h="1002030">
                                <a:moveTo>
                                  <a:pt x="819903" y="153444"/>
                                </a:moveTo>
                                <a:lnTo>
                                  <a:pt x="822087" y="153444"/>
                                </a:lnTo>
                                <a:lnTo>
                                  <a:pt x="822087" y="155679"/>
                                </a:lnTo>
                                <a:lnTo>
                                  <a:pt x="819903" y="155679"/>
                                </a:lnTo>
                                <a:lnTo>
                                  <a:pt x="819903" y="153444"/>
                                </a:lnTo>
                                <a:close/>
                              </a:path>
                              <a:path w="1065530" h="1002030">
                                <a:moveTo>
                                  <a:pt x="477897" y="217047"/>
                                </a:moveTo>
                                <a:lnTo>
                                  <a:pt x="482317" y="217047"/>
                                </a:lnTo>
                                <a:lnTo>
                                  <a:pt x="482317" y="221416"/>
                                </a:lnTo>
                                <a:lnTo>
                                  <a:pt x="477897" y="221416"/>
                                </a:lnTo>
                                <a:lnTo>
                                  <a:pt x="477897" y="217047"/>
                                </a:lnTo>
                                <a:close/>
                              </a:path>
                              <a:path w="1065530" h="1002030">
                                <a:moveTo>
                                  <a:pt x="475713" y="221416"/>
                                </a:moveTo>
                                <a:lnTo>
                                  <a:pt x="475713" y="228007"/>
                                </a:lnTo>
                                <a:lnTo>
                                  <a:pt x="480120" y="228007"/>
                                </a:lnTo>
                                <a:lnTo>
                                  <a:pt x="480120" y="223600"/>
                                </a:lnTo>
                                <a:lnTo>
                                  <a:pt x="477897" y="223600"/>
                                </a:lnTo>
                                <a:lnTo>
                                  <a:pt x="477897" y="221416"/>
                                </a:lnTo>
                                <a:lnTo>
                                  <a:pt x="475713" y="221416"/>
                                </a:lnTo>
                                <a:close/>
                              </a:path>
                              <a:path w="1065530" h="1002030">
                                <a:moveTo>
                                  <a:pt x="473528" y="228007"/>
                                </a:moveTo>
                                <a:lnTo>
                                  <a:pt x="475713" y="228007"/>
                                </a:lnTo>
                                <a:lnTo>
                                  <a:pt x="475713" y="230192"/>
                                </a:lnTo>
                                <a:lnTo>
                                  <a:pt x="473528" y="230192"/>
                                </a:lnTo>
                                <a:lnTo>
                                  <a:pt x="473528" y="228007"/>
                                </a:lnTo>
                                <a:close/>
                              </a:path>
                              <a:path w="1065530" h="1002030">
                                <a:moveTo>
                                  <a:pt x="464740" y="230192"/>
                                </a:moveTo>
                                <a:lnTo>
                                  <a:pt x="464740" y="234560"/>
                                </a:lnTo>
                                <a:lnTo>
                                  <a:pt x="460384" y="234560"/>
                                </a:lnTo>
                                <a:lnTo>
                                  <a:pt x="460384" y="236796"/>
                                </a:lnTo>
                                <a:lnTo>
                                  <a:pt x="471344" y="236796"/>
                                </a:lnTo>
                                <a:lnTo>
                                  <a:pt x="471344" y="230192"/>
                                </a:lnTo>
                                <a:lnTo>
                                  <a:pt x="464740" y="230192"/>
                                </a:lnTo>
                                <a:close/>
                              </a:path>
                              <a:path w="1065530" h="1002030">
                                <a:moveTo>
                                  <a:pt x="826507" y="212640"/>
                                </a:moveTo>
                                <a:lnTo>
                                  <a:pt x="826507" y="223600"/>
                                </a:lnTo>
                                <a:lnTo>
                                  <a:pt x="824322" y="223600"/>
                                </a:lnTo>
                                <a:lnTo>
                                  <a:pt x="824322" y="221416"/>
                                </a:lnTo>
                                <a:lnTo>
                                  <a:pt x="822087" y="221416"/>
                                </a:lnTo>
                                <a:lnTo>
                                  <a:pt x="822087" y="219231"/>
                                </a:lnTo>
                                <a:lnTo>
                                  <a:pt x="819903" y="219231"/>
                                </a:lnTo>
                                <a:lnTo>
                                  <a:pt x="819903" y="228007"/>
                                </a:lnTo>
                                <a:lnTo>
                                  <a:pt x="830876" y="228007"/>
                                </a:lnTo>
                                <a:lnTo>
                                  <a:pt x="830876" y="230192"/>
                                </a:lnTo>
                                <a:lnTo>
                                  <a:pt x="835283" y="230192"/>
                                </a:lnTo>
                                <a:lnTo>
                                  <a:pt x="835283" y="232376"/>
                                </a:lnTo>
                                <a:lnTo>
                                  <a:pt x="837467" y="232376"/>
                                </a:lnTo>
                                <a:lnTo>
                                  <a:pt x="837467" y="234560"/>
                                </a:lnTo>
                                <a:lnTo>
                                  <a:pt x="839651" y="234560"/>
                                </a:lnTo>
                                <a:lnTo>
                                  <a:pt x="839651" y="236796"/>
                                </a:lnTo>
                                <a:lnTo>
                                  <a:pt x="841836" y="236796"/>
                                </a:lnTo>
                                <a:lnTo>
                                  <a:pt x="841836" y="241165"/>
                                </a:lnTo>
                                <a:lnTo>
                                  <a:pt x="844020" y="241165"/>
                                </a:lnTo>
                                <a:lnTo>
                                  <a:pt x="844020" y="238980"/>
                                </a:lnTo>
                                <a:lnTo>
                                  <a:pt x="846243" y="238980"/>
                                </a:lnTo>
                                <a:lnTo>
                                  <a:pt x="846243" y="234560"/>
                                </a:lnTo>
                                <a:lnTo>
                                  <a:pt x="848427" y="234560"/>
                                </a:lnTo>
                                <a:lnTo>
                                  <a:pt x="848427" y="232376"/>
                                </a:lnTo>
                                <a:lnTo>
                                  <a:pt x="846243" y="232376"/>
                                </a:lnTo>
                                <a:lnTo>
                                  <a:pt x="846243" y="228007"/>
                                </a:lnTo>
                                <a:lnTo>
                                  <a:pt x="844020" y="228007"/>
                                </a:lnTo>
                                <a:lnTo>
                                  <a:pt x="844020" y="225835"/>
                                </a:lnTo>
                                <a:lnTo>
                                  <a:pt x="841836" y="225835"/>
                                </a:lnTo>
                                <a:lnTo>
                                  <a:pt x="841836" y="223600"/>
                                </a:lnTo>
                                <a:lnTo>
                                  <a:pt x="837467" y="223600"/>
                                </a:lnTo>
                                <a:lnTo>
                                  <a:pt x="837467" y="221416"/>
                                </a:lnTo>
                                <a:lnTo>
                                  <a:pt x="833047" y="221416"/>
                                </a:lnTo>
                                <a:lnTo>
                                  <a:pt x="833047" y="219231"/>
                                </a:lnTo>
                                <a:lnTo>
                                  <a:pt x="830876" y="219231"/>
                                </a:lnTo>
                                <a:lnTo>
                                  <a:pt x="830876" y="214862"/>
                                </a:lnTo>
                                <a:lnTo>
                                  <a:pt x="828691" y="214862"/>
                                </a:lnTo>
                                <a:lnTo>
                                  <a:pt x="828691" y="212640"/>
                                </a:lnTo>
                                <a:lnTo>
                                  <a:pt x="826507" y="212640"/>
                                </a:lnTo>
                                <a:close/>
                              </a:path>
                              <a:path w="1065530" h="1002030">
                                <a:moveTo>
                                  <a:pt x="767323" y="254309"/>
                                </a:moveTo>
                                <a:lnTo>
                                  <a:pt x="769508" y="254309"/>
                                </a:lnTo>
                                <a:lnTo>
                                  <a:pt x="769508" y="256494"/>
                                </a:lnTo>
                                <a:lnTo>
                                  <a:pt x="767323" y="256494"/>
                                </a:lnTo>
                                <a:lnTo>
                                  <a:pt x="767323" y="254309"/>
                                </a:lnTo>
                                <a:close/>
                              </a:path>
                              <a:path w="1065530" h="1002030">
                                <a:moveTo>
                                  <a:pt x="879086" y="252125"/>
                                </a:moveTo>
                                <a:lnTo>
                                  <a:pt x="879086" y="254309"/>
                                </a:lnTo>
                                <a:lnTo>
                                  <a:pt x="876914" y="254309"/>
                                </a:lnTo>
                                <a:lnTo>
                                  <a:pt x="876914" y="256494"/>
                                </a:lnTo>
                                <a:lnTo>
                                  <a:pt x="881321" y="256494"/>
                                </a:lnTo>
                                <a:lnTo>
                                  <a:pt x="881321" y="252125"/>
                                </a:lnTo>
                                <a:lnTo>
                                  <a:pt x="879086" y="252125"/>
                                </a:lnTo>
                                <a:close/>
                              </a:path>
                              <a:path w="1065530" h="1002030">
                                <a:moveTo>
                                  <a:pt x="396781" y="280599"/>
                                </a:moveTo>
                                <a:lnTo>
                                  <a:pt x="401201" y="280599"/>
                                </a:lnTo>
                                <a:lnTo>
                                  <a:pt x="401201" y="285019"/>
                                </a:lnTo>
                                <a:lnTo>
                                  <a:pt x="396781" y="285019"/>
                                </a:lnTo>
                                <a:lnTo>
                                  <a:pt x="396781" y="280599"/>
                                </a:lnTo>
                                <a:close/>
                              </a:path>
                              <a:path w="1065530" h="1002030">
                                <a:moveTo>
                                  <a:pt x="776049" y="249941"/>
                                </a:moveTo>
                                <a:lnTo>
                                  <a:pt x="776049" y="254309"/>
                                </a:lnTo>
                                <a:lnTo>
                                  <a:pt x="773864" y="254309"/>
                                </a:lnTo>
                                <a:lnTo>
                                  <a:pt x="773864" y="256494"/>
                                </a:lnTo>
                                <a:lnTo>
                                  <a:pt x="776049" y="256494"/>
                                </a:lnTo>
                                <a:lnTo>
                                  <a:pt x="776049" y="258678"/>
                                </a:lnTo>
                                <a:lnTo>
                                  <a:pt x="769495" y="258678"/>
                                </a:lnTo>
                                <a:lnTo>
                                  <a:pt x="769495" y="263085"/>
                                </a:lnTo>
                                <a:lnTo>
                                  <a:pt x="762904" y="263085"/>
                                </a:lnTo>
                                <a:lnTo>
                                  <a:pt x="762904" y="267454"/>
                                </a:lnTo>
                                <a:lnTo>
                                  <a:pt x="767323" y="267454"/>
                                </a:lnTo>
                                <a:lnTo>
                                  <a:pt x="767323" y="269639"/>
                                </a:lnTo>
                                <a:lnTo>
                                  <a:pt x="771680" y="269639"/>
                                </a:lnTo>
                                <a:lnTo>
                                  <a:pt x="771680" y="276230"/>
                                </a:lnTo>
                                <a:lnTo>
                                  <a:pt x="773864" y="276230"/>
                                </a:lnTo>
                                <a:lnTo>
                                  <a:pt x="773864" y="278414"/>
                                </a:lnTo>
                                <a:lnTo>
                                  <a:pt x="776049" y="278414"/>
                                </a:lnTo>
                                <a:lnTo>
                                  <a:pt x="776049" y="280599"/>
                                </a:lnTo>
                                <a:lnTo>
                                  <a:pt x="778284" y="280599"/>
                                </a:lnTo>
                                <a:lnTo>
                                  <a:pt x="778284" y="282834"/>
                                </a:lnTo>
                                <a:lnTo>
                                  <a:pt x="780468" y="282834"/>
                                </a:lnTo>
                                <a:lnTo>
                                  <a:pt x="780468" y="285019"/>
                                </a:lnTo>
                                <a:lnTo>
                                  <a:pt x="782653" y="285019"/>
                                </a:lnTo>
                                <a:lnTo>
                                  <a:pt x="782653" y="289375"/>
                                </a:lnTo>
                                <a:lnTo>
                                  <a:pt x="784837" y="289375"/>
                                </a:lnTo>
                                <a:lnTo>
                                  <a:pt x="784837" y="291559"/>
                                </a:lnTo>
                                <a:lnTo>
                                  <a:pt x="787009" y="291559"/>
                                </a:lnTo>
                                <a:lnTo>
                                  <a:pt x="787009" y="293794"/>
                                </a:lnTo>
                                <a:lnTo>
                                  <a:pt x="789244" y="293794"/>
                                </a:lnTo>
                                <a:lnTo>
                                  <a:pt x="789244" y="289375"/>
                                </a:lnTo>
                                <a:lnTo>
                                  <a:pt x="791429" y="289375"/>
                                </a:lnTo>
                                <a:lnTo>
                                  <a:pt x="791429" y="282834"/>
                                </a:lnTo>
                                <a:lnTo>
                                  <a:pt x="793613" y="282834"/>
                                </a:lnTo>
                                <a:lnTo>
                                  <a:pt x="793613" y="280599"/>
                                </a:lnTo>
                                <a:lnTo>
                                  <a:pt x="800204" y="280599"/>
                                </a:lnTo>
                                <a:lnTo>
                                  <a:pt x="800204" y="282834"/>
                                </a:lnTo>
                                <a:lnTo>
                                  <a:pt x="802389" y="282834"/>
                                </a:lnTo>
                                <a:lnTo>
                                  <a:pt x="802389" y="280599"/>
                                </a:lnTo>
                                <a:lnTo>
                                  <a:pt x="804573" y="280599"/>
                                </a:lnTo>
                                <a:lnTo>
                                  <a:pt x="804573" y="276230"/>
                                </a:lnTo>
                                <a:lnTo>
                                  <a:pt x="802389" y="276230"/>
                                </a:lnTo>
                                <a:lnTo>
                                  <a:pt x="802389" y="267454"/>
                                </a:lnTo>
                                <a:lnTo>
                                  <a:pt x="804573" y="267454"/>
                                </a:lnTo>
                                <a:lnTo>
                                  <a:pt x="804573" y="265270"/>
                                </a:lnTo>
                                <a:lnTo>
                                  <a:pt x="800204" y="265270"/>
                                </a:lnTo>
                                <a:lnTo>
                                  <a:pt x="800204" y="260901"/>
                                </a:lnTo>
                                <a:lnTo>
                                  <a:pt x="797982" y="260901"/>
                                </a:lnTo>
                                <a:lnTo>
                                  <a:pt x="797982" y="256494"/>
                                </a:lnTo>
                                <a:lnTo>
                                  <a:pt x="795797" y="256494"/>
                                </a:lnTo>
                                <a:lnTo>
                                  <a:pt x="795797" y="258678"/>
                                </a:lnTo>
                                <a:lnTo>
                                  <a:pt x="793613" y="258678"/>
                                </a:lnTo>
                                <a:lnTo>
                                  <a:pt x="793613" y="254309"/>
                                </a:lnTo>
                                <a:lnTo>
                                  <a:pt x="791429" y="254309"/>
                                </a:lnTo>
                                <a:lnTo>
                                  <a:pt x="791429" y="256494"/>
                                </a:lnTo>
                                <a:lnTo>
                                  <a:pt x="787009" y="256494"/>
                                </a:lnTo>
                                <a:lnTo>
                                  <a:pt x="787009" y="254309"/>
                                </a:lnTo>
                                <a:lnTo>
                                  <a:pt x="784837" y="254309"/>
                                </a:lnTo>
                                <a:lnTo>
                                  <a:pt x="784837" y="256494"/>
                                </a:lnTo>
                                <a:lnTo>
                                  <a:pt x="778284" y="256494"/>
                                </a:lnTo>
                                <a:lnTo>
                                  <a:pt x="778284" y="249941"/>
                                </a:lnTo>
                                <a:lnTo>
                                  <a:pt x="776049" y="249941"/>
                                </a:lnTo>
                                <a:close/>
                              </a:path>
                              <a:path w="1065530" h="1002030">
                                <a:moveTo>
                                  <a:pt x="905439" y="302532"/>
                                </a:moveTo>
                                <a:lnTo>
                                  <a:pt x="909808" y="302532"/>
                                </a:lnTo>
                                <a:lnTo>
                                  <a:pt x="909808" y="304768"/>
                                </a:lnTo>
                                <a:lnTo>
                                  <a:pt x="905439" y="304768"/>
                                </a:lnTo>
                                <a:lnTo>
                                  <a:pt x="905439" y="302532"/>
                                </a:lnTo>
                                <a:close/>
                              </a:path>
                              <a:path w="1065530" h="1002030">
                                <a:moveTo>
                                  <a:pt x="905439" y="293794"/>
                                </a:moveTo>
                                <a:lnTo>
                                  <a:pt x="905439" y="298163"/>
                                </a:lnTo>
                                <a:lnTo>
                                  <a:pt x="909795" y="298163"/>
                                </a:lnTo>
                                <a:lnTo>
                                  <a:pt x="909795" y="302532"/>
                                </a:lnTo>
                                <a:lnTo>
                                  <a:pt x="911979" y="302532"/>
                                </a:lnTo>
                                <a:lnTo>
                                  <a:pt x="911979" y="306939"/>
                                </a:lnTo>
                                <a:lnTo>
                                  <a:pt x="916399" y="306939"/>
                                </a:lnTo>
                                <a:lnTo>
                                  <a:pt x="916399" y="304755"/>
                                </a:lnTo>
                                <a:lnTo>
                                  <a:pt x="920768" y="304755"/>
                                </a:lnTo>
                                <a:lnTo>
                                  <a:pt x="920768" y="302532"/>
                                </a:lnTo>
                                <a:lnTo>
                                  <a:pt x="918583" y="302532"/>
                                </a:lnTo>
                                <a:lnTo>
                                  <a:pt x="918583" y="298163"/>
                                </a:lnTo>
                                <a:lnTo>
                                  <a:pt x="916399" y="298163"/>
                                </a:lnTo>
                                <a:lnTo>
                                  <a:pt x="916399" y="300348"/>
                                </a:lnTo>
                                <a:lnTo>
                                  <a:pt x="911979" y="300348"/>
                                </a:lnTo>
                                <a:lnTo>
                                  <a:pt x="911979" y="295979"/>
                                </a:lnTo>
                                <a:lnTo>
                                  <a:pt x="907610" y="295979"/>
                                </a:lnTo>
                                <a:lnTo>
                                  <a:pt x="907610" y="293794"/>
                                </a:lnTo>
                                <a:lnTo>
                                  <a:pt x="905439" y="293794"/>
                                </a:lnTo>
                                <a:close/>
                              </a:path>
                              <a:path w="1065530" h="1002030">
                                <a:moveTo>
                                  <a:pt x="420886" y="304755"/>
                                </a:moveTo>
                                <a:lnTo>
                                  <a:pt x="423121" y="304755"/>
                                </a:lnTo>
                                <a:lnTo>
                                  <a:pt x="423121" y="306939"/>
                                </a:lnTo>
                                <a:lnTo>
                                  <a:pt x="420886" y="306939"/>
                                </a:lnTo>
                                <a:lnTo>
                                  <a:pt x="420886" y="304755"/>
                                </a:lnTo>
                                <a:close/>
                              </a:path>
                              <a:path w="1065530" h="1002030">
                                <a:moveTo>
                                  <a:pt x="388043" y="304755"/>
                                </a:moveTo>
                                <a:lnTo>
                                  <a:pt x="390228" y="304755"/>
                                </a:lnTo>
                                <a:lnTo>
                                  <a:pt x="390228" y="309124"/>
                                </a:lnTo>
                                <a:lnTo>
                                  <a:pt x="388043" y="309124"/>
                                </a:lnTo>
                                <a:lnTo>
                                  <a:pt x="388043" y="304755"/>
                                </a:lnTo>
                                <a:close/>
                              </a:path>
                              <a:path w="1065530" h="1002030">
                                <a:moveTo>
                                  <a:pt x="392412" y="306939"/>
                                </a:moveTo>
                                <a:lnTo>
                                  <a:pt x="409976" y="306939"/>
                                </a:lnTo>
                                <a:lnTo>
                                  <a:pt x="409976" y="309124"/>
                                </a:lnTo>
                                <a:lnTo>
                                  <a:pt x="392412" y="309124"/>
                                </a:lnTo>
                                <a:lnTo>
                                  <a:pt x="392412" y="306939"/>
                                </a:lnTo>
                                <a:close/>
                              </a:path>
                              <a:path w="1065530" h="1002030">
                                <a:moveTo>
                                  <a:pt x="414345" y="306939"/>
                                </a:moveTo>
                                <a:lnTo>
                                  <a:pt x="420899" y="306939"/>
                                </a:lnTo>
                                <a:lnTo>
                                  <a:pt x="420899" y="311308"/>
                                </a:lnTo>
                                <a:lnTo>
                                  <a:pt x="414345" y="311308"/>
                                </a:lnTo>
                                <a:lnTo>
                                  <a:pt x="414345" y="306939"/>
                                </a:lnTo>
                                <a:close/>
                              </a:path>
                              <a:path w="1065530" h="1002030">
                                <a:moveTo>
                                  <a:pt x="644537" y="313493"/>
                                </a:moveTo>
                                <a:lnTo>
                                  <a:pt x="644537" y="315677"/>
                                </a:lnTo>
                                <a:lnTo>
                                  <a:pt x="646722" y="315677"/>
                                </a:lnTo>
                                <a:lnTo>
                                  <a:pt x="646722" y="317912"/>
                                </a:lnTo>
                                <a:lnTo>
                                  <a:pt x="648894" y="317912"/>
                                </a:lnTo>
                                <a:lnTo>
                                  <a:pt x="648894" y="313493"/>
                                </a:lnTo>
                                <a:lnTo>
                                  <a:pt x="644537" y="313493"/>
                                </a:lnTo>
                                <a:close/>
                              </a:path>
                              <a:path w="1065530" h="1002030">
                                <a:moveTo>
                                  <a:pt x="388043" y="315677"/>
                                </a:moveTo>
                                <a:lnTo>
                                  <a:pt x="390228" y="315677"/>
                                </a:lnTo>
                                <a:lnTo>
                                  <a:pt x="390228" y="317912"/>
                                </a:lnTo>
                                <a:lnTo>
                                  <a:pt x="388043" y="317912"/>
                                </a:lnTo>
                                <a:lnTo>
                                  <a:pt x="388043" y="315677"/>
                                </a:lnTo>
                                <a:close/>
                              </a:path>
                              <a:path w="1065530" h="1002030">
                                <a:moveTo>
                                  <a:pt x="390228" y="324453"/>
                                </a:moveTo>
                                <a:lnTo>
                                  <a:pt x="394596" y="324453"/>
                                </a:lnTo>
                                <a:lnTo>
                                  <a:pt x="394596" y="326637"/>
                                </a:lnTo>
                                <a:lnTo>
                                  <a:pt x="390228" y="326637"/>
                                </a:lnTo>
                                <a:lnTo>
                                  <a:pt x="390228" y="324453"/>
                                </a:lnTo>
                                <a:close/>
                              </a:path>
                              <a:path w="1065530" h="1002030">
                                <a:moveTo>
                                  <a:pt x="743206" y="326637"/>
                                </a:moveTo>
                                <a:lnTo>
                                  <a:pt x="745390" y="326637"/>
                                </a:lnTo>
                                <a:lnTo>
                                  <a:pt x="745390" y="328873"/>
                                </a:lnTo>
                                <a:lnTo>
                                  <a:pt x="743206" y="328873"/>
                                </a:lnTo>
                                <a:lnTo>
                                  <a:pt x="743206" y="326637"/>
                                </a:lnTo>
                                <a:close/>
                              </a:path>
                              <a:path w="1065530" h="1002030">
                                <a:moveTo>
                                  <a:pt x="403372" y="328873"/>
                                </a:moveTo>
                                <a:lnTo>
                                  <a:pt x="405557" y="328873"/>
                                </a:lnTo>
                                <a:lnTo>
                                  <a:pt x="405557" y="331057"/>
                                </a:lnTo>
                                <a:lnTo>
                                  <a:pt x="403372" y="331057"/>
                                </a:lnTo>
                                <a:lnTo>
                                  <a:pt x="403372" y="328873"/>
                                </a:lnTo>
                                <a:close/>
                              </a:path>
                              <a:path w="1065530" h="1002030">
                                <a:moveTo>
                                  <a:pt x="401188" y="335413"/>
                                </a:moveTo>
                                <a:lnTo>
                                  <a:pt x="403372" y="335413"/>
                                </a:lnTo>
                                <a:lnTo>
                                  <a:pt x="403372" y="337598"/>
                                </a:lnTo>
                                <a:lnTo>
                                  <a:pt x="401188" y="337598"/>
                                </a:lnTo>
                                <a:lnTo>
                                  <a:pt x="401188" y="335413"/>
                                </a:lnTo>
                                <a:close/>
                              </a:path>
                              <a:path w="1065530" h="1002030">
                                <a:moveTo>
                                  <a:pt x="394596" y="339833"/>
                                </a:moveTo>
                                <a:lnTo>
                                  <a:pt x="399016" y="339833"/>
                                </a:lnTo>
                                <a:lnTo>
                                  <a:pt x="399016" y="344202"/>
                                </a:lnTo>
                                <a:lnTo>
                                  <a:pt x="394596" y="344202"/>
                                </a:lnTo>
                                <a:lnTo>
                                  <a:pt x="394596" y="339833"/>
                                </a:lnTo>
                                <a:close/>
                              </a:path>
                              <a:path w="1065530" h="1002030">
                                <a:moveTo>
                                  <a:pt x="804573" y="344202"/>
                                </a:moveTo>
                                <a:lnTo>
                                  <a:pt x="806758" y="344202"/>
                                </a:lnTo>
                                <a:lnTo>
                                  <a:pt x="806758" y="346386"/>
                                </a:lnTo>
                                <a:lnTo>
                                  <a:pt x="804573" y="346386"/>
                                </a:lnTo>
                                <a:lnTo>
                                  <a:pt x="804573" y="344202"/>
                                </a:lnTo>
                                <a:close/>
                              </a:path>
                              <a:path w="1065530" h="1002030">
                                <a:moveTo>
                                  <a:pt x="469160" y="348571"/>
                                </a:moveTo>
                                <a:lnTo>
                                  <a:pt x="471344" y="348571"/>
                                </a:lnTo>
                                <a:lnTo>
                                  <a:pt x="471344" y="350806"/>
                                </a:lnTo>
                                <a:lnTo>
                                  <a:pt x="469160" y="350806"/>
                                </a:lnTo>
                                <a:lnTo>
                                  <a:pt x="469160" y="348571"/>
                                </a:lnTo>
                                <a:close/>
                              </a:path>
                              <a:path w="1065530" h="1002030">
                                <a:moveTo>
                                  <a:pt x="740970" y="344202"/>
                                </a:moveTo>
                                <a:lnTo>
                                  <a:pt x="740970" y="346386"/>
                                </a:lnTo>
                                <a:lnTo>
                                  <a:pt x="736614" y="346386"/>
                                </a:lnTo>
                                <a:lnTo>
                                  <a:pt x="736614" y="348571"/>
                                </a:lnTo>
                                <a:lnTo>
                                  <a:pt x="738799" y="348571"/>
                                </a:lnTo>
                                <a:lnTo>
                                  <a:pt x="738799" y="352978"/>
                                </a:lnTo>
                                <a:lnTo>
                                  <a:pt x="740970" y="352978"/>
                                </a:lnTo>
                                <a:lnTo>
                                  <a:pt x="740970" y="355162"/>
                                </a:lnTo>
                                <a:lnTo>
                                  <a:pt x="743206" y="355162"/>
                                </a:lnTo>
                                <a:lnTo>
                                  <a:pt x="743206" y="357347"/>
                                </a:lnTo>
                                <a:lnTo>
                                  <a:pt x="749759" y="357347"/>
                                </a:lnTo>
                                <a:lnTo>
                                  <a:pt x="749759" y="355162"/>
                                </a:lnTo>
                                <a:lnTo>
                                  <a:pt x="747575" y="355162"/>
                                </a:lnTo>
                                <a:lnTo>
                                  <a:pt x="747575" y="346386"/>
                                </a:lnTo>
                                <a:lnTo>
                                  <a:pt x="745390" y="346386"/>
                                </a:lnTo>
                                <a:lnTo>
                                  <a:pt x="745390" y="344202"/>
                                </a:lnTo>
                                <a:lnTo>
                                  <a:pt x="740970" y="344202"/>
                                </a:lnTo>
                                <a:close/>
                              </a:path>
                              <a:path w="1065530" h="1002030">
                                <a:moveTo>
                                  <a:pt x="565605" y="352978"/>
                                </a:moveTo>
                                <a:lnTo>
                                  <a:pt x="565605" y="357347"/>
                                </a:lnTo>
                                <a:lnTo>
                                  <a:pt x="567790" y="357347"/>
                                </a:lnTo>
                                <a:lnTo>
                                  <a:pt x="567790" y="355162"/>
                                </a:lnTo>
                                <a:lnTo>
                                  <a:pt x="572197" y="355162"/>
                                </a:lnTo>
                                <a:lnTo>
                                  <a:pt x="572197" y="352978"/>
                                </a:lnTo>
                                <a:lnTo>
                                  <a:pt x="565605" y="352978"/>
                                </a:lnTo>
                                <a:close/>
                              </a:path>
                              <a:path w="1065530" h="1002030">
                                <a:moveTo>
                                  <a:pt x="578750" y="350793"/>
                                </a:moveTo>
                                <a:lnTo>
                                  <a:pt x="578750" y="355162"/>
                                </a:lnTo>
                                <a:lnTo>
                                  <a:pt x="576566" y="355162"/>
                                </a:lnTo>
                                <a:lnTo>
                                  <a:pt x="576566" y="361715"/>
                                </a:lnTo>
                                <a:lnTo>
                                  <a:pt x="583170" y="361715"/>
                                </a:lnTo>
                                <a:lnTo>
                                  <a:pt x="583170" y="357347"/>
                                </a:lnTo>
                                <a:lnTo>
                                  <a:pt x="580935" y="357347"/>
                                </a:lnTo>
                                <a:lnTo>
                                  <a:pt x="580935" y="350793"/>
                                </a:lnTo>
                                <a:lnTo>
                                  <a:pt x="578750" y="350793"/>
                                </a:lnTo>
                                <a:close/>
                              </a:path>
                              <a:path w="1065530" h="1002030">
                                <a:moveTo>
                                  <a:pt x="466975" y="357347"/>
                                </a:moveTo>
                                <a:lnTo>
                                  <a:pt x="466975" y="361715"/>
                                </a:lnTo>
                                <a:lnTo>
                                  <a:pt x="469160" y="361715"/>
                                </a:lnTo>
                                <a:lnTo>
                                  <a:pt x="469160" y="363951"/>
                                </a:lnTo>
                                <a:lnTo>
                                  <a:pt x="471344" y="363951"/>
                                </a:lnTo>
                                <a:lnTo>
                                  <a:pt x="471344" y="357347"/>
                                </a:lnTo>
                                <a:lnTo>
                                  <a:pt x="466975" y="357347"/>
                                </a:lnTo>
                                <a:close/>
                              </a:path>
                              <a:path w="1065530" h="1002030">
                                <a:moveTo>
                                  <a:pt x="515198" y="368307"/>
                                </a:moveTo>
                                <a:lnTo>
                                  <a:pt x="523936" y="368307"/>
                                </a:lnTo>
                                <a:lnTo>
                                  <a:pt x="523936" y="374911"/>
                                </a:lnTo>
                                <a:lnTo>
                                  <a:pt x="515198" y="374911"/>
                                </a:lnTo>
                                <a:lnTo>
                                  <a:pt x="515198" y="368307"/>
                                </a:lnTo>
                                <a:close/>
                              </a:path>
                              <a:path w="1065530" h="1002030">
                                <a:moveTo>
                                  <a:pt x="181969" y="370491"/>
                                </a:moveTo>
                                <a:lnTo>
                                  <a:pt x="184153" y="370491"/>
                                </a:lnTo>
                                <a:lnTo>
                                  <a:pt x="184153" y="374911"/>
                                </a:lnTo>
                                <a:lnTo>
                                  <a:pt x="181969" y="374911"/>
                                </a:lnTo>
                                <a:lnTo>
                                  <a:pt x="181969" y="370491"/>
                                </a:lnTo>
                                <a:close/>
                              </a:path>
                              <a:path w="1065530" h="1002030">
                                <a:moveTo>
                                  <a:pt x="519567" y="377095"/>
                                </a:moveTo>
                                <a:lnTo>
                                  <a:pt x="521751" y="377095"/>
                                </a:lnTo>
                                <a:lnTo>
                                  <a:pt x="521751" y="379280"/>
                                </a:lnTo>
                                <a:lnTo>
                                  <a:pt x="519567" y="379280"/>
                                </a:lnTo>
                                <a:lnTo>
                                  <a:pt x="519567" y="377095"/>
                                </a:lnTo>
                                <a:close/>
                              </a:path>
                              <a:path w="1065530" h="1002030">
                                <a:moveTo>
                                  <a:pt x="506422" y="374911"/>
                                </a:moveTo>
                                <a:lnTo>
                                  <a:pt x="506422" y="388056"/>
                                </a:lnTo>
                                <a:lnTo>
                                  <a:pt x="508607" y="388056"/>
                                </a:lnTo>
                                <a:lnTo>
                                  <a:pt x="508607" y="385871"/>
                                </a:lnTo>
                                <a:lnTo>
                                  <a:pt x="510778" y="385871"/>
                                </a:lnTo>
                                <a:lnTo>
                                  <a:pt x="510778" y="383636"/>
                                </a:lnTo>
                                <a:lnTo>
                                  <a:pt x="508607" y="383636"/>
                                </a:lnTo>
                                <a:lnTo>
                                  <a:pt x="508607" y="381452"/>
                                </a:lnTo>
                                <a:lnTo>
                                  <a:pt x="513014" y="381452"/>
                                </a:lnTo>
                                <a:lnTo>
                                  <a:pt x="513014" y="379280"/>
                                </a:lnTo>
                                <a:lnTo>
                                  <a:pt x="510778" y="379280"/>
                                </a:lnTo>
                                <a:lnTo>
                                  <a:pt x="510778" y="374911"/>
                                </a:lnTo>
                                <a:lnTo>
                                  <a:pt x="506422" y="374911"/>
                                </a:lnTo>
                                <a:close/>
                              </a:path>
                              <a:path w="1065530" h="1002030">
                                <a:moveTo>
                                  <a:pt x="534896" y="385871"/>
                                </a:moveTo>
                                <a:lnTo>
                                  <a:pt x="534896" y="388056"/>
                                </a:lnTo>
                                <a:lnTo>
                                  <a:pt x="537131" y="388056"/>
                                </a:lnTo>
                                <a:lnTo>
                                  <a:pt x="537131" y="390240"/>
                                </a:lnTo>
                                <a:lnTo>
                                  <a:pt x="539303" y="390240"/>
                                </a:lnTo>
                                <a:lnTo>
                                  <a:pt x="539303" y="385871"/>
                                </a:lnTo>
                                <a:lnTo>
                                  <a:pt x="534896" y="385871"/>
                                </a:lnTo>
                                <a:close/>
                              </a:path>
                              <a:path w="1065530" h="1002030">
                                <a:moveTo>
                                  <a:pt x="534896" y="390240"/>
                                </a:moveTo>
                                <a:lnTo>
                                  <a:pt x="534896" y="392425"/>
                                </a:lnTo>
                                <a:lnTo>
                                  <a:pt x="532712" y="392425"/>
                                </a:lnTo>
                                <a:lnTo>
                                  <a:pt x="532712" y="399016"/>
                                </a:lnTo>
                                <a:lnTo>
                                  <a:pt x="534896" y="399016"/>
                                </a:lnTo>
                                <a:lnTo>
                                  <a:pt x="534896" y="396832"/>
                                </a:lnTo>
                                <a:lnTo>
                                  <a:pt x="537131" y="396832"/>
                                </a:lnTo>
                                <a:lnTo>
                                  <a:pt x="537131" y="390240"/>
                                </a:lnTo>
                                <a:lnTo>
                                  <a:pt x="534896" y="390240"/>
                                </a:lnTo>
                                <a:close/>
                              </a:path>
                              <a:path w="1065530" h="1002030">
                                <a:moveTo>
                                  <a:pt x="488858" y="403385"/>
                                </a:moveTo>
                                <a:lnTo>
                                  <a:pt x="491093" y="403385"/>
                                </a:lnTo>
                                <a:lnTo>
                                  <a:pt x="491093" y="407754"/>
                                </a:lnTo>
                                <a:lnTo>
                                  <a:pt x="488858" y="407754"/>
                                </a:lnTo>
                                <a:lnTo>
                                  <a:pt x="488858" y="403385"/>
                                </a:lnTo>
                                <a:close/>
                              </a:path>
                              <a:path w="1065530" h="1002030">
                                <a:moveTo>
                                  <a:pt x="442819" y="436279"/>
                                </a:moveTo>
                                <a:lnTo>
                                  <a:pt x="442819" y="438463"/>
                                </a:lnTo>
                                <a:lnTo>
                                  <a:pt x="438450" y="438463"/>
                                </a:lnTo>
                                <a:lnTo>
                                  <a:pt x="438450" y="442870"/>
                                </a:lnTo>
                                <a:lnTo>
                                  <a:pt x="445055" y="442870"/>
                                </a:lnTo>
                                <a:lnTo>
                                  <a:pt x="445055" y="445055"/>
                                </a:lnTo>
                                <a:lnTo>
                                  <a:pt x="447226" y="445055"/>
                                </a:lnTo>
                                <a:lnTo>
                                  <a:pt x="447226" y="436279"/>
                                </a:lnTo>
                                <a:lnTo>
                                  <a:pt x="442819" y="436279"/>
                                </a:lnTo>
                                <a:close/>
                              </a:path>
                              <a:path w="1065530" h="1002030">
                                <a:moveTo>
                                  <a:pt x="203889" y="440648"/>
                                </a:moveTo>
                                <a:lnTo>
                                  <a:pt x="203889" y="442870"/>
                                </a:lnTo>
                                <a:lnTo>
                                  <a:pt x="206074" y="442870"/>
                                </a:lnTo>
                                <a:lnTo>
                                  <a:pt x="206074" y="445055"/>
                                </a:lnTo>
                                <a:lnTo>
                                  <a:pt x="208258" y="445055"/>
                                </a:lnTo>
                                <a:lnTo>
                                  <a:pt x="208258" y="440648"/>
                                </a:lnTo>
                                <a:lnTo>
                                  <a:pt x="203889" y="440648"/>
                                </a:lnTo>
                                <a:close/>
                              </a:path>
                              <a:path w="1065530" h="1002030">
                                <a:moveTo>
                                  <a:pt x="447226" y="445055"/>
                                </a:moveTo>
                                <a:lnTo>
                                  <a:pt x="451595" y="445055"/>
                                </a:lnTo>
                                <a:lnTo>
                                  <a:pt x="451595" y="447239"/>
                                </a:lnTo>
                                <a:lnTo>
                                  <a:pt x="447226" y="447239"/>
                                </a:lnTo>
                                <a:lnTo>
                                  <a:pt x="447226" y="445055"/>
                                </a:lnTo>
                                <a:close/>
                              </a:path>
                              <a:path w="1065530" h="1002030">
                                <a:moveTo>
                                  <a:pt x="203889" y="453792"/>
                                </a:moveTo>
                                <a:lnTo>
                                  <a:pt x="206074" y="453792"/>
                                </a:lnTo>
                                <a:lnTo>
                                  <a:pt x="206074" y="456028"/>
                                </a:lnTo>
                                <a:lnTo>
                                  <a:pt x="203889" y="456028"/>
                                </a:lnTo>
                                <a:lnTo>
                                  <a:pt x="203889" y="453792"/>
                                </a:lnTo>
                                <a:close/>
                              </a:path>
                              <a:path w="1065530" h="1002030">
                                <a:moveTo>
                                  <a:pt x="157851" y="458199"/>
                                </a:moveTo>
                                <a:lnTo>
                                  <a:pt x="160035" y="458199"/>
                                </a:lnTo>
                                <a:lnTo>
                                  <a:pt x="160035" y="462568"/>
                                </a:lnTo>
                                <a:lnTo>
                                  <a:pt x="157851" y="462568"/>
                                </a:lnTo>
                                <a:lnTo>
                                  <a:pt x="157851" y="458199"/>
                                </a:lnTo>
                                <a:close/>
                              </a:path>
                              <a:path w="1065530" h="1002030">
                                <a:moveTo>
                                  <a:pt x="493265" y="469172"/>
                                </a:moveTo>
                                <a:lnTo>
                                  <a:pt x="497634" y="469172"/>
                                </a:lnTo>
                                <a:lnTo>
                                  <a:pt x="497634" y="473541"/>
                                </a:lnTo>
                                <a:lnTo>
                                  <a:pt x="493265" y="473541"/>
                                </a:lnTo>
                                <a:lnTo>
                                  <a:pt x="493265" y="469172"/>
                                </a:lnTo>
                                <a:close/>
                              </a:path>
                              <a:path w="1065530" h="1002030">
                                <a:moveTo>
                                  <a:pt x="495449" y="475713"/>
                                </a:moveTo>
                                <a:lnTo>
                                  <a:pt x="499818" y="475713"/>
                                </a:lnTo>
                                <a:lnTo>
                                  <a:pt x="499818" y="477948"/>
                                </a:lnTo>
                                <a:lnTo>
                                  <a:pt x="495449" y="477948"/>
                                </a:lnTo>
                                <a:lnTo>
                                  <a:pt x="495449" y="475713"/>
                                </a:lnTo>
                                <a:close/>
                              </a:path>
                              <a:path w="1065530" h="1002030">
                                <a:moveTo>
                                  <a:pt x="644537" y="495462"/>
                                </a:moveTo>
                                <a:lnTo>
                                  <a:pt x="646722" y="495462"/>
                                </a:lnTo>
                                <a:lnTo>
                                  <a:pt x="646722" y="497646"/>
                                </a:lnTo>
                                <a:lnTo>
                                  <a:pt x="644537" y="497646"/>
                                </a:lnTo>
                                <a:lnTo>
                                  <a:pt x="644537" y="495462"/>
                                </a:lnTo>
                                <a:close/>
                              </a:path>
                              <a:path w="1065530" h="1002030">
                                <a:moveTo>
                                  <a:pt x="453780" y="502066"/>
                                </a:moveTo>
                                <a:lnTo>
                                  <a:pt x="456015" y="502066"/>
                                </a:lnTo>
                                <a:lnTo>
                                  <a:pt x="456015" y="504250"/>
                                </a:lnTo>
                                <a:lnTo>
                                  <a:pt x="453780" y="504250"/>
                                </a:lnTo>
                                <a:lnTo>
                                  <a:pt x="453780" y="502066"/>
                                </a:lnTo>
                                <a:close/>
                              </a:path>
                              <a:path w="1065530" h="1002030">
                                <a:moveTo>
                                  <a:pt x="94261" y="523987"/>
                                </a:moveTo>
                                <a:lnTo>
                                  <a:pt x="96445" y="523987"/>
                                </a:lnTo>
                                <a:lnTo>
                                  <a:pt x="96445" y="526171"/>
                                </a:lnTo>
                                <a:lnTo>
                                  <a:pt x="94261" y="526171"/>
                                </a:lnTo>
                                <a:lnTo>
                                  <a:pt x="94261" y="523987"/>
                                </a:lnTo>
                                <a:close/>
                              </a:path>
                              <a:path w="1065530" h="1002030">
                                <a:moveTo>
                                  <a:pt x="107406" y="523987"/>
                                </a:moveTo>
                                <a:lnTo>
                                  <a:pt x="109590" y="523987"/>
                                </a:lnTo>
                                <a:lnTo>
                                  <a:pt x="109590" y="526171"/>
                                </a:lnTo>
                                <a:lnTo>
                                  <a:pt x="107406" y="526171"/>
                                </a:lnTo>
                                <a:lnTo>
                                  <a:pt x="107406" y="523987"/>
                                </a:lnTo>
                                <a:close/>
                              </a:path>
                              <a:path w="1065530" h="1002030">
                                <a:moveTo>
                                  <a:pt x="219219" y="528355"/>
                                </a:moveTo>
                                <a:lnTo>
                                  <a:pt x="219219" y="532724"/>
                                </a:lnTo>
                                <a:lnTo>
                                  <a:pt x="223587" y="532724"/>
                                </a:lnTo>
                                <a:lnTo>
                                  <a:pt x="223587" y="530540"/>
                                </a:lnTo>
                                <a:lnTo>
                                  <a:pt x="221403" y="530540"/>
                                </a:lnTo>
                                <a:lnTo>
                                  <a:pt x="221403" y="528355"/>
                                </a:lnTo>
                                <a:lnTo>
                                  <a:pt x="219219" y="528355"/>
                                </a:lnTo>
                                <a:close/>
                              </a:path>
                              <a:path w="1065530" h="1002030">
                                <a:moveTo>
                                  <a:pt x="635749" y="144719"/>
                                </a:moveTo>
                                <a:lnTo>
                                  <a:pt x="635749" y="149088"/>
                                </a:lnTo>
                                <a:lnTo>
                                  <a:pt x="626973" y="149088"/>
                                </a:lnTo>
                                <a:lnTo>
                                  <a:pt x="626973" y="146903"/>
                                </a:lnTo>
                                <a:lnTo>
                                  <a:pt x="622604" y="146903"/>
                                </a:lnTo>
                                <a:lnTo>
                                  <a:pt x="622604" y="151260"/>
                                </a:lnTo>
                                <a:lnTo>
                                  <a:pt x="618235" y="151260"/>
                                </a:lnTo>
                                <a:lnTo>
                                  <a:pt x="618235" y="153444"/>
                                </a:lnTo>
                                <a:lnTo>
                                  <a:pt x="622604" y="153444"/>
                                </a:lnTo>
                                <a:lnTo>
                                  <a:pt x="622604" y="157864"/>
                                </a:lnTo>
                                <a:lnTo>
                                  <a:pt x="618235" y="157864"/>
                                </a:lnTo>
                                <a:lnTo>
                                  <a:pt x="618235" y="164417"/>
                                </a:lnTo>
                                <a:lnTo>
                                  <a:pt x="613828" y="164417"/>
                                </a:lnTo>
                                <a:lnTo>
                                  <a:pt x="613828" y="171008"/>
                                </a:lnTo>
                                <a:lnTo>
                                  <a:pt x="611644" y="171008"/>
                                </a:lnTo>
                                <a:lnTo>
                                  <a:pt x="611644" y="173193"/>
                                </a:lnTo>
                                <a:lnTo>
                                  <a:pt x="613828" y="173193"/>
                                </a:lnTo>
                                <a:lnTo>
                                  <a:pt x="613828" y="175377"/>
                                </a:lnTo>
                                <a:lnTo>
                                  <a:pt x="611644" y="175377"/>
                                </a:lnTo>
                                <a:lnTo>
                                  <a:pt x="611644" y="181969"/>
                                </a:lnTo>
                                <a:lnTo>
                                  <a:pt x="609459" y="181969"/>
                                </a:lnTo>
                                <a:lnTo>
                                  <a:pt x="609459" y="184153"/>
                                </a:lnTo>
                                <a:lnTo>
                                  <a:pt x="611644" y="184153"/>
                                </a:lnTo>
                                <a:lnTo>
                                  <a:pt x="611644" y="186338"/>
                                </a:lnTo>
                                <a:lnTo>
                                  <a:pt x="616013" y="186338"/>
                                </a:lnTo>
                                <a:lnTo>
                                  <a:pt x="616013" y="192942"/>
                                </a:lnTo>
                                <a:lnTo>
                                  <a:pt x="618235" y="192942"/>
                                </a:lnTo>
                                <a:lnTo>
                                  <a:pt x="618235" y="195126"/>
                                </a:lnTo>
                                <a:lnTo>
                                  <a:pt x="616013" y="195126"/>
                                </a:lnTo>
                                <a:lnTo>
                                  <a:pt x="616013" y="197298"/>
                                </a:lnTo>
                                <a:lnTo>
                                  <a:pt x="613828" y="197298"/>
                                </a:lnTo>
                                <a:lnTo>
                                  <a:pt x="613828" y="203902"/>
                                </a:lnTo>
                                <a:lnTo>
                                  <a:pt x="609459" y="203902"/>
                                </a:lnTo>
                                <a:lnTo>
                                  <a:pt x="609459" y="208271"/>
                                </a:lnTo>
                                <a:lnTo>
                                  <a:pt x="611644" y="208271"/>
                                </a:lnTo>
                                <a:lnTo>
                                  <a:pt x="611644" y="210455"/>
                                </a:lnTo>
                                <a:lnTo>
                                  <a:pt x="609459" y="210455"/>
                                </a:lnTo>
                                <a:lnTo>
                                  <a:pt x="609459" y="217047"/>
                                </a:lnTo>
                                <a:lnTo>
                                  <a:pt x="605090" y="217047"/>
                                </a:lnTo>
                                <a:lnTo>
                                  <a:pt x="605090" y="219231"/>
                                </a:lnTo>
                                <a:lnTo>
                                  <a:pt x="602855" y="219231"/>
                                </a:lnTo>
                                <a:lnTo>
                                  <a:pt x="602855" y="221416"/>
                                </a:lnTo>
                                <a:lnTo>
                                  <a:pt x="596315" y="221416"/>
                                </a:lnTo>
                                <a:lnTo>
                                  <a:pt x="596315" y="223600"/>
                                </a:lnTo>
                                <a:lnTo>
                                  <a:pt x="598499" y="223600"/>
                                </a:lnTo>
                                <a:lnTo>
                                  <a:pt x="598499" y="228007"/>
                                </a:lnTo>
                                <a:lnTo>
                                  <a:pt x="589710" y="228007"/>
                                </a:lnTo>
                                <a:lnTo>
                                  <a:pt x="589710" y="236796"/>
                                </a:lnTo>
                                <a:lnTo>
                                  <a:pt x="587526" y="236796"/>
                                </a:lnTo>
                                <a:lnTo>
                                  <a:pt x="587526" y="234560"/>
                                </a:lnTo>
                                <a:lnTo>
                                  <a:pt x="585342" y="234560"/>
                                </a:lnTo>
                                <a:lnTo>
                                  <a:pt x="585342" y="238980"/>
                                </a:lnTo>
                                <a:lnTo>
                                  <a:pt x="580935" y="238980"/>
                                </a:lnTo>
                                <a:lnTo>
                                  <a:pt x="580935" y="252125"/>
                                </a:lnTo>
                                <a:lnTo>
                                  <a:pt x="576566" y="252125"/>
                                </a:lnTo>
                                <a:lnTo>
                                  <a:pt x="576566" y="258678"/>
                                </a:lnTo>
                                <a:lnTo>
                                  <a:pt x="572197" y="258678"/>
                                </a:lnTo>
                                <a:lnTo>
                                  <a:pt x="572197" y="267454"/>
                                </a:lnTo>
                                <a:lnTo>
                                  <a:pt x="569974" y="267454"/>
                                </a:lnTo>
                                <a:lnTo>
                                  <a:pt x="569974" y="278414"/>
                                </a:lnTo>
                                <a:lnTo>
                                  <a:pt x="567790" y="278414"/>
                                </a:lnTo>
                                <a:lnTo>
                                  <a:pt x="567790" y="280599"/>
                                </a:lnTo>
                                <a:lnTo>
                                  <a:pt x="572197" y="280599"/>
                                </a:lnTo>
                                <a:lnTo>
                                  <a:pt x="572197" y="282834"/>
                                </a:lnTo>
                                <a:lnTo>
                                  <a:pt x="574381" y="282834"/>
                                </a:lnTo>
                                <a:lnTo>
                                  <a:pt x="574381" y="287203"/>
                                </a:lnTo>
                                <a:lnTo>
                                  <a:pt x="567790" y="287203"/>
                                </a:lnTo>
                                <a:lnTo>
                                  <a:pt x="567790" y="289375"/>
                                </a:lnTo>
                                <a:lnTo>
                                  <a:pt x="569974" y="289375"/>
                                </a:lnTo>
                                <a:lnTo>
                                  <a:pt x="569974" y="293794"/>
                                </a:lnTo>
                                <a:lnTo>
                                  <a:pt x="567790" y="293794"/>
                                </a:lnTo>
                                <a:lnTo>
                                  <a:pt x="567790" y="295979"/>
                                </a:lnTo>
                                <a:lnTo>
                                  <a:pt x="569974" y="295979"/>
                                </a:lnTo>
                                <a:lnTo>
                                  <a:pt x="569974" y="300348"/>
                                </a:lnTo>
                                <a:lnTo>
                                  <a:pt x="567790" y="300348"/>
                                </a:lnTo>
                                <a:lnTo>
                                  <a:pt x="567790" y="302532"/>
                                </a:lnTo>
                                <a:lnTo>
                                  <a:pt x="572197" y="302532"/>
                                </a:lnTo>
                                <a:lnTo>
                                  <a:pt x="572197" y="304755"/>
                                </a:lnTo>
                                <a:lnTo>
                                  <a:pt x="569974" y="304755"/>
                                </a:lnTo>
                                <a:lnTo>
                                  <a:pt x="569974" y="311308"/>
                                </a:lnTo>
                                <a:lnTo>
                                  <a:pt x="572197" y="311308"/>
                                </a:lnTo>
                                <a:lnTo>
                                  <a:pt x="572197" y="317912"/>
                                </a:lnTo>
                                <a:lnTo>
                                  <a:pt x="576566" y="317912"/>
                                </a:lnTo>
                                <a:lnTo>
                                  <a:pt x="576566" y="320084"/>
                                </a:lnTo>
                                <a:lnTo>
                                  <a:pt x="580935" y="320084"/>
                                </a:lnTo>
                                <a:lnTo>
                                  <a:pt x="580935" y="317912"/>
                                </a:lnTo>
                                <a:lnTo>
                                  <a:pt x="583170" y="317912"/>
                                </a:lnTo>
                                <a:lnTo>
                                  <a:pt x="583170" y="320084"/>
                                </a:lnTo>
                                <a:lnTo>
                                  <a:pt x="587526" y="320084"/>
                                </a:lnTo>
                                <a:lnTo>
                                  <a:pt x="587526" y="326637"/>
                                </a:lnTo>
                                <a:lnTo>
                                  <a:pt x="589710" y="326637"/>
                                </a:lnTo>
                                <a:lnTo>
                                  <a:pt x="589710" y="322268"/>
                                </a:lnTo>
                                <a:lnTo>
                                  <a:pt x="594130" y="322268"/>
                                </a:lnTo>
                                <a:lnTo>
                                  <a:pt x="594130" y="324453"/>
                                </a:lnTo>
                                <a:lnTo>
                                  <a:pt x="596315" y="324453"/>
                                </a:lnTo>
                                <a:lnTo>
                                  <a:pt x="596315" y="331057"/>
                                </a:lnTo>
                                <a:lnTo>
                                  <a:pt x="598499" y="331057"/>
                                </a:lnTo>
                                <a:lnTo>
                                  <a:pt x="598499" y="333241"/>
                                </a:lnTo>
                                <a:lnTo>
                                  <a:pt x="600683" y="333241"/>
                                </a:lnTo>
                                <a:lnTo>
                                  <a:pt x="600683" y="337598"/>
                                </a:lnTo>
                                <a:lnTo>
                                  <a:pt x="602855" y="337598"/>
                                </a:lnTo>
                                <a:lnTo>
                                  <a:pt x="602855" y="346386"/>
                                </a:lnTo>
                                <a:lnTo>
                                  <a:pt x="598499" y="346386"/>
                                </a:lnTo>
                                <a:lnTo>
                                  <a:pt x="598499" y="352978"/>
                                </a:lnTo>
                                <a:lnTo>
                                  <a:pt x="596315" y="352978"/>
                                </a:lnTo>
                                <a:lnTo>
                                  <a:pt x="596315" y="355162"/>
                                </a:lnTo>
                                <a:lnTo>
                                  <a:pt x="598499" y="355162"/>
                                </a:lnTo>
                                <a:lnTo>
                                  <a:pt x="598499" y="357347"/>
                                </a:lnTo>
                                <a:lnTo>
                                  <a:pt x="600683" y="357347"/>
                                </a:lnTo>
                                <a:lnTo>
                                  <a:pt x="600683" y="359531"/>
                                </a:lnTo>
                                <a:lnTo>
                                  <a:pt x="596315" y="359531"/>
                                </a:lnTo>
                                <a:lnTo>
                                  <a:pt x="596315" y="361715"/>
                                </a:lnTo>
                                <a:lnTo>
                                  <a:pt x="594130" y="361715"/>
                                </a:lnTo>
                                <a:lnTo>
                                  <a:pt x="594130" y="363951"/>
                                </a:lnTo>
                                <a:lnTo>
                                  <a:pt x="591895" y="363951"/>
                                </a:lnTo>
                                <a:lnTo>
                                  <a:pt x="591895" y="372676"/>
                                </a:lnTo>
                                <a:lnTo>
                                  <a:pt x="589710" y="372676"/>
                                </a:lnTo>
                                <a:lnTo>
                                  <a:pt x="589710" y="370491"/>
                                </a:lnTo>
                                <a:lnTo>
                                  <a:pt x="585342" y="370491"/>
                                </a:lnTo>
                                <a:lnTo>
                                  <a:pt x="585342" y="372676"/>
                                </a:lnTo>
                                <a:lnTo>
                                  <a:pt x="580935" y="372676"/>
                                </a:lnTo>
                                <a:lnTo>
                                  <a:pt x="580935" y="377095"/>
                                </a:lnTo>
                                <a:lnTo>
                                  <a:pt x="578750" y="377095"/>
                                </a:lnTo>
                                <a:lnTo>
                                  <a:pt x="578750" y="379280"/>
                                </a:lnTo>
                                <a:lnTo>
                                  <a:pt x="576566" y="379280"/>
                                </a:lnTo>
                                <a:lnTo>
                                  <a:pt x="576566" y="381452"/>
                                </a:lnTo>
                                <a:lnTo>
                                  <a:pt x="572197" y="381452"/>
                                </a:lnTo>
                                <a:lnTo>
                                  <a:pt x="572197" y="383636"/>
                                </a:lnTo>
                                <a:lnTo>
                                  <a:pt x="574381" y="383636"/>
                                </a:lnTo>
                                <a:lnTo>
                                  <a:pt x="574381" y="385871"/>
                                </a:lnTo>
                                <a:lnTo>
                                  <a:pt x="572197" y="385871"/>
                                </a:lnTo>
                                <a:lnTo>
                                  <a:pt x="572197" y="390240"/>
                                </a:lnTo>
                                <a:lnTo>
                                  <a:pt x="576566" y="390240"/>
                                </a:lnTo>
                                <a:lnTo>
                                  <a:pt x="576566" y="392425"/>
                                </a:lnTo>
                                <a:lnTo>
                                  <a:pt x="574381" y="392425"/>
                                </a:lnTo>
                                <a:lnTo>
                                  <a:pt x="574381" y="403385"/>
                                </a:lnTo>
                                <a:lnTo>
                                  <a:pt x="567790" y="403385"/>
                                </a:lnTo>
                                <a:lnTo>
                                  <a:pt x="567790" y="405569"/>
                                </a:lnTo>
                                <a:lnTo>
                                  <a:pt x="569974" y="405569"/>
                                </a:lnTo>
                                <a:lnTo>
                                  <a:pt x="569974" y="412161"/>
                                </a:lnTo>
                                <a:lnTo>
                                  <a:pt x="572197" y="412161"/>
                                </a:lnTo>
                                <a:lnTo>
                                  <a:pt x="572197" y="416530"/>
                                </a:lnTo>
                                <a:lnTo>
                                  <a:pt x="574381" y="416530"/>
                                </a:lnTo>
                                <a:lnTo>
                                  <a:pt x="574381" y="425318"/>
                                </a:lnTo>
                                <a:lnTo>
                                  <a:pt x="572197" y="425318"/>
                                </a:lnTo>
                                <a:lnTo>
                                  <a:pt x="572197" y="434094"/>
                                </a:lnTo>
                                <a:lnTo>
                                  <a:pt x="569974" y="434094"/>
                                </a:lnTo>
                                <a:lnTo>
                                  <a:pt x="569974" y="440648"/>
                                </a:lnTo>
                                <a:lnTo>
                                  <a:pt x="567790" y="440648"/>
                                </a:lnTo>
                                <a:lnTo>
                                  <a:pt x="567790" y="442870"/>
                                </a:lnTo>
                                <a:lnTo>
                                  <a:pt x="569974" y="442870"/>
                                </a:lnTo>
                                <a:lnTo>
                                  <a:pt x="569974" y="447239"/>
                                </a:lnTo>
                                <a:lnTo>
                                  <a:pt x="567790" y="447239"/>
                                </a:lnTo>
                                <a:lnTo>
                                  <a:pt x="567790" y="453792"/>
                                </a:lnTo>
                                <a:lnTo>
                                  <a:pt x="565605" y="453792"/>
                                </a:lnTo>
                                <a:lnTo>
                                  <a:pt x="565605" y="460384"/>
                                </a:lnTo>
                                <a:lnTo>
                                  <a:pt x="563421" y="460384"/>
                                </a:lnTo>
                                <a:lnTo>
                                  <a:pt x="563421" y="462568"/>
                                </a:lnTo>
                                <a:lnTo>
                                  <a:pt x="561236" y="462568"/>
                                </a:lnTo>
                                <a:lnTo>
                                  <a:pt x="561236" y="460384"/>
                                </a:lnTo>
                                <a:lnTo>
                                  <a:pt x="543672" y="460384"/>
                                </a:lnTo>
                                <a:lnTo>
                                  <a:pt x="543672" y="464753"/>
                                </a:lnTo>
                                <a:lnTo>
                                  <a:pt x="539303" y="464753"/>
                                </a:lnTo>
                                <a:lnTo>
                                  <a:pt x="539303" y="466988"/>
                                </a:lnTo>
                                <a:lnTo>
                                  <a:pt x="537131" y="466988"/>
                                </a:lnTo>
                                <a:lnTo>
                                  <a:pt x="537131" y="471357"/>
                                </a:lnTo>
                                <a:lnTo>
                                  <a:pt x="534896" y="471357"/>
                                </a:lnTo>
                                <a:lnTo>
                                  <a:pt x="534896" y="477948"/>
                                </a:lnTo>
                                <a:lnTo>
                                  <a:pt x="537131" y="477948"/>
                                </a:lnTo>
                                <a:lnTo>
                                  <a:pt x="537131" y="486686"/>
                                </a:lnTo>
                                <a:lnTo>
                                  <a:pt x="534896" y="486686"/>
                                </a:lnTo>
                                <a:lnTo>
                                  <a:pt x="534896" y="484502"/>
                                </a:lnTo>
                                <a:lnTo>
                                  <a:pt x="526158" y="484502"/>
                                </a:lnTo>
                                <a:lnTo>
                                  <a:pt x="526158" y="486686"/>
                                </a:lnTo>
                                <a:lnTo>
                                  <a:pt x="515198" y="486686"/>
                                </a:lnTo>
                                <a:lnTo>
                                  <a:pt x="515198" y="475713"/>
                                </a:lnTo>
                                <a:lnTo>
                                  <a:pt x="513014" y="475713"/>
                                </a:lnTo>
                                <a:lnTo>
                                  <a:pt x="513014" y="471357"/>
                                </a:lnTo>
                                <a:lnTo>
                                  <a:pt x="510778" y="471357"/>
                                </a:lnTo>
                                <a:lnTo>
                                  <a:pt x="510778" y="466988"/>
                                </a:lnTo>
                                <a:lnTo>
                                  <a:pt x="508607" y="466988"/>
                                </a:lnTo>
                                <a:lnTo>
                                  <a:pt x="508607" y="471357"/>
                                </a:lnTo>
                                <a:lnTo>
                                  <a:pt x="506422" y="471357"/>
                                </a:lnTo>
                                <a:lnTo>
                                  <a:pt x="506422" y="477948"/>
                                </a:lnTo>
                                <a:lnTo>
                                  <a:pt x="502053" y="477948"/>
                                </a:lnTo>
                                <a:lnTo>
                                  <a:pt x="502053" y="484502"/>
                                </a:lnTo>
                                <a:lnTo>
                                  <a:pt x="504238" y="484502"/>
                                </a:lnTo>
                                <a:lnTo>
                                  <a:pt x="504238" y="491093"/>
                                </a:lnTo>
                                <a:lnTo>
                                  <a:pt x="499818" y="491093"/>
                                </a:lnTo>
                                <a:lnTo>
                                  <a:pt x="499818" y="499831"/>
                                </a:lnTo>
                                <a:lnTo>
                                  <a:pt x="497634" y="499831"/>
                                </a:lnTo>
                                <a:lnTo>
                                  <a:pt x="497634" y="508607"/>
                                </a:lnTo>
                                <a:lnTo>
                                  <a:pt x="499818" y="508607"/>
                                </a:lnTo>
                                <a:lnTo>
                                  <a:pt x="499818" y="510791"/>
                                </a:lnTo>
                                <a:lnTo>
                                  <a:pt x="482304" y="510791"/>
                                </a:lnTo>
                                <a:lnTo>
                                  <a:pt x="482304" y="506422"/>
                                </a:lnTo>
                                <a:lnTo>
                                  <a:pt x="477897" y="506422"/>
                                </a:lnTo>
                                <a:lnTo>
                                  <a:pt x="477897" y="504238"/>
                                </a:lnTo>
                                <a:lnTo>
                                  <a:pt x="475713" y="504238"/>
                                </a:lnTo>
                                <a:lnTo>
                                  <a:pt x="475713" y="506422"/>
                                </a:lnTo>
                                <a:lnTo>
                                  <a:pt x="473528" y="506422"/>
                                </a:lnTo>
                                <a:lnTo>
                                  <a:pt x="473528" y="502066"/>
                                </a:lnTo>
                                <a:lnTo>
                                  <a:pt x="469160" y="502066"/>
                                </a:lnTo>
                                <a:lnTo>
                                  <a:pt x="469160" y="497646"/>
                                </a:lnTo>
                                <a:lnTo>
                                  <a:pt x="466975" y="497646"/>
                                </a:lnTo>
                                <a:lnTo>
                                  <a:pt x="466975" y="495462"/>
                                </a:lnTo>
                                <a:lnTo>
                                  <a:pt x="462568" y="495462"/>
                                </a:lnTo>
                                <a:lnTo>
                                  <a:pt x="462568" y="491093"/>
                                </a:lnTo>
                                <a:lnTo>
                                  <a:pt x="458199" y="491093"/>
                                </a:lnTo>
                                <a:lnTo>
                                  <a:pt x="458199" y="488908"/>
                                </a:lnTo>
                                <a:lnTo>
                                  <a:pt x="456015" y="488908"/>
                                </a:lnTo>
                                <a:lnTo>
                                  <a:pt x="456015" y="495462"/>
                                </a:lnTo>
                                <a:lnTo>
                                  <a:pt x="453780" y="495462"/>
                                </a:lnTo>
                                <a:lnTo>
                                  <a:pt x="453780" y="497646"/>
                                </a:lnTo>
                                <a:lnTo>
                                  <a:pt x="460384" y="497646"/>
                                </a:lnTo>
                                <a:lnTo>
                                  <a:pt x="460384" y="504238"/>
                                </a:lnTo>
                                <a:lnTo>
                                  <a:pt x="458199" y="504238"/>
                                </a:lnTo>
                                <a:lnTo>
                                  <a:pt x="458199" y="506422"/>
                                </a:lnTo>
                                <a:lnTo>
                                  <a:pt x="462568" y="506422"/>
                                </a:lnTo>
                                <a:lnTo>
                                  <a:pt x="462568" y="510791"/>
                                </a:lnTo>
                                <a:lnTo>
                                  <a:pt x="460384" y="510791"/>
                                </a:lnTo>
                                <a:lnTo>
                                  <a:pt x="460384" y="513026"/>
                                </a:lnTo>
                                <a:lnTo>
                                  <a:pt x="462568" y="513026"/>
                                </a:lnTo>
                                <a:lnTo>
                                  <a:pt x="462568" y="517395"/>
                                </a:lnTo>
                                <a:lnTo>
                                  <a:pt x="469160" y="517395"/>
                                </a:lnTo>
                                <a:lnTo>
                                  <a:pt x="469160" y="519567"/>
                                </a:lnTo>
                                <a:lnTo>
                                  <a:pt x="482304" y="519567"/>
                                </a:lnTo>
                                <a:lnTo>
                                  <a:pt x="482304" y="526171"/>
                                </a:lnTo>
                                <a:lnTo>
                                  <a:pt x="480120" y="526171"/>
                                </a:lnTo>
                                <a:lnTo>
                                  <a:pt x="480120" y="528355"/>
                                </a:lnTo>
                                <a:lnTo>
                                  <a:pt x="475713" y="528355"/>
                                </a:lnTo>
                                <a:lnTo>
                                  <a:pt x="475713" y="532724"/>
                                </a:lnTo>
                                <a:lnTo>
                                  <a:pt x="480120" y="532724"/>
                                </a:lnTo>
                                <a:lnTo>
                                  <a:pt x="480120" y="530540"/>
                                </a:lnTo>
                                <a:lnTo>
                                  <a:pt x="482304" y="530540"/>
                                </a:lnTo>
                                <a:lnTo>
                                  <a:pt x="482304" y="532724"/>
                                </a:lnTo>
                                <a:lnTo>
                                  <a:pt x="491093" y="532724"/>
                                </a:lnTo>
                                <a:lnTo>
                                  <a:pt x="491093" y="526171"/>
                                </a:lnTo>
                                <a:lnTo>
                                  <a:pt x="502053" y="526171"/>
                                </a:lnTo>
                                <a:lnTo>
                                  <a:pt x="502053" y="521751"/>
                                </a:lnTo>
                                <a:lnTo>
                                  <a:pt x="504238" y="521751"/>
                                </a:lnTo>
                                <a:lnTo>
                                  <a:pt x="504238" y="519567"/>
                                </a:lnTo>
                                <a:lnTo>
                                  <a:pt x="508607" y="519567"/>
                                </a:lnTo>
                                <a:lnTo>
                                  <a:pt x="508607" y="515211"/>
                                </a:lnTo>
                                <a:lnTo>
                                  <a:pt x="510778" y="515211"/>
                                </a:lnTo>
                                <a:lnTo>
                                  <a:pt x="510778" y="519567"/>
                                </a:lnTo>
                                <a:lnTo>
                                  <a:pt x="515198" y="519567"/>
                                </a:lnTo>
                                <a:lnTo>
                                  <a:pt x="515198" y="515211"/>
                                </a:lnTo>
                                <a:lnTo>
                                  <a:pt x="517382" y="515211"/>
                                </a:lnTo>
                                <a:lnTo>
                                  <a:pt x="517382" y="519567"/>
                                </a:lnTo>
                                <a:lnTo>
                                  <a:pt x="519567" y="519567"/>
                                </a:lnTo>
                                <a:lnTo>
                                  <a:pt x="519567" y="513026"/>
                                </a:lnTo>
                                <a:lnTo>
                                  <a:pt x="521751" y="513026"/>
                                </a:lnTo>
                                <a:lnTo>
                                  <a:pt x="521751" y="515211"/>
                                </a:lnTo>
                                <a:lnTo>
                                  <a:pt x="526158" y="515211"/>
                                </a:lnTo>
                                <a:lnTo>
                                  <a:pt x="526158" y="513026"/>
                                </a:lnTo>
                                <a:lnTo>
                                  <a:pt x="528343" y="513026"/>
                                </a:lnTo>
                                <a:lnTo>
                                  <a:pt x="528343" y="517395"/>
                                </a:lnTo>
                                <a:lnTo>
                                  <a:pt x="523936" y="517395"/>
                                </a:lnTo>
                                <a:lnTo>
                                  <a:pt x="523936" y="523987"/>
                                </a:lnTo>
                                <a:lnTo>
                                  <a:pt x="532712" y="523987"/>
                                </a:lnTo>
                                <a:lnTo>
                                  <a:pt x="532712" y="530540"/>
                                </a:lnTo>
                                <a:lnTo>
                                  <a:pt x="548092" y="530540"/>
                                </a:lnTo>
                                <a:lnTo>
                                  <a:pt x="548092" y="526171"/>
                                </a:lnTo>
                                <a:lnTo>
                                  <a:pt x="556817" y="526171"/>
                                </a:lnTo>
                                <a:lnTo>
                                  <a:pt x="556817" y="521751"/>
                                </a:lnTo>
                                <a:lnTo>
                                  <a:pt x="563421" y="521751"/>
                                </a:lnTo>
                                <a:lnTo>
                                  <a:pt x="563421" y="519567"/>
                                </a:lnTo>
                                <a:lnTo>
                                  <a:pt x="565605" y="519567"/>
                                </a:lnTo>
                                <a:lnTo>
                                  <a:pt x="565605" y="521751"/>
                                </a:lnTo>
                                <a:lnTo>
                                  <a:pt x="567790" y="521751"/>
                                </a:lnTo>
                                <a:lnTo>
                                  <a:pt x="567790" y="519567"/>
                                </a:lnTo>
                                <a:lnTo>
                                  <a:pt x="572197" y="519567"/>
                                </a:lnTo>
                                <a:lnTo>
                                  <a:pt x="572197" y="517395"/>
                                </a:lnTo>
                                <a:lnTo>
                                  <a:pt x="574381" y="517395"/>
                                </a:lnTo>
                                <a:lnTo>
                                  <a:pt x="574381" y="513026"/>
                                </a:lnTo>
                                <a:lnTo>
                                  <a:pt x="576566" y="513026"/>
                                </a:lnTo>
                                <a:lnTo>
                                  <a:pt x="576566" y="510791"/>
                                </a:lnTo>
                                <a:lnTo>
                                  <a:pt x="580935" y="510791"/>
                                </a:lnTo>
                                <a:lnTo>
                                  <a:pt x="580935" y="508607"/>
                                </a:lnTo>
                                <a:lnTo>
                                  <a:pt x="583170" y="508607"/>
                                </a:lnTo>
                                <a:lnTo>
                                  <a:pt x="583170" y="504238"/>
                                </a:lnTo>
                                <a:lnTo>
                                  <a:pt x="589710" y="504238"/>
                                </a:lnTo>
                                <a:lnTo>
                                  <a:pt x="589710" y="502066"/>
                                </a:lnTo>
                                <a:lnTo>
                                  <a:pt x="591895" y="502066"/>
                                </a:lnTo>
                                <a:lnTo>
                                  <a:pt x="591895" y="504238"/>
                                </a:lnTo>
                                <a:lnTo>
                                  <a:pt x="598499" y="504238"/>
                                </a:lnTo>
                                <a:lnTo>
                                  <a:pt x="598499" y="499831"/>
                                </a:lnTo>
                                <a:lnTo>
                                  <a:pt x="600683" y="499831"/>
                                </a:lnTo>
                                <a:lnTo>
                                  <a:pt x="600683" y="497646"/>
                                </a:lnTo>
                                <a:lnTo>
                                  <a:pt x="605090" y="497646"/>
                                </a:lnTo>
                                <a:lnTo>
                                  <a:pt x="605090" y="495462"/>
                                </a:lnTo>
                                <a:lnTo>
                                  <a:pt x="613828" y="495462"/>
                                </a:lnTo>
                                <a:lnTo>
                                  <a:pt x="613828" y="502066"/>
                                </a:lnTo>
                                <a:lnTo>
                                  <a:pt x="616013" y="502066"/>
                                </a:lnTo>
                                <a:lnTo>
                                  <a:pt x="616013" y="504238"/>
                                </a:lnTo>
                                <a:lnTo>
                                  <a:pt x="613828" y="504238"/>
                                </a:lnTo>
                                <a:lnTo>
                                  <a:pt x="613828" y="508607"/>
                                </a:lnTo>
                                <a:lnTo>
                                  <a:pt x="618235" y="508607"/>
                                </a:lnTo>
                                <a:lnTo>
                                  <a:pt x="618235" y="506422"/>
                                </a:lnTo>
                                <a:lnTo>
                                  <a:pt x="620420" y="506422"/>
                                </a:lnTo>
                                <a:lnTo>
                                  <a:pt x="620420" y="510791"/>
                                </a:lnTo>
                                <a:lnTo>
                                  <a:pt x="624789" y="510791"/>
                                </a:lnTo>
                                <a:lnTo>
                                  <a:pt x="624789" y="508607"/>
                                </a:lnTo>
                                <a:lnTo>
                                  <a:pt x="629208" y="508607"/>
                                </a:lnTo>
                                <a:lnTo>
                                  <a:pt x="629208" y="513026"/>
                                </a:lnTo>
                                <a:lnTo>
                                  <a:pt x="633564" y="513026"/>
                                </a:lnTo>
                                <a:lnTo>
                                  <a:pt x="633564" y="508607"/>
                                </a:lnTo>
                                <a:lnTo>
                                  <a:pt x="635749" y="508607"/>
                                </a:lnTo>
                                <a:lnTo>
                                  <a:pt x="635749" y="504238"/>
                                </a:lnTo>
                                <a:lnTo>
                                  <a:pt x="642353" y="504238"/>
                                </a:lnTo>
                                <a:lnTo>
                                  <a:pt x="642353" y="499831"/>
                                </a:lnTo>
                                <a:lnTo>
                                  <a:pt x="644537" y="499831"/>
                                </a:lnTo>
                                <a:lnTo>
                                  <a:pt x="644537" y="497646"/>
                                </a:lnTo>
                                <a:lnTo>
                                  <a:pt x="642353" y="497646"/>
                                </a:lnTo>
                                <a:lnTo>
                                  <a:pt x="642353" y="491093"/>
                                </a:lnTo>
                                <a:lnTo>
                                  <a:pt x="640169" y="491093"/>
                                </a:lnTo>
                                <a:lnTo>
                                  <a:pt x="640169" y="488908"/>
                                </a:lnTo>
                                <a:lnTo>
                                  <a:pt x="648894" y="488908"/>
                                </a:lnTo>
                                <a:lnTo>
                                  <a:pt x="648894" y="486686"/>
                                </a:lnTo>
                                <a:lnTo>
                                  <a:pt x="662051" y="486686"/>
                                </a:lnTo>
                                <a:lnTo>
                                  <a:pt x="662051" y="475713"/>
                                </a:lnTo>
                                <a:lnTo>
                                  <a:pt x="659867" y="475713"/>
                                </a:lnTo>
                                <a:lnTo>
                                  <a:pt x="659867" y="473528"/>
                                </a:lnTo>
                                <a:lnTo>
                                  <a:pt x="662051" y="473528"/>
                                </a:lnTo>
                                <a:lnTo>
                                  <a:pt x="662051" y="469172"/>
                                </a:lnTo>
                                <a:lnTo>
                                  <a:pt x="657682" y="469172"/>
                                </a:lnTo>
                                <a:lnTo>
                                  <a:pt x="657682" y="460384"/>
                                </a:lnTo>
                                <a:lnTo>
                                  <a:pt x="655498" y="460384"/>
                                </a:lnTo>
                                <a:lnTo>
                                  <a:pt x="655498" y="451608"/>
                                </a:lnTo>
                                <a:lnTo>
                                  <a:pt x="653313" y="451608"/>
                                </a:lnTo>
                                <a:lnTo>
                                  <a:pt x="653313" y="445055"/>
                                </a:lnTo>
                                <a:lnTo>
                                  <a:pt x="651129" y="445055"/>
                                </a:lnTo>
                                <a:lnTo>
                                  <a:pt x="651129" y="436279"/>
                                </a:lnTo>
                                <a:lnTo>
                                  <a:pt x="648894" y="436279"/>
                                </a:lnTo>
                                <a:lnTo>
                                  <a:pt x="648894" y="429675"/>
                                </a:lnTo>
                                <a:lnTo>
                                  <a:pt x="651129" y="429675"/>
                                </a:lnTo>
                                <a:lnTo>
                                  <a:pt x="651129" y="423134"/>
                                </a:lnTo>
                                <a:lnTo>
                                  <a:pt x="653313" y="423134"/>
                                </a:lnTo>
                                <a:lnTo>
                                  <a:pt x="653313" y="420949"/>
                                </a:lnTo>
                                <a:lnTo>
                                  <a:pt x="655498" y="420949"/>
                                </a:lnTo>
                                <a:lnTo>
                                  <a:pt x="655498" y="414345"/>
                                </a:lnTo>
                                <a:lnTo>
                                  <a:pt x="653313" y="414345"/>
                                </a:lnTo>
                                <a:lnTo>
                                  <a:pt x="653313" y="409989"/>
                                </a:lnTo>
                                <a:lnTo>
                                  <a:pt x="657682" y="409989"/>
                                </a:lnTo>
                                <a:lnTo>
                                  <a:pt x="657682" y="405569"/>
                                </a:lnTo>
                                <a:lnTo>
                                  <a:pt x="655498" y="405569"/>
                                </a:lnTo>
                                <a:lnTo>
                                  <a:pt x="655498" y="403385"/>
                                </a:lnTo>
                                <a:lnTo>
                                  <a:pt x="659867" y="403385"/>
                                </a:lnTo>
                                <a:lnTo>
                                  <a:pt x="659867" y="401201"/>
                                </a:lnTo>
                                <a:lnTo>
                                  <a:pt x="662051" y="401201"/>
                                </a:lnTo>
                                <a:lnTo>
                                  <a:pt x="662051" y="399016"/>
                                </a:lnTo>
                                <a:lnTo>
                                  <a:pt x="664274" y="399016"/>
                                </a:lnTo>
                                <a:lnTo>
                                  <a:pt x="664274" y="396832"/>
                                </a:lnTo>
                                <a:lnTo>
                                  <a:pt x="670827" y="396832"/>
                                </a:lnTo>
                                <a:lnTo>
                                  <a:pt x="670827" y="401201"/>
                                </a:lnTo>
                                <a:lnTo>
                                  <a:pt x="675247" y="401201"/>
                                </a:lnTo>
                                <a:lnTo>
                                  <a:pt x="675247" y="403385"/>
                                </a:lnTo>
                                <a:lnTo>
                                  <a:pt x="677418" y="403385"/>
                                </a:lnTo>
                                <a:lnTo>
                                  <a:pt x="677418" y="405569"/>
                                </a:lnTo>
                                <a:lnTo>
                                  <a:pt x="681787" y="405569"/>
                                </a:lnTo>
                                <a:lnTo>
                                  <a:pt x="681787" y="409989"/>
                                </a:lnTo>
                                <a:lnTo>
                                  <a:pt x="683972" y="409989"/>
                                </a:lnTo>
                                <a:lnTo>
                                  <a:pt x="683972" y="414345"/>
                                </a:lnTo>
                                <a:lnTo>
                                  <a:pt x="692760" y="414345"/>
                                </a:lnTo>
                                <a:lnTo>
                                  <a:pt x="692760" y="416530"/>
                                </a:lnTo>
                                <a:lnTo>
                                  <a:pt x="694932" y="416530"/>
                                </a:lnTo>
                                <a:lnTo>
                                  <a:pt x="694932" y="412161"/>
                                </a:lnTo>
                                <a:lnTo>
                                  <a:pt x="699352" y="412161"/>
                                </a:lnTo>
                                <a:lnTo>
                                  <a:pt x="699352" y="409989"/>
                                </a:lnTo>
                                <a:lnTo>
                                  <a:pt x="701536" y="409989"/>
                                </a:lnTo>
                                <a:lnTo>
                                  <a:pt x="701536" y="407754"/>
                                </a:lnTo>
                                <a:lnTo>
                                  <a:pt x="703721" y="407754"/>
                                </a:lnTo>
                                <a:lnTo>
                                  <a:pt x="703721" y="401201"/>
                                </a:lnTo>
                                <a:lnTo>
                                  <a:pt x="701536" y="401201"/>
                                </a:lnTo>
                                <a:lnTo>
                                  <a:pt x="701536" y="394609"/>
                                </a:lnTo>
                                <a:lnTo>
                                  <a:pt x="699352" y="394609"/>
                                </a:lnTo>
                                <a:lnTo>
                                  <a:pt x="699352" y="390240"/>
                                </a:lnTo>
                                <a:lnTo>
                                  <a:pt x="697167" y="390240"/>
                                </a:lnTo>
                                <a:lnTo>
                                  <a:pt x="697167" y="388056"/>
                                </a:lnTo>
                                <a:lnTo>
                                  <a:pt x="699352" y="388056"/>
                                </a:lnTo>
                                <a:lnTo>
                                  <a:pt x="699352" y="385871"/>
                                </a:lnTo>
                                <a:lnTo>
                                  <a:pt x="697167" y="385871"/>
                                </a:lnTo>
                                <a:lnTo>
                                  <a:pt x="697167" y="381452"/>
                                </a:lnTo>
                                <a:lnTo>
                                  <a:pt x="699352" y="381452"/>
                                </a:lnTo>
                                <a:lnTo>
                                  <a:pt x="699352" y="374911"/>
                                </a:lnTo>
                                <a:lnTo>
                                  <a:pt x="701536" y="374911"/>
                                </a:lnTo>
                                <a:lnTo>
                                  <a:pt x="701536" y="370491"/>
                                </a:lnTo>
                                <a:lnTo>
                                  <a:pt x="697167" y="370491"/>
                                </a:lnTo>
                                <a:lnTo>
                                  <a:pt x="697167" y="368307"/>
                                </a:lnTo>
                                <a:lnTo>
                                  <a:pt x="692760" y="368307"/>
                                </a:lnTo>
                                <a:lnTo>
                                  <a:pt x="692760" y="372676"/>
                                </a:lnTo>
                                <a:lnTo>
                                  <a:pt x="694932" y="372676"/>
                                </a:lnTo>
                                <a:lnTo>
                                  <a:pt x="694932" y="374911"/>
                                </a:lnTo>
                                <a:lnTo>
                                  <a:pt x="690576" y="374911"/>
                                </a:lnTo>
                                <a:lnTo>
                                  <a:pt x="690576" y="372676"/>
                                </a:lnTo>
                                <a:lnTo>
                                  <a:pt x="686207" y="372676"/>
                                </a:lnTo>
                                <a:lnTo>
                                  <a:pt x="686207" y="374911"/>
                                </a:lnTo>
                                <a:lnTo>
                                  <a:pt x="683972" y="374911"/>
                                </a:lnTo>
                                <a:lnTo>
                                  <a:pt x="683972" y="368307"/>
                                </a:lnTo>
                                <a:lnTo>
                                  <a:pt x="677418" y="368307"/>
                                </a:lnTo>
                                <a:lnTo>
                                  <a:pt x="677418" y="372676"/>
                                </a:lnTo>
                                <a:lnTo>
                                  <a:pt x="675247" y="372676"/>
                                </a:lnTo>
                                <a:lnTo>
                                  <a:pt x="675247" y="374911"/>
                                </a:lnTo>
                                <a:lnTo>
                                  <a:pt x="673011" y="374911"/>
                                </a:lnTo>
                                <a:lnTo>
                                  <a:pt x="673011" y="377095"/>
                                </a:lnTo>
                                <a:lnTo>
                                  <a:pt x="670827" y="377095"/>
                                </a:lnTo>
                                <a:lnTo>
                                  <a:pt x="670827" y="379280"/>
                                </a:lnTo>
                                <a:lnTo>
                                  <a:pt x="666458" y="379280"/>
                                </a:lnTo>
                                <a:lnTo>
                                  <a:pt x="666458" y="381452"/>
                                </a:lnTo>
                                <a:lnTo>
                                  <a:pt x="664274" y="381452"/>
                                </a:lnTo>
                                <a:lnTo>
                                  <a:pt x="664274" y="383636"/>
                                </a:lnTo>
                                <a:lnTo>
                                  <a:pt x="659867" y="383636"/>
                                </a:lnTo>
                                <a:lnTo>
                                  <a:pt x="659867" y="381452"/>
                                </a:lnTo>
                                <a:lnTo>
                                  <a:pt x="655498" y="381452"/>
                                </a:lnTo>
                                <a:lnTo>
                                  <a:pt x="655498" y="374911"/>
                                </a:lnTo>
                                <a:lnTo>
                                  <a:pt x="659867" y="374911"/>
                                </a:lnTo>
                                <a:lnTo>
                                  <a:pt x="659867" y="372676"/>
                                </a:lnTo>
                                <a:lnTo>
                                  <a:pt x="662051" y="372676"/>
                                </a:lnTo>
                                <a:lnTo>
                                  <a:pt x="662051" y="370491"/>
                                </a:lnTo>
                                <a:lnTo>
                                  <a:pt x="664274" y="370491"/>
                                </a:lnTo>
                                <a:lnTo>
                                  <a:pt x="664274" y="368307"/>
                                </a:lnTo>
                                <a:lnTo>
                                  <a:pt x="666458" y="368307"/>
                                </a:lnTo>
                                <a:lnTo>
                                  <a:pt x="666458" y="366122"/>
                                </a:lnTo>
                                <a:lnTo>
                                  <a:pt x="681787" y="366122"/>
                                </a:lnTo>
                                <a:lnTo>
                                  <a:pt x="681787" y="363951"/>
                                </a:lnTo>
                                <a:lnTo>
                                  <a:pt x="679603" y="363951"/>
                                </a:lnTo>
                                <a:lnTo>
                                  <a:pt x="679603" y="361715"/>
                                </a:lnTo>
                                <a:lnTo>
                                  <a:pt x="681787" y="361715"/>
                                </a:lnTo>
                                <a:lnTo>
                                  <a:pt x="681787" y="359531"/>
                                </a:lnTo>
                                <a:lnTo>
                                  <a:pt x="677418" y="359531"/>
                                </a:lnTo>
                                <a:lnTo>
                                  <a:pt x="677418" y="357347"/>
                                </a:lnTo>
                                <a:lnTo>
                                  <a:pt x="673011" y="357347"/>
                                </a:lnTo>
                                <a:lnTo>
                                  <a:pt x="673011" y="352978"/>
                                </a:lnTo>
                                <a:lnTo>
                                  <a:pt x="677418" y="352978"/>
                                </a:lnTo>
                                <a:lnTo>
                                  <a:pt x="677418" y="346386"/>
                                </a:lnTo>
                                <a:lnTo>
                                  <a:pt x="679603" y="346386"/>
                                </a:lnTo>
                                <a:lnTo>
                                  <a:pt x="679603" y="342017"/>
                                </a:lnTo>
                                <a:lnTo>
                                  <a:pt x="683972" y="342017"/>
                                </a:lnTo>
                                <a:lnTo>
                                  <a:pt x="683972" y="339833"/>
                                </a:lnTo>
                                <a:lnTo>
                                  <a:pt x="686207" y="339833"/>
                                </a:lnTo>
                                <a:lnTo>
                                  <a:pt x="686207" y="337598"/>
                                </a:lnTo>
                                <a:lnTo>
                                  <a:pt x="694932" y="337598"/>
                                </a:lnTo>
                                <a:lnTo>
                                  <a:pt x="694932" y="333241"/>
                                </a:lnTo>
                                <a:lnTo>
                                  <a:pt x="697167" y="333241"/>
                                </a:lnTo>
                                <a:lnTo>
                                  <a:pt x="697167" y="335413"/>
                                </a:lnTo>
                                <a:lnTo>
                                  <a:pt x="699352" y="335413"/>
                                </a:lnTo>
                                <a:lnTo>
                                  <a:pt x="699352" y="333241"/>
                                </a:lnTo>
                                <a:lnTo>
                                  <a:pt x="701536" y="333241"/>
                                </a:lnTo>
                                <a:lnTo>
                                  <a:pt x="701536" y="331057"/>
                                </a:lnTo>
                                <a:lnTo>
                                  <a:pt x="708128" y="331057"/>
                                </a:lnTo>
                                <a:lnTo>
                                  <a:pt x="708128" y="328873"/>
                                </a:lnTo>
                                <a:lnTo>
                                  <a:pt x="705905" y="328873"/>
                                </a:lnTo>
                                <a:lnTo>
                                  <a:pt x="705905" y="326637"/>
                                </a:lnTo>
                                <a:lnTo>
                                  <a:pt x="716865" y="326637"/>
                                </a:lnTo>
                                <a:lnTo>
                                  <a:pt x="716865" y="328873"/>
                                </a:lnTo>
                                <a:lnTo>
                                  <a:pt x="721285" y="328873"/>
                                </a:lnTo>
                                <a:lnTo>
                                  <a:pt x="721285" y="326637"/>
                                </a:lnTo>
                                <a:lnTo>
                                  <a:pt x="725641" y="326637"/>
                                </a:lnTo>
                                <a:lnTo>
                                  <a:pt x="725641" y="328873"/>
                                </a:lnTo>
                                <a:lnTo>
                                  <a:pt x="734430" y="328873"/>
                                </a:lnTo>
                                <a:lnTo>
                                  <a:pt x="734430" y="326637"/>
                                </a:lnTo>
                                <a:lnTo>
                                  <a:pt x="738799" y="326637"/>
                                </a:lnTo>
                                <a:lnTo>
                                  <a:pt x="738799" y="328873"/>
                                </a:lnTo>
                                <a:lnTo>
                                  <a:pt x="740970" y="328873"/>
                                </a:lnTo>
                                <a:lnTo>
                                  <a:pt x="740970" y="326637"/>
                                </a:lnTo>
                                <a:lnTo>
                                  <a:pt x="743206" y="326637"/>
                                </a:lnTo>
                                <a:lnTo>
                                  <a:pt x="743206" y="324453"/>
                                </a:lnTo>
                                <a:lnTo>
                                  <a:pt x="745390" y="324453"/>
                                </a:lnTo>
                                <a:lnTo>
                                  <a:pt x="745390" y="317912"/>
                                </a:lnTo>
                                <a:lnTo>
                                  <a:pt x="749759" y="317912"/>
                                </a:lnTo>
                                <a:lnTo>
                                  <a:pt x="749759" y="311308"/>
                                </a:lnTo>
                                <a:lnTo>
                                  <a:pt x="751943" y="311308"/>
                                </a:lnTo>
                                <a:lnTo>
                                  <a:pt x="751943" y="309124"/>
                                </a:lnTo>
                                <a:lnTo>
                                  <a:pt x="756350" y="309124"/>
                                </a:lnTo>
                                <a:lnTo>
                                  <a:pt x="756350" y="304755"/>
                                </a:lnTo>
                                <a:lnTo>
                                  <a:pt x="762904" y="304755"/>
                                </a:lnTo>
                                <a:lnTo>
                                  <a:pt x="762904" y="302532"/>
                                </a:lnTo>
                                <a:lnTo>
                                  <a:pt x="769495" y="302532"/>
                                </a:lnTo>
                                <a:lnTo>
                                  <a:pt x="769495" y="304755"/>
                                </a:lnTo>
                                <a:lnTo>
                                  <a:pt x="771680" y="304755"/>
                                </a:lnTo>
                                <a:lnTo>
                                  <a:pt x="771680" y="300348"/>
                                </a:lnTo>
                                <a:lnTo>
                                  <a:pt x="769495" y="300348"/>
                                </a:lnTo>
                                <a:lnTo>
                                  <a:pt x="769495" y="298163"/>
                                </a:lnTo>
                                <a:lnTo>
                                  <a:pt x="767323" y="298163"/>
                                </a:lnTo>
                                <a:lnTo>
                                  <a:pt x="767323" y="295979"/>
                                </a:lnTo>
                                <a:lnTo>
                                  <a:pt x="762904" y="295979"/>
                                </a:lnTo>
                                <a:lnTo>
                                  <a:pt x="762904" y="298163"/>
                                </a:lnTo>
                                <a:lnTo>
                                  <a:pt x="756350" y="298163"/>
                                </a:lnTo>
                                <a:lnTo>
                                  <a:pt x="756350" y="295979"/>
                                </a:lnTo>
                                <a:lnTo>
                                  <a:pt x="751943" y="295979"/>
                                </a:lnTo>
                                <a:lnTo>
                                  <a:pt x="751943" y="293794"/>
                                </a:lnTo>
                                <a:lnTo>
                                  <a:pt x="747575" y="293794"/>
                                </a:lnTo>
                                <a:lnTo>
                                  <a:pt x="747575" y="295979"/>
                                </a:lnTo>
                                <a:lnTo>
                                  <a:pt x="743206" y="295979"/>
                                </a:lnTo>
                                <a:lnTo>
                                  <a:pt x="743206" y="293794"/>
                                </a:lnTo>
                                <a:lnTo>
                                  <a:pt x="745390" y="293794"/>
                                </a:lnTo>
                                <a:lnTo>
                                  <a:pt x="745390" y="291559"/>
                                </a:lnTo>
                                <a:lnTo>
                                  <a:pt x="743206" y="291559"/>
                                </a:lnTo>
                                <a:lnTo>
                                  <a:pt x="743206" y="289375"/>
                                </a:lnTo>
                                <a:lnTo>
                                  <a:pt x="745390" y="289375"/>
                                </a:lnTo>
                                <a:lnTo>
                                  <a:pt x="745390" y="287203"/>
                                </a:lnTo>
                                <a:lnTo>
                                  <a:pt x="738799" y="287203"/>
                                </a:lnTo>
                                <a:lnTo>
                                  <a:pt x="738799" y="291559"/>
                                </a:lnTo>
                                <a:lnTo>
                                  <a:pt x="732245" y="291559"/>
                                </a:lnTo>
                                <a:lnTo>
                                  <a:pt x="732245" y="293794"/>
                                </a:lnTo>
                                <a:lnTo>
                                  <a:pt x="723457" y="293794"/>
                                </a:lnTo>
                                <a:lnTo>
                                  <a:pt x="723457" y="295979"/>
                                </a:lnTo>
                                <a:lnTo>
                                  <a:pt x="721285" y="295979"/>
                                </a:lnTo>
                                <a:lnTo>
                                  <a:pt x="721285" y="298163"/>
                                </a:lnTo>
                                <a:lnTo>
                                  <a:pt x="719050" y="298163"/>
                                </a:lnTo>
                                <a:lnTo>
                                  <a:pt x="719050" y="300348"/>
                                </a:lnTo>
                                <a:lnTo>
                                  <a:pt x="712496" y="300348"/>
                                </a:lnTo>
                                <a:lnTo>
                                  <a:pt x="712496" y="304755"/>
                                </a:lnTo>
                                <a:lnTo>
                                  <a:pt x="708128" y="304755"/>
                                </a:lnTo>
                                <a:lnTo>
                                  <a:pt x="708128" y="309124"/>
                                </a:lnTo>
                                <a:lnTo>
                                  <a:pt x="699352" y="309124"/>
                                </a:lnTo>
                                <a:lnTo>
                                  <a:pt x="699352" y="311308"/>
                                </a:lnTo>
                                <a:lnTo>
                                  <a:pt x="694932" y="311308"/>
                                </a:lnTo>
                                <a:lnTo>
                                  <a:pt x="694932" y="315677"/>
                                </a:lnTo>
                                <a:lnTo>
                                  <a:pt x="688391" y="315677"/>
                                </a:lnTo>
                                <a:lnTo>
                                  <a:pt x="688391" y="320084"/>
                                </a:lnTo>
                                <a:lnTo>
                                  <a:pt x="677418" y="320084"/>
                                </a:lnTo>
                                <a:lnTo>
                                  <a:pt x="677418" y="322268"/>
                                </a:lnTo>
                                <a:lnTo>
                                  <a:pt x="679603" y="322268"/>
                                </a:lnTo>
                                <a:lnTo>
                                  <a:pt x="679603" y="324453"/>
                                </a:lnTo>
                                <a:lnTo>
                                  <a:pt x="675247" y="324453"/>
                                </a:lnTo>
                                <a:lnTo>
                                  <a:pt x="675247" y="328873"/>
                                </a:lnTo>
                                <a:lnTo>
                                  <a:pt x="668642" y="328873"/>
                                </a:lnTo>
                                <a:lnTo>
                                  <a:pt x="668642" y="326637"/>
                                </a:lnTo>
                                <a:lnTo>
                                  <a:pt x="662051" y="326637"/>
                                </a:lnTo>
                                <a:lnTo>
                                  <a:pt x="662051" y="322268"/>
                                </a:lnTo>
                                <a:lnTo>
                                  <a:pt x="659867" y="322268"/>
                                </a:lnTo>
                                <a:lnTo>
                                  <a:pt x="659867" y="324453"/>
                                </a:lnTo>
                                <a:lnTo>
                                  <a:pt x="655498" y="324453"/>
                                </a:lnTo>
                                <a:lnTo>
                                  <a:pt x="655498" y="326637"/>
                                </a:lnTo>
                                <a:lnTo>
                                  <a:pt x="651129" y="326637"/>
                                </a:lnTo>
                                <a:lnTo>
                                  <a:pt x="651129" y="322268"/>
                                </a:lnTo>
                                <a:lnTo>
                                  <a:pt x="648894" y="322268"/>
                                </a:lnTo>
                                <a:lnTo>
                                  <a:pt x="648894" y="320084"/>
                                </a:lnTo>
                                <a:lnTo>
                                  <a:pt x="646722" y="320084"/>
                                </a:lnTo>
                                <a:lnTo>
                                  <a:pt x="646722" y="317912"/>
                                </a:lnTo>
                                <a:lnTo>
                                  <a:pt x="642353" y="317912"/>
                                </a:lnTo>
                                <a:lnTo>
                                  <a:pt x="642353" y="311308"/>
                                </a:lnTo>
                                <a:lnTo>
                                  <a:pt x="637933" y="311308"/>
                                </a:lnTo>
                                <a:lnTo>
                                  <a:pt x="637933" y="313493"/>
                                </a:lnTo>
                                <a:lnTo>
                                  <a:pt x="633564" y="313493"/>
                                </a:lnTo>
                                <a:lnTo>
                                  <a:pt x="633564" y="302532"/>
                                </a:lnTo>
                                <a:lnTo>
                                  <a:pt x="631380" y="302532"/>
                                </a:lnTo>
                                <a:lnTo>
                                  <a:pt x="631380" y="298163"/>
                                </a:lnTo>
                                <a:lnTo>
                                  <a:pt x="633564" y="298163"/>
                                </a:lnTo>
                                <a:lnTo>
                                  <a:pt x="633564" y="285019"/>
                                </a:lnTo>
                                <a:lnTo>
                                  <a:pt x="635749" y="285019"/>
                                </a:lnTo>
                                <a:lnTo>
                                  <a:pt x="635749" y="280599"/>
                                </a:lnTo>
                                <a:lnTo>
                                  <a:pt x="633564" y="280599"/>
                                </a:lnTo>
                                <a:lnTo>
                                  <a:pt x="633564" y="276230"/>
                                </a:lnTo>
                                <a:lnTo>
                                  <a:pt x="631380" y="276230"/>
                                </a:lnTo>
                                <a:lnTo>
                                  <a:pt x="631380" y="271874"/>
                                </a:lnTo>
                                <a:lnTo>
                                  <a:pt x="629208" y="271874"/>
                                </a:lnTo>
                                <a:lnTo>
                                  <a:pt x="629208" y="269639"/>
                                </a:lnTo>
                                <a:lnTo>
                                  <a:pt x="626973" y="269639"/>
                                </a:lnTo>
                                <a:lnTo>
                                  <a:pt x="626973" y="265270"/>
                                </a:lnTo>
                                <a:lnTo>
                                  <a:pt x="624789" y="265270"/>
                                </a:lnTo>
                                <a:lnTo>
                                  <a:pt x="624789" y="260901"/>
                                </a:lnTo>
                                <a:lnTo>
                                  <a:pt x="626973" y="260901"/>
                                </a:lnTo>
                                <a:lnTo>
                                  <a:pt x="626973" y="258678"/>
                                </a:lnTo>
                                <a:lnTo>
                                  <a:pt x="622604" y="258678"/>
                                </a:lnTo>
                                <a:lnTo>
                                  <a:pt x="622604" y="247756"/>
                                </a:lnTo>
                                <a:lnTo>
                                  <a:pt x="620420" y="247756"/>
                                </a:lnTo>
                                <a:lnTo>
                                  <a:pt x="620420" y="243336"/>
                                </a:lnTo>
                                <a:lnTo>
                                  <a:pt x="618235" y="243336"/>
                                </a:lnTo>
                                <a:lnTo>
                                  <a:pt x="618235" y="238980"/>
                                </a:lnTo>
                                <a:lnTo>
                                  <a:pt x="624789" y="238980"/>
                                </a:lnTo>
                                <a:lnTo>
                                  <a:pt x="624789" y="230192"/>
                                </a:lnTo>
                                <a:lnTo>
                                  <a:pt x="626973" y="230192"/>
                                </a:lnTo>
                                <a:lnTo>
                                  <a:pt x="626973" y="228007"/>
                                </a:lnTo>
                                <a:lnTo>
                                  <a:pt x="629208" y="228007"/>
                                </a:lnTo>
                                <a:lnTo>
                                  <a:pt x="629208" y="225835"/>
                                </a:lnTo>
                                <a:lnTo>
                                  <a:pt x="633564" y="225835"/>
                                </a:lnTo>
                                <a:lnTo>
                                  <a:pt x="633564" y="223600"/>
                                </a:lnTo>
                                <a:lnTo>
                                  <a:pt x="635749" y="223600"/>
                                </a:lnTo>
                                <a:lnTo>
                                  <a:pt x="635749" y="221416"/>
                                </a:lnTo>
                                <a:lnTo>
                                  <a:pt x="633564" y="221416"/>
                                </a:lnTo>
                                <a:lnTo>
                                  <a:pt x="633564" y="214862"/>
                                </a:lnTo>
                                <a:lnTo>
                                  <a:pt x="640169" y="214862"/>
                                </a:lnTo>
                                <a:lnTo>
                                  <a:pt x="640169" y="210455"/>
                                </a:lnTo>
                                <a:lnTo>
                                  <a:pt x="637933" y="210455"/>
                                </a:lnTo>
                                <a:lnTo>
                                  <a:pt x="637933" y="212640"/>
                                </a:lnTo>
                                <a:lnTo>
                                  <a:pt x="635749" y="212640"/>
                                </a:lnTo>
                                <a:lnTo>
                                  <a:pt x="635749" y="210455"/>
                                </a:lnTo>
                                <a:lnTo>
                                  <a:pt x="633564" y="210455"/>
                                </a:lnTo>
                                <a:lnTo>
                                  <a:pt x="633564" y="208271"/>
                                </a:lnTo>
                                <a:lnTo>
                                  <a:pt x="637933" y="208271"/>
                                </a:lnTo>
                                <a:lnTo>
                                  <a:pt x="637933" y="203902"/>
                                </a:lnTo>
                                <a:lnTo>
                                  <a:pt x="640169" y="203902"/>
                                </a:lnTo>
                                <a:lnTo>
                                  <a:pt x="640169" y="208271"/>
                                </a:lnTo>
                                <a:lnTo>
                                  <a:pt x="642353" y="208271"/>
                                </a:lnTo>
                                <a:lnTo>
                                  <a:pt x="642353" y="203902"/>
                                </a:lnTo>
                                <a:lnTo>
                                  <a:pt x="646722" y="203902"/>
                                </a:lnTo>
                                <a:lnTo>
                                  <a:pt x="646722" y="201718"/>
                                </a:lnTo>
                                <a:lnTo>
                                  <a:pt x="644537" y="201718"/>
                                </a:lnTo>
                                <a:lnTo>
                                  <a:pt x="644537" y="199482"/>
                                </a:lnTo>
                                <a:lnTo>
                                  <a:pt x="646722" y="199482"/>
                                </a:lnTo>
                                <a:lnTo>
                                  <a:pt x="646722" y="192942"/>
                                </a:lnTo>
                                <a:lnTo>
                                  <a:pt x="651129" y="192942"/>
                                </a:lnTo>
                                <a:lnTo>
                                  <a:pt x="651129" y="184153"/>
                                </a:lnTo>
                                <a:lnTo>
                                  <a:pt x="653313" y="184153"/>
                                </a:lnTo>
                                <a:lnTo>
                                  <a:pt x="653313" y="181969"/>
                                </a:lnTo>
                                <a:lnTo>
                                  <a:pt x="655498" y="181969"/>
                                </a:lnTo>
                                <a:lnTo>
                                  <a:pt x="655498" y="179797"/>
                                </a:lnTo>
                                <a:lnTo>
                                  <a:pt x="657682" y="179797"/>
                                </a:lnTo>
                                <a:lnTo>
                                  <a:pt x="657682" y="175377"/>
                                </a:lnTo>
                                <a:lnTo>
                                  <a:pt x="655498" y="175377"/>
                                </a:lnTo>
                                <a:lnTo>
                                  <a:pt x="655498" y="173193"/>
                                </a:lnTo>
                                <a:lnTo>
                                  <a:pt x="659867" y="173193"/>
                                </a:lnTo>
                                <a:lnTo>
                                  <a:pt x="659867" y="171008"/>
                                </a:lnTo>
                                <a:lnTo>
                                  <a:pt x="664274" y="171008"/>
                                </a:lnTo>
                                <a:lnTo>
                                  <a:pt x="664274" y="168824"/>
                                </a:lnTo>
                                <a:lnTo>
                                  <a:pt x="662051" y="168824"/>
                                </a:lnTo>
                                <a:lnTo>
                                  <a:pt x="662051" y="166601"/>
                                </a:lnTo>
                                <a:lnTo>
                                  <a:pt x="659867" y="166601"/>
                                </a:lnTo>
                                <a:lnTo>
                                  <a:pt x="659867" y="164417"/>
                                </a:lnTo>
                                <a:lnTo>
                                  <a:pt x="662051" y="164417"/>
                                </a:lnTo>
                                <a:lnTo>
                                  <a:pt x="662051" y="155679"/>
                                </a:lnTo>
                                <a:lnTo>
                                  <a:pt x="659867" y="155679"/>
                                </a:lnTo>
                                <a:lnTo>
                                  <a:pt x="659867" y="149088"/>
                                </a:lnTo>
                                <a:lnTo>
                                  <a:pt x="657682" y="149088"/>
                                </a:lnTo>
                                <a:lnTo>
                                  <a:pt x="657682" y="151260"/>
                                </a:lnTo>
                                <a:lnTo>
                                  <a:pt x="655498" y="151260"/>
                                </a:lnTo>
                                <a:lnTo>
                                  <a:pt x="655498" y="146903"/>
                                </a:lnTo>
                                <a:lnTo>
                                  <a:pt x="653313" y="146903"/>
                                </a:lnTo>
                                <a:lnTo>
                                  <a:pt x="653313" y="149088"/>
                                </a:lnTo>
                                <a:lnTo>
                                  <a:pt x="648894" y="149088"/>
                                </a:lnTo>
                                <a:lnTo>
                                  <a:pt x="648894" y="146903"/>
                                </a:lnTo>
                                <a:lnTo>
                                  <a:pt x="644537" y="146903"/>
                                </a:lnTo>
                                <a:lnTo>
                                  <a:pt x="644537" y="144719"/>
                                </a:lnTo>
                                <a:lnTo>
                                  <a:pt x="635749" y="144719"/>
                                </a:lnTo>
                                <a:close/>
                              </a:path>
                              <a:path w="1065530" h="1002030">
                                <a:moveTo>
                                  <a:pt x="655498" y="164417"/>
                                </a:moveTo>
                                <a:lnTo>
                                  <a:pt x="657682" y="164417"/>
                                </a:lnTo>
                                <a:lnTo>
                                  <a:pt x="657682" y="168824"/>
                                </a:lnTo>
                                <a:lnTo>
                                  <a:pt x="655498" y="168824"/>
                                </a:lnTo>
                                <a:lnTo>
                                  <a:pt x="655498" y="164417"/>
                                </a:lnTo>
                                <a:close/>
                              </a:path>
                              <a:path w="1065530" h="1002030">
                                <a:moveTo>
                                  <a:pt x="620420" y="225835"/>
                                </a:moveTo>
                                <a:lnTo>
                                  <a:pt x="622604" y="225835"/>
                                </a:lnTo>
                                <a:lnTo>
                                  <a:pt x="622604" y="232376"/>
                                </a:lnTo>
                                <a:lnTo>
                                  <a:pt x="620420" y="232376"/>
                                </a:lnTo>
                                <a:lnTo>
                                  <a:pt x="620420" y="225835"/>
                                </a:lnTo>
                                <a:close/>
                              </a:path>
                              <a:path w="1065530" h="1002030">
                                <a:moveTo>
                                  <a:pt x="743206" y="315677"/>
                                </a:moveTo>
                                <a:lnTo>
                                  <a:pt x="745390" y="315677"/>
                                </a:lnTo>
                                <a:lnTo>
                                  <a:pt x="745390" y="317912"/>
                                </a:lnTo>
                                <a:lnTo>
                                  <a:pt x="743206" y="317912"/>
                                </a:lnTo>
                                <a:lnTo>
                                  <a:pt x="743206" y="315677"/>
                                </a:lnTo>
                                <a:close/>
                              </a:path>
                              <a:path w="1065530" h="1002030">
                                <a:moveTo>
                                  <a:pt x="613828" y="320084"/>
                                </a:moveTo>
                                <a:lnTo>
                                  <a:pt x="616013" y="320084"/>
                                </a:lnTo>
                                <a:lnTo>
                                  <a:pt x="616013" y="322268"/>
                                </a:lnTo>
                                <a:lnTo>
                                  <a:pt x="622604" y="322268"/>
                                </a:lnTo>
                                <a:lnTo>
                                  <a:pt x="622604" y="326637"/>
                                </a:lnTo>
                                <a:lnTo>
                                  <a:pt x="620420" y="326637"/>
                                </a:lnTo>
                                <a:lnTo>
                                  <a:pt x="620420" y="331057"/>
                                </a:lnTo>
                                <a:lnTo>
                                  <a:pt x="616013" y="331057"/>
                                </a:lnTo>
                                <a:lnTo>
                                  <a:pt x="616013" y="328873"/>
                                </a:lnTo>
                                <a:lnTo>
                                  <a:pt x="607275" y="328873"/>
                                </a:lnTo>
                                <a:lnTo>
                                  <a:pt x="607275" y="322268"/>
                                </a:lnTo>
                                <a:lnTo>
                                  <a:pt x="613828" y="322268"/>
                                </a:lnTo>
                                <a:lnTo>
                                  <a:pt x="613828" y="320084"/>
                                </a:lnTo>
                                <a:close/>
                              </a:path>
                              <a:path w="1065530" h="1002030">
                                <a:moveTo>
                                  <a:pt x="642353" y="320084"/>
                                </a:moveTo>
                                <a:lnTo>
                                  <a:pt x="646722" y="320084"/>
                                </a:lnTo>
                                <a:lnTo>
                                  <a:pt x="646722" y="324453"/>
                                </a:lnTo>
                                <a:lnTo>
                                  <a:pt x="644537" y="324453"/>
                                </a:lnTo>
                                <a:lnTo>
                                  <a:pt x="644537" y="322268"/>
                                </a:lnTo>
                                <a:lnTo>
                                  <a:pt x="642353" y="322268"/>
                                </a:lnTo>
                                <a:lnTo>
                                  <a:pt x="642353" y="320084"/>
                                </a:lnTo>
                                <a:close/>
                              </a:path>
                              <a:path w="1065530" h="1002030">
                                <a:moveTo>
                                  <a:pt x="624789" y="328873"/>
                                </a:moveTo>
                                <a:lnTo>
                                  <a:pt x="626973" y="328873"/>
                                </a:lnTo>
                                <a:lnTo>
                                  <a:pt x="626973" y="331057"/>
                                </a:lnTo>
                                <a:lnTo>
                                  <a:pt x="624789" y="331057"/>
                                </a:lnTo>
                                <a:lnTo>
                                  <a:pt x="624789" y="328873"/>
                                </a:lnTo>
                                <a:close/>
                              </a:path>
                              <a:path w="1065530" h="1002030">
                                <a:moveTo>
                                  <a:pt x="662051" y="355162"/>
                                </a:moveTo>
                                <a:lnTo>
                                  <a:pt x="666458" y="355162"/>
                                </a:lnTo>
                                <a:lnTo>
                                  <a:pt x="666458" y="357347"/>
                                </a:lnTo>
                                <a:lnTo>
                                  <a:pt x="670827" y="357347"/>
                                </a:lnTo>
                                <a:lnTo>
                                  <a:pt x="670827" y="361715"/>
                                </a:lnTo>
                                <a:lnTo>
                                  <a:pt x="668642" y="361715"/>
                                </a:lnTo>
                                <a:lnTo>
                                  <a:pt x="668642" y="363951"/>
                                </a:lnTo>
                                <a:lnTo>
                                  <a:pt x="664274" y="363951"/>
                                </a:lnTo>
                                <a:lnTo>
                                  <a:pt x="664274" y="366122"/>
                                </a:lnTo>
                                <a:lnTo>
                                  <a:pt x="662051" y="366122"/>
                                </a:lnTo>
                                <a:lnTo>
                                  <a:pt x="662051" y="355162"/>
                                </a:lnTo>
                                <a:close/>
                              </a:path>
                              <a:path w="1065530" h="1002030">
                                <a:moveTo>
                                  <a:pt x="659867" y="388056"/>
                                </a:moveTo>
                                <a:lnTo>
                                  <a:pt x="664274" y="388056"/>
                                </a:lnTo>
                                <a:lnTo>
                                  <a:pt x="664274" y="390240"/>
                                </a:lnTo>
                                <a:lnTo>
                                  <a:pt x="659867" y="390240"/>
                                </a:lnTo>
                                <a:lnTo>
                                  <a:pt x="659867" y="388056"/>
                                </a:lnTo>
                                <a:close/>
                              </a:path>
                              <a:path w="1065530" h="1002030">
                                <a:moveTo>
                                  <a:pt x="605090" y="399016"/>
                                </a:moveTo>
                                <a:lnTo>
                                  <a:pt x="611644" y="399016"/>
                                </a:lnTo>
                                <a:lnTo>
                                  <a:pt x="611644" y="405569"/>
                                </a:lnTo>
                                <a:lnTo>
                                  <a:pt x="607275" y="405569"/>
                                </a:lnTo>
                                <a:lnTo>
                                  <a:pt x="607275" y="407754"/>
                                </a:lnTo>
                                <a:lnTo>
                                  <a:pt x="609459" y="407754"/>
                                </a:lnTo>
                                <a:lnTo>
                                  <a:pt x="609459" y="414345"/>
                                </a:lnTo>
                                <a:lnTo>
                                  <a:pt x="611644" y="414345"/>
                                </a:lnTo>
                                <a:lnTo>
                                  <a:pt x="611644" y="416530"/>
                                </a:lnTo>
                                <a:lnTo>
                                  <a:pt x="609459" y="416530"/>
                                </a:lnTo>
                                <a:lnTo>
                                  <a:pt x="609459" y="420949"/>
                                </a:lnTo>
                                <a:lnTo>
                                  <a:pt x="605090" y="420949"/>
                                </a:lnTo>
                                <a:lnTo>
                                  <a:pt x="605090" y="427490"/>
                                </a:lnTo>
                                <a:lnTo>
                                  <a:pt x="602855" y="427490"/>
                                </a:lnTo>
                                <a:lnTo>
                                  <a:pt x="602855" y="431910"/>
                                </a:lnTo>
                                <a:lnTo>
                                  <a:pt x="600683" y="431910"/>
                                </a:lnTo>
                                <a:lnTo>
                                  <a:pt x="600683" y="420949"/>
                                </a:lnTo>
                                <a:lnTo>
                                  <a:pt x="598499" y="420949"/>
                                </a:lnTo>
                                <a:lnTo>
                                  <a:pt x="598499" y="412161"/>
                                </a:lnTo>
                                <a:lnTo>
                                  <a:pt x="600683" y="412161"/>
                                </a:lnTo>
                                <a:lnTo>
                                  <a:pt x="600683" y="405569"/>
                                </a:lnTo>
                                <a:lnTo>
                                  <a:pt x="602855" y="405569"/>
                                </a:lnTo>
                                <a:lnTo>
                                  <a:pt x="602855" y="403385"/>
                                </a:lnTo>
                                <a:lnTo>
                                  <a:pt x="605090" y="403385"/>
                                </a:lnTo>
                                <a:lnTo>
                                  <a:pt x="605090" y="399016"/>
                                </a:lnTo>
                                <a:close/>
                              </a:path>
                              <a:path w="1065530" h="1002030">
                                <a:moveTo>
                                  <a:pt x="578750" y="420949"/>
                                </a:moveTo>
                                <a:lnTo>
                                  <a:pt x="583170" y="420949"/>
                                </a:lnTo>
                                <a:lnTo>
                                  <a:pt x="583170" y="423134"/>
                                </a:lnTo>
                                <a:lnTo>
                                  <a:pt x="580935" y="423134"/>
                                </a:lnTo>
                                <a:lnTo>
                                  <a:pt x="580935" y="429675"/>
                                </a:lnTo>
                                <a:lnTo>
                                  <a:pt x="578750" y="429675"/>
                                </a:lnTo>
                                <a:lnTo>
                                  <a:pt x="578750" y="420949"/>
                                </a:lnTo>
                                <a:close/>
                              </a:path>
                              <a:path w="1065530" h="1002030">
                                <a:moveTo>
                                  <a:pt x="576566" y="434094"/>
                                </a:moveTo>
                                <a:lnTo>
                                  <a:pt x="580935" y="434094"/>
                                </a:lnTo>
                                <a:lnTo>
                                  <a:pt x="580935" y="436279"/>
                                </a:lnTo>
                                <a:lnTo>
                                  <a:pt x="576566" y="436279"/>
                                </a:lnTo>
                                <a:lnTo>
                                  <a:pt x="576566" y="434094"/>
                                </a:lnTo>
                                <a:close/>
                              </a:path>
                              <a:path w="1065530" h="1002030">
                                <a:moveTo>
                                  <a:pt x="574381" y="436279"/>
                                </a:moveTo>
                                <a:lnTo>
                                  <a:pt x="576566" y="436279"/>
                                </a:lnTo>
                                <a:lnTo>
                                  <a:pt x="576566" y="447239"/>
                                </a:lnTo>
                                <a:lnTo>
                                  <a:pt x="574381" y="447239"/>
                                </a:lnTo>
                                <a:lnTo>
                                  <a:pt x="574381" y="451608"/>
                                </a:lnTo>
                                <a:lnTo>
                                  <a:pt x="572197" y="451608"/>
                                </a:lnTo>
                                <a:lnTo>
                                  <a:pt x="572197" y="440648"/>
                                </a:lnTo>
                                <a:lnTo>
                                  <a:pt x="574381" y="440648"/>
                                </a:lnTo>
                                <a:lnTo>
                                  <a:pt x="574381" y="436279"/>
                                </a:lnTo>
                                <a:close/>
                              </a:path>
                              <a:path w="1065530" h="1002030">
                                <a:moveTo>
                                  <a:pt x="545856" y="488908"/>
                                </a:moveTo>
                                <a:lnTo>
                                  <a:pt x="548092" y="488908"/>
                                </a:lnTo>
                                <a:lnTo>
                                  <a:pt x="548092" y="491093"/>
                                </a:lnTo>
                                <a:lnTo>
                                  <a:pt x="554645" y="491093"/>
                                </a:lnTo>
                                <a:lnTo>
                                  <a:pt x="554645" y="497646"/>
                                </a:lnTo>
                                <a:lnTo>
                                  <a:pt x="550276" y="497646"/>
                                </a:lnTo>
                                <a:lnTo>
                                  <a:pt x="550276" y="495462"/>
                                </a:lnTo>
                                <a:lnTo>
                                  <a:pt x="548092" y="495462"/>
                                </a:lnTo>
                                <a:lnTo>
                                  <a:pt x="548092" y="493277"/>
                                </a:lnTo>
                                <a:lnTo>
                                  <a:pt x="545856" y="493277"/>
                                </a:lnTo>
                                <a:lnTo>
                                  <a:pt x="545856" y="488908"/>
                                </a:lnTo>
                                <a:close/>
                              </a:path>
                              <a:path w="1065530" h="1002030">
                                <a:moveTo>
                                  <a:pt x="502053" y="497646"/>
                                </a:moveTo>
                                <a:lnTo>
                                  <a:pt x="506422" y="497646"/>
                                </a:lnTo>
                                <a:lnTo>
                                  <a:pt x="506422" y="499831"/>
                                </a:lnTo>
                                <a:lnTo>
                                  <a:pt x="502053" y="499831"/>
                                </a:lnTo>
                                <a:lnTo>
                                  <a:pt x="502053" y="497646"/>
                                </a:lnTo>
                                <a:close/>
                              </a:path>
                              <a:path w="1065530" h="1002030">
                                <a:moveTo>
                                  <a:pt x="499818" y="499831"/>
                                </a:moveTo>
                                <a:lnTo>
                                  <a:pt x="502053" y="499831"/>
                                </a:lnTo>
                                <a:lnTo>
                                  <a:pt x="502053" y="504238"/>
                                </a:lnTo>
                                <a:lnTo>
                                  <a:pt x="499818" y="504238"/>
                                </a:lnTo>
                                <a:lnTo>
                                  <a:pt x="499818" y="499831"/>
                                </a:lnTo>
                                <a:close/>
                              </a:path>
                              <a:path w="1065530" h="1002030">
                                <a:moveTo>
                                  <a:pt x="480120" y="513026"/>
                                </a:moveTo>
                                <a:lnTo>
                                  <a:pt x="484489" y="513026"/>
                                </a:lnTo>
                                <a:lnTo>
                                  <a:pt x="484489" y="517395"/>
                                </a:lnTo>
                                <a:lnTo>
                                  <a:pt x="480120" y="517395"/>
                                </a:lnTo>
                                <a:lnTo>
                                  <a:pt x="480120" y="513026"/>
                                </a:lnTo>
                                <a:close/>
                              </a:path>
                              <a:path w="1065530" h="1002030">
                                <a:moveTo>
                                  <a:pt x="534896" y="532724"/>
                                </a:moveTo>
                                <a:lnTo>
                                  <a:pt x="534896" y="537131"/>
                                </a:lnTo>
                                <a:lnTo>
                                  <a:pt x="541488" y="537131"/>
                                </a:lnTo>
                                <a:lnTo>
                                  <a:pt x="541488" y="539316"/>
                                </a:lnTo>
                                <a:lnTo>
                                  <a:pt x="545856" y="539316"/>
                                </a:lnTo>
                                <a:lnTo>
                                  <a:pt x="545856" y="534947"/>
                                </a:lnTo>
                                <a:lnTo>
                                  <a:pt x="548092" y="534947"/>
                                </a:lnTo>
                                <a:lnTo>
                                  <a:pt x="548092" y="532724"/>
                                </a:lnTo>
                                <a:lnTo>
                                  <a:pt x="534896" y="532724"/>
                                </a:lnTo>
                                <a:close/>
                              </a:path>
                              <a:path w="1065530" h="1002030">
                                <a:moveTo>
                                  <a:pt x="405557" y="550276"/>
                                </a:moveTo>
                                <a:lnTo>
                                  <a:pt x="409976" y="550276"/>
                                </a:lnTo>
                                <a:lnTo>
                                  <a:pt x="409976" y="552461"/>
                                </a:lnTo>
                                <a:lnTo>
                                  <a:pt x="405557" y="552461"/>
                                </a:lnTo>
                                <a:lnTo>
                                  <a:pt x="405557" y="550276"/>
                                </a:lnTo>
                                <a:close/>
                              </a:path>
                              <a:path w="1065530" h="1002030">
                                <a:moveTo>
                                  <a:pt x="214862" y="583170"/>
                                </a:moveTo>
                                <a:lnTo>
                                  <a:pt x="217047" y="583170"/>
                                </a:lnTo>
                                <a:lnTo>
                                  <a:pt x="217047" y="585354"/>
                                </a:lnTo>
                                <a:lnTo>
                                  <a:pt x="214862" y="585354"/>
                                </a:lnTo>
                                <a:lnTo>
                                  <a:pt x="214862" y="583170"/>
                                </a:lnTo>
                                <a:close/>
                              </a:path>
                              <a:path w="1065530" h="1002030">
                                <a:moveTo>
                                  <a:pt x="278414" y="598499"/>
                                </a:moveTo>
                                <a:lnTo>
                                  <a:pt x="278414" y="600683"/>
                                </a:lnTo>
                                <a:lnTo>
                                  <a:pt x="280586" y="600683"/>
                                </a:lnTo>
                                <a:lnTo>
                                  <a:pt x="280586" y="602868"/>
                                </a:lnTo>
                                <a:lnTo>
                                  <a:pt x="282771" y="602868"/>
                                </a:lnTo>
                                <a:lnTo>
                                  <a:pt x="282771" y="598499"/>
                                </a:lnTo>
                                <a:lnTo>
                                  <a:pt x="278414" y="598499"/>
                                </a:lnTo>
                                <a:close/>
                              </a:path>
                              <a:path w="1065530" h="1002030">
                                <a:moveTo>
                                  <a:pt x="993096" y="679616"/>
                                </a:moveTo>
                                <a:lnTo>
                                  <a:pt x="995331" y="679616"/>
                                </a:lnTo>
                                <a:lnTo>
                                  <a:pt x="995331" y="681800"/>
                                </a:lnTo>
                                <a:lnTo>
                                  <a:pt x="993096" y="681800"/>
                                </a:lnTo>
                                <a:lnTo>
                                  <a:pt x="993096" y="679616"/>
                                </a:lnTo>
                                <a:close/>
                              </a:path>
                              <a:path w="1065530" h="1002030">
                                <a:moveTo>
                                  <a:pt x="990911" y="681800"/>
                                </a:moveTo>
                                <a:lnTo>
                                  <a:pt x="993096" y="681800"/>
                                </a:lnTo>
                                <a:lnTo>
                                  <a:pt x="993096" y="684035"/>
                                </a:lnTo>
                                <a:lnTo>
                                  <a:pt x="990911" y="684035"/>
                                </a:lnTo>
                                <a:lnTo>
                                  <a:pt x="990911" y="681800"/>
                                </a:lnTo>
                                <a:close/>
                              </a:path>
                              <a:path w="1065530" h="1002030">
                                <a:moveTo>
                                  <a:pt x="988727" y="684035"/>
                                </a:moveTo>
                                <a:lnTo>
                                  <a:pt x="990911" y="684035"/>
                                </a:lnTo>
                                <a:lnTo>
                                  <a:pt x="990911" y="686220"/>
                                </a:lnTo>
                                <a:lnTo>
                                  <a:pt x="988727" y="686220"/>
                                </a:lnTo>
                                <a:lnTo>
                                  <a:pt x="988727" y="684035"/>
                                </a:lnTo>
                                <a:close/>
                              </a:path>
                              <a:path w="1065530" h="1002030">
                                <a:moveTo>
                                  <a:pt x="1061068" y="620432"/>
                                </a:moveTo>
                                <a:lnTo>
                                  <a:pt x="1061068" y="622617"/>
                                </a:lnTo>
                                <a:lnTo>
                                  <a:pt x="1058883" y="622617"/>
                                </a:lnTo>
                                <a:lnTo>
                                  <a:pt x="1058883" y="624801"/>
                                </a:lnTo>
                                <a:lnTo>
                                  <a:pt x="1056699" y="624801"/>
                                </a:lnTo>
                                <a:lnTo>
                                  <a:pt x="1056699" y="627024"/>
                                </a:lnTo>
                                <a:lnTo>
                                  <a:pt x="1054514" y="627024"/>
                                </a:lnTo>
                                <a:lnTo>
                                  <a:pt x="1054514" y="629208"/>
                                </a:lnTo>
                                <a:lnTo>
                                  <a:pt x="1052279" y="629208"/>
                                </a:lnTo>
                                <a:lnTo>
                                  <a:pt x="1052279" y="631393"/>
                                </a:lnTo>
                                <a:lnTo>
                                  <a:pt x="1050095" y="631393"/>
                                </a:lnTo>
                                <a:lnTo>
                                  <a:pt x="1050095" y="633577"/>
                                </a:lnTo>
                                <a:lnTo>
                                  <a:pt x="1047910" y="633577"/>
                                </a:lnTo>
                                <a:lnTo>
                                  <a:pt x="1047910" y="635762"/>
                                </a:lnTo>
                                <a:lnTo>
                                  <a:pt x="1036950" y="635762"/>
                                </a:lnTo>
                                <a:lnTo>
                                  <a:pt x="1036950" y="637997"/>
                                </a:lnTo>
                                <a:lnTo>
                                  <a:pt x="1032581" y="637997"/>
                                </a:lnTo>
                                <a:lnTo>
                                  <a:pt x="1032581" y="646722"/>
                                </a:lnTo>
                                <a:lnTo>
                                  <a:pt x="1025990" y="646722"/>
                                </a:lnTo>
                                <a:lnTo>
                                  <a:pt x="1025990" y="651142"/>
                                </a:lnTo>
                                <a:lnTo>
                                  <a:pt x="1023805" y="651142"/>
                                </a:lnTo>
                                <a:lnTo>
                                  <a:pt x="1023805" y="657682"/>
                                </a:lnTo>
                                <a:lnTo>
                                  <a:pt x="1019436" y="657682"/>
                                </a:lnTo>
                                <a:lnTo>
                                  <a:pt x="1019436" y="655510"/>
                                </a:lnTo>
                                <a:lnTo>
                                  <a:pt x="1017201" y="655510"/>
                                </a:lnTo>
                                <a:lnTo>
                                  <a:pt x="1017201" y="659867"/>
                                </a:lnTo>
                                <a:lnTo>
                                  <a:pt x="1012845" y="659867"/>
                                </a:lnTo>
                                <a:lnTo>
                                  <a:pt x="1012845" y="666471"/>
                                </a:lnTo>
                                <a:lnTo>
                                  <a:pt x="1010660" y="666471"/>
                                </a:lnTo>
                                <a:lnTo>
                                  <a:pt x="1010660" y="668655"/>
                                </a:lnTo>
                                <a:lnTo>
                                  <a:pt x="1008476" y="668655"/>
                                </a:lnTo>
                                <a:lnTo>
                                  <a:pt x="1008476" y="664286"/>
                                </a:lnTo>
                                <a:lnTo>
                                  <a:pt x="1010660" y="664286"/>
                                </a:lnTo>
                                <a:lnTo>
                                  <a:pt x="1010660" y="662102"/>
                                </a:lnTo>
                                <a:lnTo>
                                  <a:pt x="1006241" y="662102"/>
                                </a:lnTo>
                                <a:lnTo>
                                  <a:pt x="1006241" y="664286"/>
                                </a:lnTo>
                                <a:lnTo>
                                  <a:pt x="1004056" y="664286"/>
                                </a:lnTo>
                                <a:lnTo>
                                  <a:pt x="1004056" y="666471"/>
                                </a:lnTo>
                                <a:lnTo>
                                  <a:pt x="1001872" y="666471"/>
                                </a:lnTo>
                                <a:lnTo>
                                  <a:pt x="1001872" y="675247"/>
                                </a:lnTo>
                                <a:lnTo>
                                  <a:pt x="999687" y="675247"/>
                                </a:lnTo>
                                <a:lnTo>
                                  <a:pt x="999687" y="679616"/>
                                </a:lnTo>
                                <a:lnTo>
                                  <a:pt x="997516" y="679616"/>
                                </a:lnTo>
                                <a:lnTo>
                                  <a:pt x="997516" y="684035"/>
                                </a:lnTo>
                                <a:lnTo>
                                  <a:pt x="995331" y="684035"/>
                                </a:lnTo>
                                <a:lnTo>
                                  <a:pt x="995331" y="686220"/>
                                </a:lnTo>
                                <a:lnTo>
                                  <a:pt x="993096" y="686220"/>
                                </a:lnTo>
                                <a:lnTo>
                                  <a:pt x="993096" y="688391"/>
                                </a:lnTo>
                                <a:lnTo>
                                  <a:pt x="990911" y="688391"/>
                                </a:lnTo>
                                <a:lnTo>
                                  <a:pt x="990911" y="690576"/>
                                </a:lnTo>
                                <a:lnTo>
                                  <a:pt x="993096" y="690576"/>
                                </a:lnTo>
                                <a:lnTo>
                                  <a:pt x="993096" y="692760"/>
                                </a:lnTo>
                                <a:lnTo>
                                  <a:pt x="995331" y="692760"/>
                                </a:lnTo>
                                <a:lnTo>
                                  <a:pt x="995331" y="697180"/>
                                </a:lnTo>
                                <a:lnTo>
                                  <a:pt x="997516" y="697180"/>
                                </a:lnTo>
                                <a:lnTo>
                                  <a:pt x="997516" y="699364"/>
                                </a:lnTo>
                                <a:lnTo>
                                  <a:pt x="1001872" y="699364"/>
                                </a:lnTo>
                                <a:lnTo>
                                  <a:pt x="1001872" y="701549"/>
                                </a:lnTo>
                                <a:lnTo>
                                  <a:pt x="1004056" y="701549"/>
                                </a:lnTo>
                                <a:lnTo>
                                  <a:pt x="1004056" y="703721"/>
                                </a:lnTo>
                                <a:lnTo>
                                  <a:pt x="1008476" y="703721"/>
                                </a:lnTo>
                                <a:lnTo>
                                  <a:pt x="1008476" y="705905"/>
                                </a:lnTo>
                                <a:lnTo>
                                  <a:pt x="1010660" y="705905"/>
                                </a:lnTo>
                                <a:lnTo>
                                  <a:pt x="1010660" y="701549"/>
                                </a:lnTo>
                                <a:lnTo>
                                  <a:pt x="1012845" y="701549"/>
                                </a:lnTo>
                                <a:lnTo>
                                  <a:pt x="1012845" y="697180"/>
                                </a:lnTo>
                                <a:lnTo>
                                  <a:pt x="1015029" y="697180"/>
                                </a:lnTo>
                                <a:lnTo>
                                  <a:pt x="1015029" y="699364"/>
                                </a:lnTo>
                                <a:lnTo>
                                  <a:pt x="1019436" y="699364"/>
                                </a:lnTo>
                                <a:lnTo>
                                  <a:pt x="1019436" y="697180"/>
                                </a:lnTo>
                                <a:lnTo>
                                  <a:pt x="1021621" y="697180"/>
                                </a:lnTo>
                                <a:lnTo>
                                  <a:pt x="1021621" y="694945"/>
                                </a:lnTo>
                                <a:lnTo>
                                  <a:pt x="1023805" y="694945"/>
                                </a:lnTo>
                                <a:lnTo>
                                  <a:pt x="1023805" y="692760"/>
                                </a:lnTo>
                                <a:lnTo>
                                  <a:pt x="1030397" y="692760"/>
                                </a:lnTo>
                                <a:lnTo>
                                  <a:pt x="1030397" y="694945"/>
                                </a:lnTo>
                                <a:lnTo>
                                  <a:pt x="1032581" y="694945"/>
                                </a:lnTo>
                                <a:lnTo>
                                  <a:pt x="1032581" y="690576"/>
                                </a:lnTo>
                                <a:lnTo>
                                  <a:pt x="1047910" y="690576"/>
                                </a:lnTo>
                                <a:lnTo>
                                  <a:pt x="1047910" y="686220"/>
                                </a:lnTo>
                                <a:lnTo>
                                  <a:pt x="1050095" y="686220"/>
                                </a:lnTo>
                                <a:lnTo>
                                  <a:pt x="1050095" y="675247"/>
                                </a:lnTo>
                                <a:lnTo>
                                  <a:pt x="1052279" y="675247"/>
                                </a:lnTo>
                                <a:lnTo>
                                  <a:pt x="1052279" y="662102"/>
                                </a:lnTo>
                                <a:lnTo>
                                  <a:pt x="1054514" y="662102"/>
                                </a:lnTo>
                                <a:lnTo>
                                  <a:pt x="1054514" y="655510"/>
                                </a:lnTo>
                                <a:lnTo>
                                  <a:pt x="1043554" y="655510"/>
                                </a:lnTo>
                                <a:lnTo>
                                  <a:pt x="1043554" y="653326"/>
                                </a:lnTo>
                                <a:lnTo>
                                  <a:pt x="1041370" y="653326"/>
                                </a:lnTo>
                                <a:lnTo>
                                  <a:pt x="1041370" y="651142"/>
                                </a:lnTo>
                                <a:lnTo>
                                  <a:pt x="1039134" y="651142"/>
                                </a:lnTo>
                                <a:lnTo>
                                  <a:pt x="1039134" y="646722"/>
                                </a:lnTo>
                                <a:lnTo>
                                  <a:pt x="1043554" y="646722"/>
                                </a:lnTo>
                                <a:lnTo>
                                  <a:pt x="1043554" y="644537"/>
                                </a:lnTo>
                                <a:lnTo>
                                  <a:pt x="1050095" y="644537"/>
                                </a:lnTo>
                                <a:lnTo>
                                  <a:pt x="1050095" y="640181"/>
                                </a:lnTo>
                                <a:lnTo>
                                  <a:pt x="1052279" y="640181"/>
                                </a:lnTo>
                                <a:lnTo>
                                  <a:pt x="1052279" y="633577"/>
                                </a:lnTo>
                                <a:lnTo>
                                  <a:pt x="1056699" y="633577"/>
                                </a:lnTo>
                                <a:lnTo>
                                  <a:pt x="1056699" y="631393"/>
                                </a:lnTo>
                                <a:lnTo>
                                  <a:pt x="1058883" y="631393"/>
                                </a:lnTo>
                                <a:lnTo>
                                  <a:pt x="1058883" y="629208"/>
                                </a:lnTo>
                                <a:lnTo>
                                  <a:pt x="1061068" y="629208"/>
                                </a:lnTo>
                                <a:lnTo>
                                  <a:pt x="1061068" y="627024"/>
                                </a:lnTo>
                                <a:lnTo>
                                  <a:pt x="1065475" y="627024"/>
                                </a:lnTo>
                                <a:lnTo>
                                  <a:pt x="1065475" y="624801"/>
                                </a:lnTo>
                                <a:lnTo>
                                  <a:pt x="1063239" y="624801"/>
                                </a:lnTo>
                                <a:lnTo>
                                  <a:pt x="1063239" y="620432"/>
                                </a:lnTo>
                                <a:lnTo>
                                  <a:pt x="1061068" y="620432"/>
                                </a:lnTo>
                                <a:close/>
                              </a:path>
                              <a:path w="1065530" h="1002030">
                                <a:moveTo>
                                  <a:pt x="1004056" y="705905"/>
                                </a:moveTo>
                                <a:lnTo>
                                  <a:pt x="1006241" y="705905"/>
                                </a:lnTo>
                                <a:lnTo>
                                  <a:pt x="1006241" y="708140"/>
                                </a:lnTo>
                                <a:lnTo>
                                  <a:pt x="1004056" y="708140"/>
                                </a:lnTo>
                                <a:lnTo>
                                  <a:pt x="1004056" y="705905"/>
                                </a:lnTo>
                                <a:close/>
                              </a:path>
                              <a:path w="1065530" h="1002030">
                                <a:moveTo>
                                  <a:pt x="890059" y="705905"/>
                                </a:moveTo>
                                <a:lnTo>
                                  <a:pt x="890059" y="712509"/>
                                </a:lnTo>
                                <a:lnTo>
                                  <a:pt x="896650" y="712509"/>
                                </a:lnTo>
                                <a:lnTo>
                                  <a:pt x="896650" y="708140"/>
                                </a:lnTo>
                                <a:lnTo>
                                  <a:pt x="894466" y="708140"/>
                                </a:lnTo>
                                <a:lnTo>
                                  <a:pt x="894466" y="710325"/>
                                </a:lnTo>
                                <a:lnTo>
                                  <a:pt x="892281" y="710325"/>
                                </a:lnTo>
                                <a:lnTo>
                                  <a:pt x="892281" y="705905"/>
                                </a:lnTo>
                                <a:lnTo>
                                  <a:pt x="890059" y="705905"/>
                                </a:lnTo>
                                <a:close/>
                              </a:path>
                              <a:path w="1065530" h="1002030">
                                <a:moveTo>
                                  <a:pt x="883505" y="732258"/>
                                </a:moveTo>
                                <a:lnTo>
                                  <a:pt x="885690" y="732258"/>
                                </a:lnTo>
                                <a:lnTo>
                                  <a:pt x="885690" y="734443"/>
                                </a:lnTo>
                                <a:lnTo>
                                  <a:pt x="883505" y="734443"/>
                                </a:lnTo>
                                <a:lnTo>
                                  <a:pt x="883505" y="732258"/>
                                </a:lnTo>
                                <a:close/>
                              </a:path>
                              <a:path w="1065530" h="1002030">
                                <a:moveTo>
                                  <a:pt x="874730" y="756363"/>
                                </a:moveTo>
                                <a:lnTo>
                                  <a:pt x="876914" y="756363"/>
                                </a:lnTo>
                                <a:lnTo>
                                  <a:pt x="876914" y="758548"/>
                                </a:lnTo>
                                <a:lnTo>
                                  <a:pt x="874730" y="758548"/>
                                </a:lnTo>
                                <a:lnTo>
                                  <a:pt x="874730" y="756363"/>
                                </a:lnTo>
                                <a:close/>
                              </a:path>
                              <a:path w="1065530" h="1002030">
                                <a:moveTo>
                                  <a:pt x="223587" y="780468"/>
                                </a:moveTo>
                                <a:lnTo>
                                  <a:pt x="225823" y="780468"/>
                                </a:lnTo>
                                <a:lnTo>
                                  <a:pt x="225823" y="782653"/>
                                </a:lnTo>
                                <a:lnTo>
                                  <a:pt x="223587" y="782653"/>
                                </a:lnTo>
                                <a:lnTo>
                                  <a:pt x="223587" y="780468"/>
                                </a:lnTo>
                                <a:close/>
                              </a:path>
                              <a:path w="1065530" h="1002030">
                                <a:moveTo>
                                  <a:pt x="626973" y="859400"/>
                                </a:moveTo>
                                <a:lnTo>
                                  <a:pt x="626973" y="861585"/>
                                </a:lnTo>
                                <a:lnTo>
                                  <a:pt x="624789" y="861585"/>
                                </a:lnTo>
                                <a:lnTo>
                                  <a:pt x="624789" y="863769"/>
                                </a:lnTo>
                                <a:lnTo>
                                  <a:pt x="629208" y="863769"/>
                                </a:lnTo>
                                <a:lnTo>
                                  <a:pt x="629208" y="859400"/>
                                </a:lnTo>
                                <a:lnTo>
                                  <a:pt x="626973" y="859400"/>
                                </a:lnTo>
                                <a:close/>
                              </a:path>
                              <a:path w="1065530" h="1002030">
                                <a:moveTo>
                                  <a:pt x="673011" y="883518"/>
                                </a:moveTo>
                                <a:lnTo>
                                  <a:pt x="675247" y="883518"/>
                                </a:lnTo>
                                <a:lnTo>
                                  <a:pt x="675247" y="885703"/>
                                </a:lnTo>
                                <a:lnTo>
                                  <a:pt x="673011" y="885703"/>
                                </a:lnTo>
                                <a:lnTo>
                                  <a:pt x="673011" y="883518"/>
                                </a:lnTo>
                                <a:close/>
                              </a:path>
                              <a:path w="1065530" h="1002030">
                                <a:moveTo>
                                  <a:pt x="918583" y="883518"/>
                                </a:moveTo>
                                <a:lnTo>
                                  <a:pt x="920768" y="883518"/>
                                </a:lnTo>
                                <a:lnTo>
                                  <a:pt x="920768" y="885703"/>
                                </a:lnTo>
                                <a:lnTo>
                                  <a:pt x="918583" y="885703"/>
                                </a:lnTo>
                                <a:lnTo>
                                  <a:pt x="918583" y="883518"/>
                                </a:lnTo>
                                <a:close/>
                              </a:path>
                              <a:path w="1065530" h="1002030">
                                <a:moveTo>
                                  <a:pt x="907610" y="879149"/>
                                </a:moveTo>
                                <a:lnTo>
                                  <a:pt x="907610" y="881334"/>
                                </a:lnTo>
                                <a:lnTo>
                                  <a:pt x="898835" y="881334"/>
                                </a:lnTo>
                                <a:lnTo>
                                  <a:pt x="898835" y="883518"/>
                                </a:lnTo>
                                <a:lnTo>
                                  <a:pt x="896650" y="883518"/>
                                </a:lnTo>
                                <a:lnTo>
                                  <a:pt x="896650" y="881334"/>
                                </a:lnTo>
                                <a:lnTo>
                                  <a:pt x="885690" y="881334"/>
                                </a:lnTo>
                                <a:lnTo>
                                  <a:pt x="885690" y="883518"/>
                                </a:lnTo>
                                <a:lnTo>
                                  <a:pt x="883505" y="883518"/>
                                </a:lnTo>
                                <a:lnTo>
                                  <a:pt x="883505" y="885703"/>
                                </a:lnTo>
                                <a:lnTo>
                                  <a:pt x="881321" y="885703"/>
                                </a:lnTo>
                                <a:lnTo>
                                  <a:pt x="881321" y="887874"/>
                                </a:lnTo>
                                <a:lnTo>
                                  <a:pt x="870361" y="887874"/>
                                </a:lnTo>
                                <a:lnTo>
                                  <a:pt x="870361" y="892294"/>
                                </a:lnTo>
                                <a:lnTo>
                                  <a:pt x="872545" y="892294"/>
                                </a:lnTo>
                                <a:lnTo>
                                  <a:pt x="872545" y="894478"/>
                                </a:lnTo>
                                <a:lnTo>
                                  <a:pt x="870361" y="894478"/>
                                </a:lnTo>
                                <a:lnTo>
                                  <a:pt x="870361" y="896663"/>
                                </a:lnTo>
                                <a:lnTo>
                                  <a:pt x="868125" y="896663"/>
                                </a:lnTo>
                                <a:lnTo>
                                  <a:pt x="868125" y="898847"/>
                                </a:lnTo>
                                <a:lnTo>
                                  <a:pt x="865941" y="898847"/>
                                </a:lnTo>
                                <a:lnTo>
                                  <a:pt x="865941" y="901032"/>
                                </a:lnTo>
                                <a:lnTo>
                                  <a:pt x="863756" y="901032"/>
                                </a:lnTo>
                                <a:lnTo>
                                  <a:pt x="863756" y="903254"/>
                                </a:lnTo>
                                <a:lnTo>
                                  <a:pt x="859400" y="903254"/>
                                </a:lnTo>
                                <a:lnTo>
                                  <a:pt x="859400" y="907623"/>
                                </a:lnTo>
                                <a:lnTo>
                                  <a:pt x="863756" y="907623"/>
                                </a:lnTo>
                                <a:lnTo>
                                  <a:pt x="863756" y="905439"/>
                                </a:lnTo>
                                <a:lnTo>
                                  <a:pt x="872545" y="905439"/>
                                </a:lnTo>
                                <a:lnTo>
                                  <a:pt x="872545" y="907623"/>
                                </a:lnTo>
                                <a:lnTo>
                                  <a:pt x="874730" y="907623"/>
                                </a:lnTo>
                                <a:lnTo>
                                  <a:pt x="874730" y="909808"/>
                                </a:lnTo>
                                <a:lnTo>
                                  <a:pt x="881321" y="909808"/>
                                </a:lnTo>
                                <a:lnTo>
                                  <a:pt x="881321" y="905439"/>
                                </a:lnTo>
                                <a:lnTo>
                                  <a:pt x="883505" y="905439"/>
                                </a:lnTo>
                                <a:lnTo>
                                  <a:pt x="883505" y="901032"/>
                                </a:lnTo>
                                <a:lnTo>
                                  <a:pt x="885690" y="901032"/>
                                </a:lnTo>
                                <a:lnTo>
                                  <a:pt x="885690" y="905439"/>
                                </a:lnTo>
                                <a:lnTo>
                                  <a:pt x="887874" y="905439"/>
                                </a:lnTo>
                                <a:lnTo>
                                  <a:pt x="887874" y="903254"/>
                                </a:lnTo>
                                <a:lnTo>
                                  <a:pt x="890059" y="903254"/>
                                </a:lnTo>
                                <a:lnTo>
                                  <a:pt x="890059" y="901032"/>
                                </a:lnTo>
                                <a:lnTo>
                                  <a:pt x="896650" y="901032"/>
                                </a:lnTo>
                                <a:lnTo>
                                  <a:pt x="896650" y="898847"/>
                                </a:lnTo>
                                <a:lnTo>
                                  <a:pt x="898835" y="898847"/>
                                </a:lnTo>
                                <a:lnTo>
                                  <a:pt x="898835" y="901032"/>
                                </a:lnTo>
                                <a:lnTo>
                                  <a:pt x="905439" y="901032"/>
                                </a:lnTo>
                                <a:lnTo>
                                  <a:pt x="905439" y="896663"/>
                                </a:lnTo>
                                <a:lnTo>
                                  <a:pt x="907610" y="896663"/>
                                </a:lnTo>
                                <a:lnTo>
                                  <a:pt x="907610" y="898847"/>
                                </a:lnTo>
                                <a:lnTo>
                                  <a:pt x="911979" y="898847"/>
                                </a:lnTo>
                                <a:lnTo>
                                  <a:pt x="911979" y="894478"/>
                                </a:lnTo>
                                <a:lnTo>
                                  <a:pt x="905439" y="894478"/>
                                </a:lnTo>
                                <a:lnTo>
                                  <a:pt x="905439" y="892294"/>
                                </a:lnTo>
                                <a:lnTo>
                                  <a:pt x="907610" y="892294"/>
                                </a:lnTo>
                                <a:lnTo>
                                  <a:pt x="907610" y="890059"/>
                                </a:lnTo>
                                <a:lnTo>
                                  <a:pt x="909795" y="890059"/>
                                </a:lnTo>
                                <a:lnTo>
                                  <a:pt x="909795" y="887874"/>
                                </a:lnTo>
                                <a:lnTo>
                                  <a:pt x="914164" y="887874"/>
                                </a:lnTo>
                                <a:lnTo>
                                  <a:pt x="914164" y="885703"/>
                                </a:lnTo>
                                <a:lnTo>
                                  <a:pt x="916399" y="885703"/>
                                </a:lnTo>
                                <a:lnTo>
                                  <a:pt x="916399" y="883518"/>
                                </a:lnTo>
                                <a:lnTo>
                                  <a:pt x="914164" y="883518"/>
                                </a:lnTo>
                                <a:lnTo>
                                  <a:pt x="914164" y="881334"/>
                                </a:lnTo>
                                <a:lnTo>
                                  <a:pt x="911979" y="881334"/>
                                </a:lnTo>
                                <a:lnTo>
                                  <a:pt x="911979" y="879149"/>
                                </a:lnTo>
                                <a:lnTo>
                                  <a:pt x="907610" y="879149"/>
                                </a:lnTo>
                                <a:close/>
                              </a:path>
                              <a:path w="1065530" h="1002030">
                                <a:moveTo>
                                  <a:pt x="874730" y="896663"/>
                                </a:moveTo>
                                <a:lnTo>
                                  <a:pt x="876914" y="896663"/>
                                </a:lnTo>
                                <a:lnTo>
                                  <a:pt x="876914" y="901032"/>
                                </a:lnTo>
                                <a:lnTo>
                                  <a:pt x="874730" y="901032"/>
                                </a:lnTo>
                                <a:lnTo>
                                  <a:pt x="874730" y="896663"/>
                                </a:lnTo>
                                <a:close/>
                              </a:path>
                              <a:path w="1065530" h="1002030">
                                <a:moveTo>
                                  <a:pt x="0" y="944886"/>
                                </a:moveTo>
                                <a:lnTo>
                                  <a:pt x="2184" y="944886"/>
                                </a:lnTo>
                                <a:lnTo>
                                  <a:pt x="2184" y="947070"/>
                                </a:lnTo>
                                <a:lnTo>
                                  <a:pt x="0" y="947070"/>
                                </a:lnTo>
                                <a:lnTo>
                                  <a:pt x="0" y="944886"/>
                                </a:lnTo>
                                <a:close/>
                              </a:path>
                              <a:path w="1065530" h="1002030">
                                <a:moveTo>
                                  <a:pt x="850612" y="947070"/>
                                </a:moveTo>
                                <a:lnTo>
                                  <a:pt x="850612" y="951477"/>
                                </a:lnTo>
                                <a:lnTo>
                                  <a:pt x="852796" y="951477"/>
                                </a:lnTo>
                                <a:lnTo>
                                  <a:pt x="852796" y="949293"/>
                                </a:lnTo>
                                <a:lnTo>
                                  <a:pt x="854981" y="949293"/>
                                </a:lnTo>
                                <a:lnTo>
                                  <a:pt x="854981" y="947070"/>
                                </a:lnTo>
                                <a:lnTo>
                                  <a:pt x="850612" y="947070"/>
                                </a:lnTo>
                                <a:close/>
                              </a:path>
                              <a:path w="1065530" h="1002030">
                                <a:moveTo>
                                  <a:pt x="773864" y="971226"/>
                                </a:moveTo>
                                <a:lnTo>
                                  <a:pt x="773864" y="973410"/>
                                </a:lnTo>
                                <a:lnTo>
                                  <a:pt x="771680" y="973410"/>
                                </a:lnTo>
                                <a:lnTo>
                                  <a:pt x="771680" y="975595"/>
                                </a:lnTo>
                                <a:lnTo>
                                  <a:pt x="773864" y="975595"/>
                                </a:lnTo>
                                <a:lnTo>
                                  <a:pt x="773864" y="977779"/>
                                </a:lnTo>
                                <a:lnTo>
                                  <a:pt x="782653" y="977779"/>
                                </a:lnTo>
                                <a:lnTo>
                                  <a:pt x="782653" y="979951"/>
                                </a:lnTo>
                                <a:lnTo>
                                  <a:pt x="787009" y="979951"/>
                                </a:lnTo>
                                <a:lnTo>
                                  <a:pt x="787009" y="975595"/>
                                </a:lnTo>
                                <a:lnTo>
                                  <a:pt x="784837" y="975595"/>
                                </a:lnTo>
                                <a:lnTo>
                                  <a:pt x="784837" y="973410"/>
                                </a:lnTo>
                                <a:lnTo>
                                  <a:pt x="778284" y="973410"/>
                                </a:lnTo>
                                <a:lnTo>
                                  <a:pt x="778284" y="975595"/>
                                </a:lnTo>
                                <a:lnTo>
                                  <a:pt x="776049" y="975595"/>
                                </a:lnTo>
                                <a:lnTo>
                                  <a:pt x="776049" y="971226"/>
                                </a:lnTo>
                                <a:lnTo>
                                  <a:pt x="773864" y="971226"/>
                                </a:lnTo>
                                <a:close/>
                              </a:path>
                              <a:path w="1065530" h="1002030">
                                <a:moveTo>
                                  <a:pt x="787009" y="979951"/>
                                </a:moveTo>
                                <a:lnTo>
                                  <a:pt x="791429" y="979951"/>
                                </a:lnTo>
                                <a:lnTo>
                                  <a:pt x="791429" y="982136"/>
                                </a:lnTo>
                                <a:lnTo>
                                  <a:pt x="787009" y="982136"/>
                                </a:lnTo>
                                <a:lnTo>
                                  <a:pt x="787009" y="979951"/>
                                </a:lnTo>
                                <a:close/>
                              </a:path>
                              <a:path w="1065530" h="1002030">
                                <a:moveTo>
                                  <a:pt x="800204" y="984371"/>
                                </a:moveTo>
                                <a:lnTo>
                                  <a:pt x="804573" y="984371"/>
                                </a:lnTo>
                                <a:lnTo>
                                  <a:pt x="804573" y="986555"/>
                                </a:lnTo>
                                <a:lnTo>
                                  <a:pt x="800204" y="986555"/>
                                </a:lnTo>
                                <a:lnTo>
                                  <a:pt x="800204" y="984371"/>
                                </a:lnTo>
                                <a:close/>
                              </a:path>
                              <a:path w="1065530" h="1002030">
                                <a:moveTo>
                                  <a:pt x="765088" y="988740"/>
                                </a:moveTo>
                                <a:lnTo>
                                  <a:pt x="765088" y="993109"/>
                                </a:lnTo>
                                <a:lnTo>
                                  <a:pt x="756350" y="993109"/>
                                </a:lnTo>
                                <a:lnTo>
                                  <a:pt x="756350" y="995331"/>
                                </a:lnTo>
                                <a:lnTo>
                                  <a:pt x="760719" y="995331"/>
                                </a:lnTo>
                                <a:lnTo>
                                  <a:pt x="760719" y="999700"/>
                                </a:lnTo>
                                <a:lnTo>
                                  <a:pt x="765088" y="999700"/>
                                </a:lnTo>
                                <a:lnTo>
                                  <a:pt x="765088" y="997516"/>
                                </a:lnTo>
                                <a:lnTo>
                                  <a:pt x="769495" y="997516"/>
                                </a:lnTo>
                                <a:lnTo>
                                  <a:pt x="769495" y="999700"/>
                                </a:lnTo>
                                <a:lnTo>
                                  <a:pt x="776049" y="999700"/>
                                </a:lnTo>
                                <a:lnTo>
                                  <a:pt x="776049" y="1001884"/>
                                </a:lnTo>
                                <a:lnTo>
                                  <a:pt x="780468" y="1001884"/>
                                </a:lnTo>
                                <a:lnTo>
                                  <a:pt x="780468" y="999700"/>
                                </a:lnTo>
                                <a:lnTo>
                                  <a:pt x="782653" y="999700"/>
                                </a:lnTo>
                                <a:lnTo>
                                  <a:pt x="782653" y="997516"/>
                                </a:lnTo>
                                <a:lnTo>
                                  <a:pt x="787009" y="997516"/>
                                </a:lnTo>
                                <a:lnTo>
                                  <a:pt x="787009" y="995331"/>
                                </a:lnTo>
                                <a:lnTo>
                                  <a:pt x="782653" y="995331"/>
                                </a:lnTo>
                                <a:lnTo>
                                  <a:pt x="782653" y="993109"/>
                                </a:lnTo>
                                <a:lnTo>
                                  <a:pt x="773864" y="993109"/>
                                </a:lnTo>
                                <a:lnTo>
                                  <a:pt x="773864" y="990924"/>
                                </a:lnTo>
                                <a:lnTo>
                                  <a:pt x="769495" y="990924"/>
                                </a:lnTo>
                                <a:lnTo>
                                  <a:pt x="769495" y="988740"/>
                                </a:lnTo>
                                <a:lnTo>
                                  <a:pt x="765088" y="988740"/>
                                </a:lnTo>
                                <a:close/>
                              </a:path>
                            </a:pathLst>
                          </a:custGeom>
                          <a:ln w="2710">
                            <a:solidFill>
                              <a:srgbClr val="666666"/>
                            </a:solidFill>
                            <a:prstDash val="solid"/>
                          </a:ln>
                        </wps:spPr>
                        <wps:bodyPr wrap="square" lIns="0" tIns="0" rIns="0" bIns="0" rtlCol="0">
                          <a:prstTxWarp prst="textNoShape">
                            <a:avLst/>
                          </a:prstTxWarp>
                          <a:noAutofit/>
                        </wps:bodyPr>
                      </wps:wsp>
                      <wps:wsp>
                        <wps:cNvPr id="79" name="Graphic 79"/>
                        <wps:cNvSpPr/>
                        <wps:spPr>
                          <a:xfrm>
                            <a:off x="2266639" y="1308573"/>
                            <a:ext cx="1205865" cy="1118235"/>
                          </a:xfrm>
                          <a:custGeom>
                            <a:avLst/>
                            <a:gdLst/>
                            <a:ahLst/>
                            <a:cxnLst/>
                            <a:rect l="l" t="t" r="r" b="b"/>
                            <a:pathLst>
                              <a:path w="1205865" h="1118235">
                                <a:moveTo>
                                  <a:pt x="282834" y="0"/>
                                </a:moveTo>
                                <a:lnTo>
                                  <a:pt x="287203" y="0"/>
                                </a:lnTo>
                                <a:lnTo>
                                  <a:pt x="287203" y="4368"/>
                                </a:lnTo>
                                <a:lnTo>
                                  <a:pt x="285019" y="4368"/>
                                </a:lnTo>
                                <a:lnTo>
                                  <a:pt x="285019" y="2184"/>
                                </a:lnTo>
                                <a:lnTo>
                                  <a:pt x="282834" y="2184"/>
                                </a:lnTo>
                                <a:lnTo>
                                  <a:pt x="282834" y="0"/>
                                </a:lnTo>
                              </a:path>
                              <a:path w="1205865" h="1118235">
                                <a:moveTo>
                                  <a:pt x="657682" y="2184"/>
                                </a:moveTo>
                                <a:lnTo>
                                  <a:pt x="659917" y="2184"/>
                                </a:lnTo>
                                <a:lnTo>
                                  <a:pt x="659917" y="10960"/>
                                </a:lnTo>
                                <a:lnTo>
                                  <a:pt x="657682" y="10960"/>
                                </a:lnTo>
                                <a:lnTo>
                                  <a:pt x="657682" y="13144"/>
                                </a:lnTo>
                                <a:lnTo>
                                  <a:pt x="659917" y="13144"/>
                                </a:lnTo>
                                <a:lnTo>
                                  <a:pt x="659917" y="15329"/>
                                </a:lnTo>
                                <a:lnTo>
                                  <a:pt x="657682" y="15329"/>
                                </a:lnTo>
                                <a:lnTo>
                                  <a:pt x="657682" y="17513"/>
                                </a:lnTo>
                                <a:lnTo>
                                  <a:pt x="662102" y="17513"/>
                                </a:lnTo>
                                <a:lnTo>
                                  <a:pt x="662102" y="10960"/>
                                </a:lnTo>
                                <a:lnTo>
                                  <a:pt x="664286" y="10960"/>
                                </a:lnTo>
                                <a:lnTo>
                                  <a:pt x="664286" y="8737"/>
                                </a:lnTo>
                                <a:lnTo>
                                  <a:pt x="662102" y="8737"/>
                                </a:lnTo>
                                <a:lnTo>
                                  <a:pt x="662102" y="6553"/>
                                </a:lnTo>
                                <a:lnTo>
                                  <a:pt x="668655" y="6553"/>
                                </a:lnTo>
                                <a:lnTo>
                                  <a:pt x="668655" y="8737"/>
                                </a:lnTo>
                                <a:lnTo>
                                  <a:pt x="673062" y="8737"/>
                                </a:lnTo>
                                <a:lnTo>
                                  <a:pt x="673062" y="6553"/>
                                </a:lnTo>
                                <a:lnTo>
                                  <a:pt x="675247" y="6553"/>
                                </a:lnTo>
                                <a:lnTo>
                                  <a:pt x="675247" y="8737"/>
                                </a:lnTo>
                                <a:lnTo>
                                  <a:pt x="679616" y="8737"/>
                                </a:lnTo>
                                <a:lnTo>
                                  <a:pt x="679616" y="10960"/>
                                </a:lnTo>
                                <a:lnTo>
                                  <a:pt x="686207" y="10960"/>
                                </a:lnTo>
                                <a:lnTo>
                                  <a:pt x="686207" y="13144"/>
                                </a:lnTo>
                                <a:lnTo>
                                  <a:pt x="690576" y="13144"/>
                                </a:lnTo>
                                <a:lnTo>
                                  <a:pt x="690576" y="15329"/>
                                </a:lnTo>
                                <a:lnTo>
                                  <a:pt x="688391" y="15329"/>
                                </a:lnTo>
                                <a:lnTo>
                                  <a:pt x="688391" y="19698"/>
                                </a:lnTo>
                                <a:lnTo>
                                  <a:pt x="684035" y="19698"/>
                                </a:lnTo>
                                <a:lnTo>
                                  <a:pt x="684035" y="21933"/>
                                </a:lnTo>
                                <a:lnTo>
                                  <a:pt x="686207" y="21933"/>
                                </a:lnTo>
                                <a:lnTo>
                                  <a:pt x="686207" y="24105"/>
                                </a:lnTo>
                                <a:lnTo>
                                  <a:pt x="684035" y="24105"/>
                                </a:lnTo>
                                <a:lnTo>
                                  <a:pt x="684035" y="28473"/>
                                </a:lnTo>
                                <a:lnTo>
                                  <a:pt x="681800" y="28473"/>
                                </a:lnTo>
                                <a:lnTo>
                                  <a:pt x="681800" y="30658"/>
                                </a:lnTo>
                                <a:lnTo>
                                  <a:pt x="679616" y="30658"/>
                                </a:lnTo>
                                <a:lnTo>
                                  <a:pt x="679616" y="32893"/>
                                </a:lnTo>
                                <a:lnTo>
                                  <a:pt x="681800" y="32893"/>
                                </a:lnTo>
                                <a:lnTo>
                                  <a:pt x="681800" y="37262"/>
                                </a:lnTo>
                                <a:lnTo>
                                  <a:pt x="686207" y="37262"/>
                                </a:lnTo>
                                <a:lnTo>
                                  <a:pt x="686207" y="35078"/>
                                </a:lnTo>
                                <a:lnTo>
                                  <a:pt x="684035" y="35078"/>
                                </a:lnTo>
                                <a:lnTo>
                                  <a:pt x="684035" y="32893"/>
                                </a:lnTo>
                                <a:lnTo>
                                  <a:pt x="690576" y="32893"/>
                                </a:lnTo>
                                <a:lnTo>
                                  <a:pt x="690576" y="30658"/>
                                </a:lnTo>
                                <a:lnTo>
                                  <a:pt x="694996" y="30658"/>
                                </a:lnTo>
                                <a:lnTo>
                                  <a:pt x="694996" y="32893"/>
                                </a:lnTo>
                                <a:lnTo>
                                  <a:pt x="701549" y="32893"/>
                                </a:lnTo>
                                <a:lnTo>
                                  <a:pt x="701549" y="35078"/>
                                </a:lnTo>
                                <a:lnTo>
                                  <a:pt x="703721" y="35078"/>
                                </a:lnTo>
                                <a:lnTo>
                                  <a:pt x="703721" y="30658"/>
                                </a:lnTo>
                                <a:lnTo>
                                  <a:pt x="705956" y="30658"/>
                                </a:lnTo>
                                <a:lnTo>
                                  <a:pt x="705956" y="26289"/>
                                </a:lnTo>
                                <a:lnTo>
                                  <a:pt x="710325" y="26289"/>
                                </a:lnTo>
                                <a:lnTo>
                                  <a:pt x="710325" y="24105"/>
                                </a:lnTo>
                                <a:lnTo>
                                  <a:pt x="712509" y="24105"/>
                                </a:lnTo>
                                <a:lnTo>
                                  <a:pt x="712509" y="26289"/>
                                </a:lnTo>
                                <a:lnTo>
                                  <a:pt x="716916" y="26289"/>
                                </a:lnTo>
                                <a:lnTo>
                                  <a:pt x="716916" y="30658"/>
                                </a:lnTo>
                                <a:lnTo>
                                  <a:pt x="710325" y="30658"/>
                                </a:lnTo>
                                <a:lnTo>
                                  <a:pt x="710325" y="32893"/>
                                </a:lnTo>
                                <a:lnTo>
                                  <a:pt x="712509" y="32893"/>
                                </a:lnTo>
                                <a:lnTo>
                                  <a:pt x="712509" y="37262"/>
                                </a:lnTo>
                                <a:lnTo>
                                  <a:pt x="716916" y="37262"/>
                                </a:lnTo>
                                <a:lnTo>
                                  <a:pt x="716916" y="35078"/>
                                </a:lnTo>
                                <a:lnTo>
                                  <a:pt x="719101" y="35078"/>
                                </a:lnTo>
                                <a:lnTo>
                                  <a:pt x="719101" y="37262"/>
                                </a:lnTo>
                                <a:lnTo>
                                  <a:pt x="723469" y="37262"/>
                                </a:lnTo>
                                <a:lnTo>
                                  <a:pt x="723469" y="39434"/>
                                </a:lnTo>
                                <a:lnTo>
                                  <a:pt x="727838" y="39434"/>
                                </a:lnTo>
                                <a:lnTo>
                                  <a:pt x="727838" y="35078"/>
                                </a:lnTo>
                                <a:lnTo>
                                  <a:pt x="732245" y="35078"/>
                                </a:lnTo>
                                <a:lnTo>
                                  <a:pt x="732245" y="32893"/>
                                </a:lnTo>
                                <a:lnTo>
                                  <a:pt x="736614" y="32893"/>
                                </a:lnTo>
                                <a:lnTo>
                                  <a:pt x="736614" y="35078"/>
                                </a:lnTo>
                                <a:lnTo>
                                  <a:pt x="741034" y="35078"/>
                                </a:lnTo>
                                <a:lnTo>
                                  <a:pt x="741034" y="32893"/>
                                </a:lnTo>
                                <a:lnTo>
                                  <a:pt x="743218" y="32893"/>
                                </a:lnTo>
                                <a:lnTo>
                                  <a:pt x="743218" y="35078"/>
                                </a:lnTo>
                                <a:lnTo>
                                  <a:pt x="747587" y="35078"/>
                                </a:lnTo>
                                <a:lnTo>
                                  <a:pt x="747587" y="30658"/>
                                </a:lnTo>
                                <a:lnTo>
                                  <a:pt x="749759" y="30658"/>
                                </a:lnTo>
                                <a:lnTo>
                                  <a:pt x="749759" y="32893"/>
                                </a:lnTo>
                                <a:lnTo>
                                  <a:pt x="754179" y="32893"/>
                                </a:lnTo>
                                <a:lnTo>
                                  <a:pt x="754179" y="30658"/>
                                </a:lnTo>
                                <a:lnTo>
                                  <a:pt x="756363" y="30658"/>
                                </a:lnTo>
                                <a:lnTo>
                                  <a:pt x="756363" y="32893"/>
                                </a:lnTo>
                                <a:lnTo>
                                  <a:pt x="762955" y="32893"/>
                                </a:lnTo>
                                <a:lnTo>
                                  <a:pt x="762955" y="35078"/>
                                </a:lnTo>
                                <a:lnTo>
                                  <a:pt x="767323" y="35078"/>
                                </a:lnTo>
                                <a:lnTo>
                                  <a:pt x="767323" y="37262"/>
                                </a:lnTo>
                                <a:lnTo>
                                  <a:pt x="769508" y="37262"/>
                                </a:lnTo>
                                <a:lnTo>
                                  <a:pt x="769508" y="35078"/>
                                </a:lnTo>
                                <a:lnTo>
                                  <a:pt x="771692" y="35078"/>
                                </a:lnTo>
                                <a:lnTo>
                                  <a:pt x="771692" y="37262"/>
                                </a:lnTo>
                                <a:lnTo>
                                  <a:pt x="778284" y="37262"/>
                                </a:lnTo>
                                <a:lnTo>
                                  <a:pt x="778284" y="39434"/>
                                </a:lnTo>
                                <a:lnTo>
                                  <a:pt x="780468" y="39434"/>
                                </a:lnTo>
                                <a:lnTo>
                                  <a:pt x="780468" y="37262"/>
                                </a:lnTo>
                                <a:lnTo>
                                  <a:pt x="782653" y="37262"/>
                                </a:lnTo>
                                <a:lnTo>
                                  <a:pt x="782653" y="39434"/>
                                </a:lnTo>
                                <a:lnTo>
                                  <a:pt x="784837" y="39434"/>
                                </a:lnTo>
                                <a:lnTo>
                                  <a:pt x="784837" y="41618"/>
                                </a:lnTo>
                                <a:lnTo>
                                  <a:pt x="789257" y="41618"/>
                                </a:lnTo>
                                <a:lnTo>
                                  <a:pt x="789257" y="43803"/>
                                </a:lnTo>
                                <a:lnTo>
                                  <a:pt x="793626" y="43803"/>
                                </a:lnTo>
                                <a:lnTo>
                                  <a:pt x="793626" y="41618"/>
                                </a:lnTo>
                                <a:lnTo>
                                  <a:pt x="795797" y="41618"/>
                                </a:lnTo>
                                <a:lnTo>
                                  <a:pt x="795797" y="43803"/>
                                </a:lnTo>
                                <a:lnTo>
                                  <a:pt x="800217" y="43803"/>
                                </a:lnTo>
                                <a:lnTo>
                                  <a:pt x="800217" y="46038"/>
                                </a:lnTo>
                                <a:lnTo>
                                  <a:pt x="804586" y="46038"/>
                                </a:lnTo>
                                <a:lnTo>
                                  <a:pt x="804586" y="48222"/>
                                </a:lnTo>
                                <a:lnTo>
                                  <a:pt x="806770" y="48222"/>
                                </a:lnTo>
                                <a:lnTo>
                                  <a:pt x="806770" y="46038"/>
                                </a:lnTo>
                                <a:lnTo>
                                  <a:pt x="811177" y="46038"/>
                                </a:lnTo>
                                <a:lnTo>
                                  <a:pt x="811177" y="48222"/>
                                </a:lnTo>
                                <a:lnTo>
                                  <a:pt x="813362" y="48222"/>
                                </a:lnTo>
                                <a:lnTo>
                                  <a:pt x="813362" y="50407"/>
                                </a:lnTo>
                                <a:lnTo>
                                  <a:pt x="815546" y="50407"/>
                                </a:lnTo>
                                <a:lnTo>
                                  <a:pt x="815546" y="54776"/>
                                </a:lnTo>
                                <a:lnTo>
                                  <a:pt x="817731" y="54776"/>
                                </a:lnTo>
                                <a:lnTo>
                                  <a:pt x="817731" y="59183"/>
                                </a:lnTo>
                                <a:lnTo>
                                  <a:pt x="819915" y="59183"/>
                                </a:lnTo>
                                <a:lnTo>
                                  <a:pt x="819915" y="61367"/>
                                </a:lnTo>
                                <a:lnTo>
                                  <a:pt x="822150" y="61367"/>
                                </a:lnTo>
                                <a:lnTo>
                                  <a:pt x="822150" y="65736"/>
                                </a:lnTo>
                                <a:lnTo>
                                  <a:pt x="824322" y="65736"/>
                                </a:lnTo>
                                <a:lnTo>
                                  <a:pt x="824322" y="70143"/>
                                </a:lnTo>
                                <a:lnTo>
                                  <a:pt x="826507" y="70143"/>
                                </a:lnTo>
                                <a:lnTo>
                                  <a:pt x="826507" y="74512"/>
                                </a:lnTo>
                                <a:lnTo>
                                  <a:pt x="828691" y="74512"/>
                                </a:lnTo>
                                <a:lnTo>
                                  <a:pt x="828691" y="78932"/>
                                </a:lnTo>
                                <a:lnTo>
                                  <a:pt x="830876" y="78932"/>
                                </a:lnTo>
                                <a:lnTo>
                                  <a:pt x="830876" y="83300"/>
                                </a:lnTo>
                                <a:lnTo>
                                  <a:pt x="833111" y="83300"/>
                                </a:lnTo>
                                <a:lnTo>
                                  <a:pt x="833111" y="87657"/>
                                </a:lnTo>
                                <a:lnTo>
                                  <a:pt x="835295" y="87657"/>
                                </a:lnTo>
                                <a:lnTo>
                                  <a:pt x="835295" y="94261"/>
                                </a:lnTo>
                                <a:lnTo>
                                  <a:pt x="837480" y="94261"/>
                                </a:lnTo>
                                <a:lnTo>
                                  <a:pt x="837480" y="96445"/>
                                </a:lnTo>
                                <a:lnTo>
                                  <a:pt x="833111" y="96445"/>
                                </a:lnTo>
                                <a:lnTo>
                                  <a:pt x="833111" y="98630"/>
                                </a:lnTo>
                                <a:lnTo>
                                  <a:pt x="830876" y="98630"/>
                                </a:lnTo>
                                <a:lnTo>
                                  <a:pt x="830876" y="103037"/>
                                </a:lnTo>
                                <a:lnTo>
                                  <a:pt x="828691" y="103037"/>
                                </a:lnTo>
                                <a:lnTo>
                                  <a:pt x="828691" y="107406"/>
                                </a:lnTo>
                                <a:lnTo>
                                  <a:pt x="824322" y="107406"/>
                                </a:lnTo>
                                <a:lnTo>
                                  <a:pt x="824322" y="109590"/>
                                </a:lnTo>
                                <a:lnTo>
                                  <a:pt x="817731" y="109590"/>
                                </a:lnTo>
                                <a:lnTo>
                                  <a:pt x="817731" y="111774"/>
                                </a:lnTo>
                                <a:lnTo>
                                  <a:pt x="815546" y="111774"/>
                                </a:lnTo>
                                <a:lnTo>
                                  <a:pt x="815546" y="109590"/>
                                </a:lnTo>
                                <a:lnTo>
                                  <a:pt x="811177" y="109590"/>
                                </a:lnTo>
                                <a:lnTo>
                                  <a:pt x="811177" y="111774"/>
                                </a:lnTo>
                                <a:lnTo>
                                  <a:pt x="806770" y="111774"/>
                                </a:lnTo>
                                <a:lnTo>
                                  <a:pt x="806770" y="109590"/>
                                </a:lnTo>
                                <a:lnTo>
                                  <a:pt x="802402" y="109590"/>
                                </a:lnTo>
                                <a:lnTo>
                                  <a:pt x="802402" y="111774"/>
                                </a:lnTo>
                                <a:lnTo>
                                  <a:pt x="798033" y="111774"/>
                                </a:lnTo>
                                <a:lnTo>
                                  <a:pt x="798033" y="114010"/>
                                </a:lnTo>
                                <a:lnTo>
                                  <a:pt x="795797" y="114010"/>
                                </a:lnTo>
                                <a:lnTo>
                                  <a:pt x="795797" y="111774"/>
                                </a:lnTo>
                                <a:lnTo>
                                  <a:pt x="789257" y="111774"/>
                                </a:lnTo>
                                <a:lnTo>
                                  <a:pt x="789257" y="114010"/>
                                </a:lnTo>
                                <a:lnTo>
                                  <a:pt x="784837" y="114010"/>
                                </a:lnTo>
                                <a:lnTo>
                                  <a:pt x="784837" y="111774"/>
                                </a:lnTo>
                                <a:lnTo>
                                  <a:pt x="780468" y="111774"/>
                                </a:lnTo>
                                <a:lnTo>
                                  <a:pt x="780468" y="114010"/>
                                </a:lnTo>
                                <a:lnTo>
                                  <a:pt x="778284" y="114010"/>
                                </a:lnTo>
                                <a:lnTo>
                                  <a:pt x="778284" y="109590"/>
                                </a:lnTo>
                                <a:lnTo>
                                  <a:pt x="776112" y="109590"/>
                                </a:lnTo>
                                <a:lnTo>
                                  <a:pt x="776112" y="111774"/>
                                </a:lnTo>
                                <a:lnTo>
                                  <a:pt x="771692" y="111774"/>
                                </a:lnTo>
                                <a:lnTo>
                                  <a:pt x="771692" y="114010"/>
                                </a:lnTo>
                                <a:lnTo>
                                  <a:pt x="767323" y="114010"/>
                                </a:lnTo>
                                <a:lnTo>
                                  <a:pt x="767323" y="111774"/>
                                </a:lnTo>
                                <a:lnTo>
                                  <a:pt x="765139" y="111774"/>
                                </a:lnTo>
                                <a:lnTo>
                                  <a:pt x="765139" y="109590"/>
                                </a:lnTo>
                                <a:lnTo>
                                  <a:pt x="758548" y="109590"/>
                                </a:lnTo>
                                <a:lnTo>
                                  <a:pt x="758548" y="111774"/>
                                </a:lnTo>
                                <a:lnTo>
                                  <a:pt x="751994" y="111774"/>
                                </a:lnTo>
                                <a:lnTo>
                                  <a:pt x="751994" y="109590"/>
                                </a:lnTo>
                                <a:lnTo>
                                  <a:pt x="749759" y="109590"/>
                                </a:lnTo>
                                <a:lnTo>
                                  <a:pt x="749759" y="107406"/>
                                </a:lnTo>
                                <a:lnTo>
                                  <a:pt x="745403" y="107406"/>
                                </a:lnTo>
                                <a:lnTo>
                                  <a:pt x="745403" y="103037"/>
                                </a:lnTo>
                                <a:lnTo>
                                  <a:pt x="741034" y="103037"/>
                                </a:lnTo>
                                <a:lnTo>
                                  <a:pt x="741034" y="105221"/>
                                </a:lnTo>
                                <a:lnTo>
                                  <a:pt x="738799" y="105221"/>
                                </a:lnTo>
                                <a:lnTo>
                                  <a:pt x="738799" y="107406"/>
                                </a:lnTo>
                                <a:lnTo>
                                  <a:pt x="741034" y="107406"/>
                                </a:lnTo>
                                <a:lnTo>
                                  <a:pt x="741034" y="109590"/>
                                </a:lnTo>
                                <a:lnTo>
                                  <a:pt x="743218" y="109590"/>
                                </a:lnTo>
                                <a:lnTo>
                                  <a:pt x="743218" y="111774"/>
                                </a:lnTo>
                                <a:lnTo>
                                  <a:pt x="747587" y="111774"/>
                                </a:lnTo>
                                <a:lnTo>
                                  <a:pt x="747587" y="114010"/>
                                </a:lnTo>
                                <a:lnTo>
                                  <a:pt x="751994" y="114010"/>
                                </a:lnTo>
                                <a:lnTo>
                                  <a:pt x="751994" y="122735"/>
                                </a:lnTo>
                                <a:lnTo>
                                  <a:pt x="754179" y="122735"/>
                                </a:lnTo>
                                <a:lnTo>
                                  <a:pt x="754179" y="118366"/>
                                </a:lnTo>
                                <a:lnTo>
                                  <a:pt x="756363" y="118366"/>
                                </a:lnTo>
                                <a:lnTo>
                                  <a:pt x="756363" y="120550"/>
                                </a:lnTo>
                                <a:lnTo>
                                  <a:pt x="758548" y="120550"/>
                                </a:lnTo>
                                <a:lnTo>
                                  <a:pt x="758548" y="122735"/>
                                </a:lnTo>
                                <a:lnTo>
                                  <a:pt x="760732" y="122735"/>
                                </a:lnTo>
                                <a:lnTo>
                                  <a:pt x="760732" y="127154"/>
                                </a:lnTo>
                                <a:lnTo>
                                  <a:pt x="758548" y="127154"/>
                                </a:lnTo>
                                <a:lnTo>
                                  <a:pt x="758548" y="129339"/>
                                </a:lnTo>
                                <a:lnTo>
                                  <a:pt x="762955" y="129339"/>
                                </a:lnTo>
                                <a:lnTo>
                                  <a:pt x="762955" y="124970"/>
                                </a:lnTo>
                                <a:lnTo>
                                  <a:pt x="769508" y="124970"/>
                                </a:lnTo>
                                <a:lnTo>
                                  <a:pt x="769508" y="122735"/>
                                </a:lnTo>
                                <a:lnTo>
                                  <a:pt x="771692" y="122735"/>
                                </a:lnTo>
                                <a:lnTo>
                                  <a:pt x="771692" y="124970"/>
                                </a:lnTo>
                                <a:lnTo>
                                  <a:pt x="773877" y="124970"/>
                                </a:lnTo>
                                <a:lnTo>
                                  <a:pt x="773877" y="127154"/>
                                </a:lnTo>
                                <a:lnTo>
                                  <a:pt x="780468" y="127154"/>
                                </a:lnTo>
                                <a:lnTo>
                                  <a:pt x="780468" y="129339"/>
                                </a:lnTo>
                                <a:lnTo>
                                  <a:pt x="778284" y="129339"/>
                                </a:lnTo>
                                <a:lnTo>
                                  <a:pt x="778284" y="131511"/>
                                </a:lnTo>
                                <a:lnTo>
                                  <a:pt x="782653" y="131511"/>
                                </a:lnTo>
                                <a:lnTo>
                                  <a:pt x="782653" y="135930"/>
                                </a:lnTo>
                                <a:lnTo>
                                  <a:pt x="780468" y="135930"/>
                                </a:lnTo>
                                <a:lnTo>
                                  <a:pt x="780468" y="138115"/>
                                </a:lnTo>
                                <a:lnTo>
                                  <a:pt x="784837" y="138115"/>
                                </a:lnTo>
                                <a:lnTo>
                                  <a:pt x="784837" y="142484"/>
                                </a:lnTo>
                                <a:lnTo>
                                  <a:pt x="782653" y="142484"/>
                                </a:lnTo>
                                <a:lnTo>
                                  <a:pt x="782653" y="149075"/>
                                </a:lnTo>
                                <a:lnTo>
                                  <a:pt x="784837" y="149075"/>
                                </a:lnTo>
                                <a:lnTo>
                                  <a:pt x="784837" y="151260"/>
                                </a:lnTo>
                                <a:lnTo>
                                  <a:pt x="787072" y="151260"/>
                                </a:lnTo>
                                <a:lnTo>
                                  <a:pt x="787072" y="153444"/>
                                </a:lnTo>
                                <a:lnTo>
                                  <a:pt x="789257" y="153444"/>
                                </a:lnTo>
                                <a:lnTo>
                                  <a:pt x="789257" y="157813"/>
                                </a:lnTo>
                                <a:lnTo>
                                  <a:pt x="791441" y="157813"/>
                                </a:lnTo>
                                <a:lnTo>
                                  <a:pt x="791441" y="160048"/>
                                </a:lnTo>
                                <a:lnTo>
                                  <a:pt x="793626" y="160048"/>
                                </a:lnTo>
                                <a:lnTo>
                                  <a:pt x="793626" y="162220"/>
                                </a:lnTo>
                                <a:lnTo>
                                  <a:pt x="795797" y="162220"/>
                                </a:lnTo>
                                <a:lnTo>
                                  <a:pt x="795797" y="166589"/>
                                </a:lnTo>
                                <a:lnTo>
                                  <a:pt x="798033" y="166589"/>
                                </a:lnTo>
                                <a:lnTo>
                                  <a:pt x="798033" y="168773"/>
                                </a:lnTo>
                                <a:lnTo>
                                  <a:pt x="800217" y="168773"/>
                                </a:lnTo>
                                <a:lnTo>
                                  <a:pt x="800217" y="171008"/>
                                </a:lnTo>
                                <a:lnTo>
                                  <a:pt x="802402" y="171008"/>
                                </a:lnTo>
                                <a:lnTo>
                                  <a:pt x="802402" y="173193"/>
                                </a:lnTo>
                                <a:lnTo>
                                  <a:pt x="808993" y="173193"/>
                                </a:lnTo>
                                <a:lnTo>
                                  <a:pt x="808993" y="171008"/>
                                </a:lnTo>
                                <a:lnTo>
                                  <a:pt x="813362" y="171008"/>
                                </a:lnTo>
                                <a:lnTo>
                                  <a:pt x="813362" y="173193"/>
                                </a:lnTo>
                                <a:lnTo>
                                  <a:pt x="817731" y="173193"/>
                                </a:lnTo>
                                <a:lnTo>
                                  <a:pt x="817731" y="175377"/>
                                </a:lnTo>
                                <a:lnTo>
                                  <a:pt x="822150" y="175377"/>
                                </a:lnTo>
                                <a:lnTo>
                                  <a:pt x="822150" y="179733"/>
                                </a:lnTo>
                                <a:lnTo>
                                  <a:pt x="826507" y="179733"/>
                                </a:lnTo>
                                <a:lnTo>
                                  <a:pt x="826507" y="177549"/>
                                </a:lnTo>
                                <a:lnTo>
                                  <a:pt x="839664" y="177549"/>
                                </a:lnTo>
                                <a:lnTo>
                                  <a:pt x="839664" y="175377"/>
                                </a:lnTo>
                                <a:lnTo>
                                  <a:pt x="841836" y="175377"/>
                                </a:lnTo>
                                <a:lnTo>
                                  <a:pt x="841836" y="173193"/>
                                </a:lnTo>
                                <a:lnTo>
                                  <a:pt x="844071" y="173193"/>
                                </a:lnTo>
                                <a:lnTo>
                                  <a:pt x="844071" y="171008"/>
                                </a:lnTo>
                                <a:lnTo>
                                  <a:pt x="846256" y="171008"/>
                                </a:lnTo>
                                <a:lnTo>
                                  <a:pt x="846256" y="166589"/>
                                </a:lnTo>
                                <a:lnTo>
                                  <a:pt x="844071" y="166589"/>
                                </a:lnTo>
                                <a:lnTo>
                                  <a:pt x="844071" y="168773"/>
                                </a:lnTo>
                                <a:lnTo>
                                  <a:pt x="841836" y="168773"/>
                                </a:lnTo>
                                <a:lnTo>
                                  <a:pt x="841836" y="164404"/>
                                </a:lnTo>
                                <a:lnTo>
                                  <a:pt x="839664" y="164404"/>
                                </a:lnTo>
                                <a:lnTo>
                                  <a:pt x="839664" y="162220"/>
                                </a:lnTo>
                                <a:lnTo>
                                  <a:pt x="841836" y="162220"/>
                                </a:lnTo>
                                <a:lnTo>
                                  <a:pt x="841836" y="160048"/>
                                </a:lnTo>
                                <a:lnTo>
                                  <a:pt x="837480" y="160048"/>
                                </a:lnTo>
                                <a:lnTo>
                                  <a:pt x="837480" y="157813"/>
                                </a:lnTo>
                                <a:lnTo>
                                  <a:pt x="835295" y="157813"/>
                                </a:lnTo>
                                <a:lnTo>
                                  <a:pt x="835295" y="162220"/>
                                </a:lnTo>
                                <a:lnTo>
                                  <a:pt x="830876" y="162220"/>
                                </a:lnTo>
                                <a:lnTo>
                                  <a:pt x="830876" y="164404"/>
                                </a:lnTo>
                                <a:lnTo>
                                  <a:pt x="826507" y="164404"/>
                                </a:lnTo>
                                <a:lnTo>
                                  <a:pt x="826507" y="162220"/>
                                </a:lnTo>
                                <a:lnTo>
                                  <a:pt x="824322" y="162220"/>
                                </a:lnTo>
                                <a:lnTo>
                                  <a:pt x="824322" y="157813"/>
                                </a:lnTo>
                                <a:lnTo>
                                  <a:pt x="819915" y="157813"/>
                                </a:lnTo>
                                <a:lnTo>
                                  <a:pt x="819915" y="155628"/>
                                </a:lnTo>
                                <a:lnTo>
                                  <a:pt x="815546" y="155628"/>
                                </a:lnTo>
                                <a:lnTo>
                                  <a:pt x="815546" y="151260"/>
                                </a:lnTo>
                                <a:lnTo>
                                  <a:pt x="813362" y="151260"/>
                                </a:lnTo>
                                <a:lnTo>
                                  <a:pt x="813362" y="149075"/>
                                </a:lnTo>
                                <a:lnTo>
                                  <a:pt x="817731" y="149075"/>
                                </a:lnTo>
                                <a:lnTo>
                                  <a:pt x="817731" y="146853"/>
                                </a:lnTo>
                                <a:lnTo>
                                  <a:pt x="815546" y="146853"/>
                                </a:lnTo>
                                <a:lnTo>
                                  <a:pt x="815546" y="142484"/>
                                </a:lnTo>
                                <a:lnTo>
                                  <a:pt x="817731" y="142484"/>
                                </a:lnTo>
                                <a:lnTo>
                                  <a:pt x="817731" y="140299"/>
                                </a:lnTo>
                                <a:lnTo>
                                  <a:pt x="822150" y="140299"/>
                                </a:lnTo>
                                <a:lnTo>
                                  <a:pt x="822150" y="142484"/>
                                </a:lnTo>
                                <a:lnTo>
                                  <a:pt x="826507" y="142484"/>
                                </a:lnTo>
                                <a:lnTo>
                                  <a:pt x="826507" y="144668"/>
                                </a:lnTo>
                                <a:lnTo>
                                  <a:pt x="828691" y="144668"/>
                                </a:lnTo>
                                <a:lnTo>
                                  <a:pt x="828691" y="146853"/>
                                </a:lnTo>
                                <a:lnTo>
                                  <a:pt x="835295" y="146853"/>
                                </a:lnTo>
                                <a:lnTo>
                                  <a:pt x="835295" y="151260"/>
                                </a:lnTo>
                                <a:lnTo>
                                  <a:pt x="837480" y="151260"/>
                                </a:lnTo>
                                <a:lnTo>
                                  <a:pt x="837480" y="146853"/>
                                </a:lnTo>
                                <a:lnTo>
                                  <a:pt x="839664" y="146853"/>
                                </a:lnTo>
                                <a:lnTo>
                                  <a:pt x="839664" y="144668"/>
                                </a:lnTo>
                                <a:lnTo>
                                  <a:pt x="844071" y="144668"/>
                                </a:lnTo>
                                <a:lnTo>
                                  <a:pt x="844071" y="142484"/>
                                </a:lnTo>
                                <a:lnTo>
                                  <a:pt x="846256" y="142484"/>
                                </a:lnTo>
                                <a:lnTo>
                                  <a:pt x="846256" y="146853"/>
                                </a:lnTo>
                                <a:lnTo>
                                  <a:pt x="848440" y="146853"/>
                                </a:lnTo>
                                <a:lnTo>
                                  <a:pt x="848440" y="144668"/>
                                </a:lnTo>
                                <a:lnTo>
                                  <a:pt x="857216" y="144668"/>
                                </a:lnTo>
                                <a:lnTo>
                                  <a:pt x="857216" y="140299"/>
                                </a:lnTo>
                                <a:lnTo>
                                  <a:pt x="861585" y="140299"/>
                                </a:lnTo>
                                <a:lnTo>
                                  <a:pt x="861585" y="144668"/>
                                </a:lnTo>
                                <a:lnTo>
                                  <a:pt x="863769" y="144668"/>
                                </a:lnTo>
                                <a:lnTo>
                                  <a:pt x="863769" y="149075"/>
                                </a:lnTo>
                                <a:lnTo>
                                  <a:pt x="865954" y="149075"/>
                                </a:lnTo>
                                <a:lnTo>
                                  <a:pt x="865954" y="153444"/>
                                </a:lnTo>
                                <a:lnTo>
                                  <a:pt x="868189" y="153444"/>
                                </a:lnTo>
                                <a:lnTo>
                                  <a:pt x="868189" y="157813"/>
                                </a:lnTo>
                                <a:lnTo>
                                  <a:pt x="870361" y="157813"/>
                                </a:lnTo>
                                <a:lnTo>
                                  <a:pt x="870361" y="162220"/>
                                </a:lnTo>
                                <a:lnTo>
                                  <a:pt x="872545" y="162220"/>
                                </a:lnTo>
                                <a:lnTo>
                                  <a:pt x="872545" y="166589"/>
                                </a:lnTo>
                                <a:lnTo>
                                  <a:pt x="874730" y="166589"/>
                                </a:lnTo>
                                <a:lnTo>
                                  <a:pt x="874730" y="171008"/>
                                </a:lnTo>
                                <a:lnTo>
                                  <a:pt x="876914" y="171008"/>
                                </a:lnTo>
                                <a:lnTo>
                                  <a:pt x="876914" y="175377"/>
                                </a:lnTo>
                                <a:lnTo>
                                  <a:pt x="879149" y="175377"/>
                                </a:lnTo>
                                <a:lnTo>
                                  <a:pt x="879149" y="179733"/>
                                </a:lnTo>
                                <a:lnTo>
                                  <a:pt x="881334" y="179733"/>
                                </a:lnTo>
                                <a:lnTo>
                                  <a:pt x="881334" y="184153"/>
                                </a:lnTo>
                                <a:lnTo>
                                  <a:pt x="883518" y="184153"/>
                                </a:lnTo>
                                <a:lnTo>
                                  <a:pt x="883518" y="188522"/>
                                </a:lnTo>
                                <a:lnTo>
                                  <a:pt x="885703" y="188522"/>
                                </a:lnTo>
                                <a:lnTo>
                                  <a:pt x="885703" y="192891"/>
                                </a:lnTo>
                                <a:lnTo>
                                  <a:pt x="887874" y="192891"/>
                                </a:lnTo>
                                <a:lnTo>
                                  <a:pt x="887874" y="197298"/>
                                </a:lnTo>
                                <a:lnTo>
                                  <a:pt x="890110" y="197298"/>
                                </a:lnTo>
                                <a:lnTo>
                                  <a:pt x="890110" y="201667"/>
                                </a:lnTo>
                                <a:lnTo>
                                  <a:pt x="892294" y="201667"/>
                                </a:lnTo>
                                <a:lnTo>
                                  <a:pt x="892294" y="206087"/>
                                </a:lnTo>
                                <a:lnTo>
                                  <a:pt x="894478" y="206087"/>
                                </a:lnTo>
                                <a:lnTo>
                                  <a:pt x="894478" y="210443"/>
                                </a:lnTo>
                                <a:lnTo>
                                  <a:pt x="896663" y="210443"/>
                                </a:lnTo>
                                <a:lnTo>
                                  <a:pt x="896663" y="217047"/>
                                </a:lnTo>
                                <a:lnTo>
                                  <a:pt x="898847" y="217047"/>
                                </a:lnTo>
                                <a:lnTo>
                                  <a:pt x="898847" y="221416"/>
                                </a:lnTo>
                                <a:lnTo>
                                  <a:pt x="901070" y="221416"/>
                                </a:lnTo>
                                <a:lnTo>
                                  <a:pt x="901070" y="225772"/>
                                </a:lnTo>
                                <a:lnTo>
                                  <a:pt x="903254" y="225772"/>
                                </a:lnTo>
                                <a:lnTo>
                                  <a:pt x="903254" y="230192"/>
                                </a:lnTo>
                                <a:lnTo>
                                  <a:pt x="905439" y="230192"/>
                                </a:lnTo>
                                <a:lnTo>
                                  <a:pt x="905439" y="234560"/>
                                </a:lnTo>
                                <a:lnTo>
                                  <a:pt x="907623" y="234560"/>
                                </a:lnTo>
                                <a:lnTo>
                                  <a:pt x="907623" y="238929"/>
                                </a:lnTo>
                                <a:lnTo>
                                  <a:pt x="909808" y="238929"/>
                                </a:lnTo>
                                <a:lnTo>
                                  <a:pt x="909808" y="243336"/>
                                </a:lnTo>
                                <a:lnTo>
                                  <a:pt x="911992" y="243336"/>
                                </a:lnTo>
                                <a:lnTo>
                                  <a:pt x="911992" y="247705"/>
                                </a:lnTo>
                                <a:lnTo>
                                  <a:pt x="914227" y="247705"/>
                                </a:lnTo>
                                <a:lnTo>
                                  <a:pt x="914227" y="252125"/>
                                </a:lnTo>
                                <a:lnTo>
                                  <a:pt x="916399" y="252125"/>
                                </a:lnTo>
                                <a:lnTo>
                                  <a:pt x="916399" y="256481"/>
                                </a:lnTo>
                                <a:lnTo>
                                  <a:pt x="918583" y="256481"/>
                                </a:lnTo>
                                <a:lnTo>
                                  <a:pt x="918583" y="260850"/>
                                </a:lnTo>
                                <a:lnTo>
                                  <a:pt x="920768" y="260850"/>
                                </a:lnTo>
                                <a:lnTo>
                                  <a:pt x="920768" y="265270"/>
                                </a:lnTo>
                                <a:lnTo>
                                  <a:pt x="922952" y="265270"/>
                                </a:lnTo>
                                <a:lnTo>
                                  <a:pt x="922952" y="269626"/>
                                </a:lnTo>
                                <a:lnTo>
                                  <a:pt x="925188" y="269626"/>
                                </a:lnTo>
                                <a:lnTo>
                                  <a:pt x="925188" y="276230"/>
                                </a:lnTo>
                                <a:lnTo>
                                  <a:pt x="927372" y="276230"/>
                                </a:lnTo>
                                <a:lnTo>
                                  <a:pt x="927372" y="280599"/>
                                </a:lnTo>
                                <a:lnTo>
                                  <a:pt x="929557" y="280599"/>
                                </a:lnTo>
                                <a:lnTo>
                                  <a:pt x="929557" y="284968"/>
                                </a:lnTo>
                                <a:lnTo>
                                  <a:pt x="931741" y="284968"/>
                                </a:lnTo>
                                <a:lnTo>
                                  <a:pt x="931741" y="289375"/>
                                </a:lnTo>
                                <a:lnTo>
                                  <a:pt x="933913" y="289375"/>
                                </a:lnTo>
                                <a:lnTo>
                                  <a:pt x="933913" y="293744"/>
                                </a:lnTo>
                                <a:lnTo>
                                  <a:pt x="936148" y="293744"/>
                                </a:lnTo>
                                <a:lnTo>
                                  <a:pt x="936148" y="298163"/>
                                </a:lnTo>
                                <a:lnTo>
                                  <a:pt x="938332" y="298163"/>
                                </a:lnTo>
                                <a:lnTo>
                                  <a:pt x="938332" y="302520"/>
                                </a:lnTo>
                                <a:lnTo>
                                  <a:pt x="940517" y="302520"/>
                                </a:lnTo>
                                <a:lnTo>
                                  <a:pt x="940517" y="306888"/>
                                </a:lnTo>
                                <a:lnTo>
                                  <a:pt x="942701" y="306888"/>
                                </a:lnTo>
                                <a:lnTo>
                                  <a:pt x="942701" y="313493"/>
                                </a:lnTo>
                                <a:lnTo>
                                  <a:pt x="944886" y="313493"/>
                                </a:lnTo>
                                <a:lnTo>
                                  <a:pt x="944886" y="317849"/>
                                </a:lnTo>
                                <a:lnTo>
                                  <a:pt x="947108" y="317849"/>
                                </a:lnTo>
                                <a:lnTo>
                                  <a:pt x="947108" y="322268"/>
                                </a:lnTo>
                                <a:lnTo>
                                  <a:pt x="949293" y="322268"/>
                                </a:lnTo>
                                <a:lnTo>
                                  <a:pt x="949293" y="326637"/>
                                </a:lnTo>
                                <a:lnTo>
                                  <a:pt x="951477" y="326637"/>
                                </a:lnTo>
                                <a:lnTo>
                                  <a:pt x="951477" y="331044"/>
                                </a:lnTo>
                                <a:lnTo>
                                  <a:pt x="953662" y="331044"/>
                                </a:lnTo>
                                <a:lnTo>
                                  <a:pt x="953662" y="335413"/>
                                </a:lnTo>
                                <a:lnTo>
                                  <a:pt x="955846" y="335413"/>
                                </a:lnTo>
                                <a:lnTo>
                                  <a:pt x="955846" y="339782"/>
                                </a:lnTo>
                                <a:lnTo>
                                  <a:pt x="958030" y="339782"/>
                                </a:lnTo>
                                <a:lnTo>
                                  <a:pt x="958030" y="346374"/>
                                </a:lnTo>
                                <a:lnTo>
                                  <a:pt x="960266" y="346374"/>
                                </a:lnTo>
                                <a:lnTo>
                                  <a:pt x="960266" y="350742"/>
                                </a:lnTo>
                                <a:lnTo>
                                  <a:pt x="962437" y="350742"/>
                                </a:lnTo>
                                <a:lnTo>
                                  <a:pt x="962437" y="355162"/>
                                </a:lnTo>
                                <a:lnTo>
                                  <a:pt x="964622" y="355162"/>
                                </a:lnTo>
                                <a:lnTo>
                                  <a:pt x="964622" y="359531"/>
                                </a:lnTo>
                                <a:lnTo>
                                  <a:pt x="966806" y="359531"/>
                                </a:lnTo>
                                <a:lnTo>
                                  <a:pt x="966806" y="363887"/>
                                </a:lnTo>
                                <a:lnTo>
                                  <a:pt x="968991" y="363887"/>
                                </a:lnTo>
                                <a:lnTo>
                                  <a:pt x="968991" y="368307"/>
                                </a:lnTo>
                                <a:lnTo>
                                  <a:pt x="971226" y="368307"/>
                                </a:lnTo>
                                <a:lnTo>
                                  <a:pt x="971226" y="374860"/>
                                </a:lnTo>
                                <a:lnTo>
                                  <a:pt x="973410" y="374860"/>
                                </a:lnTo>
                                <a:lnTo>
                                  <a:pt x="973410" y="379267"/>
                                </a:lnTo>
                                <a:lnTo>
                                  <a:pt x="975595" y="379267"/>
                                </a:lnTo>
                                <a:lnTo>
                                  <a:pt x="975595" y="383636"/>
                                </a:lnTo>
                                <a:lnTo>
                                  <a:pt x="977779" y="383636"/>
                                </a:lnTo>
                                <a:lnTo>
                                  <a:pt x="977779" y="388005"/>
                                </a:lnTo>
                                <a:lnTo>
                                  <a:pt x="979951" y="388005"/>
                                </a:lnTo>
                                <a:lnTo>
                                  <a:pt x="979951" y="392412"/>
                                </a:lnTo>
                                <a:lnTo>
                                  <a:pt x="982186" y="392412"/>
                                </a:lnTo>
                                <a:lnTo>
                                  <a:pt x="982186" y="398965"/>
                                </a:lnTo>
                                <a:lnTo>
                                  <a:pt x="984371" y="398965"/>
                                </a:lnTo>
                                <a:lnTo>
                                  <a:pt x="984371" y="403385"/>
                                </a:lnTo>
                                <a:lnTo>
                                  <a:pt x="986555" y="403385"/>
                                </a:lnTo>
                                <a:lnTo>
                                  <a:pt x="986555" y="407741"/>
                                </a:lnTo>
                                <a:lnTo>
                                  <a:pt x="988740" y="407741"/>
                                </a:lnTo>
                                <a:lnTo>
                                  <a:pt x="988740" y="412161"/>
                                </a:lnTo>
                                <a:lnTo>
                                  <a:pt x="990924" y="412161"/>
                                </a:lnTo>
                                <a:lnTo>
                                  <a:pt x="990924" y="416530"/>
                                </a:lnTo>
                                <a:lnTo>
                                  <a:pt x="993147" y="416530"/>
                                </a:lnTo>
                                <a:lnTo>
                                  <a:pt x="993147" y="423121"/>
                                </a:lnTo>
                                <a:lnTo>
                                  <a:pt x="995331" y="423121"/>
                                </a:lnTo>
                                <a:lnTo>
                                  <a:pt x="995331" y="427490"/>
                                </a:lnTo>
                                <a:lnTo>
                                  <a:pt x="997516" y="427490"/>
                                </a:lnTo>
                                <a:lnTo>
                                  <a:pt x="997516" y="431859"/>
                                </a:lnTo>
                                <a:lnTo>
                                  <a:pt x="999700" y="431859"/>
                                </a:lnTo>
                                <a:lnTo>
                                  <a:pt x="999700" y="436279"/>
                                </a:lnTo>
                                <a:lnTo>
                                  <a:pt x="1001884" y="436279"/>
                                </a:lnTo>
                                <a:lnTo>
                                  <a:pt x="1001884" y="442819"/>
                                </a:lnTo>
                                <a:lnTo>
                                  <a:pt x="1004120" y="442819"/>
                                </a:lnTo>
                                <a:lnTo>
                                  <a:pt x="1004120" y="447239"/>
                                </a:lnTo>
                                <a:lnTo>
                                  <a:pt x="1006304" y="447239"/>
                                </a:lnTo>
                                <a:lnTo>
                                  <a:pt x="1006304" y="451608"/>
                                </a:lnTo>
                                <a:lnTo>
                                  <a:pt x="1008476" y="451608"/>
                                </a:lnTo>
                                <a:lnTo>
                                  <a:pt x="1008476" y="455964"/>
                                </a:lnTo>
                                <a:lnTo>
                                  <a:pt x="1010660" y="455964"/>
                                </a:lnTo>
                                <a:lnTo>
                                  <a:pt x="1010660" y="462568"/>
                                </a:lnTo>
                                <a:lnTo>
                                  <a:pt x="1012845" y="462568"/>
                                </a:lnTo>
                                <a:lnTo>
                                  <a:pt x="1012845" y="466937"/>
                                </a:lnTo>
                                <a:lnTo>
                                  <a:pt x="1015029" y="466937"/>
                                </a:lnTo>
                                <a:lnTo>
                                  <a:pt x="1015029" y="471344"/>
                                </a:lnTo>
                                <a:lnTo>
                                  <a:pt x="1017264" y="471344"/>
                                </a:lnTo>
                                <a:lnTo>
                                  <a:pt x="1017264" y="475713"/>
                                </a:lnTo>
                                <a:lnTo>
                                  <a:pt x="1019449" y="475713"/>
                                </a:lnTo>
                                <a:lnTo>
                                  <a:pt x="1019449" y="482317"/>
                                </a:lnTo>
                                <a:lnTo>
                                  <a:pt x="1021633" y="482317"/>
                                </a:lnTo>
                                <a:lnTo>
                                  <a:pt x="1021633" y="486673"/>
                                </a:lnTo>
                                <a:lnTo>
                                  <a:pt x="1023818" y="486673"/>
                                </a:lnTo>
                                <a:lnTo>
                                  <a:pt x="1023818" y="491042"/>
                                </a:lnTo>
                                <a:lnTo>
                                  <a:pt x="1025990" y="491042"/>
                                </a:lnTo>
                                <a:lnTo>
                                  <a:pt x="1025990" y="495462"/>
                                </a:lnTo>
                                <a:lnTo>
                                  <a:pt x="1028225" y="495462"/>
                                </a:lnTo>
                                <a:lnTo>
                                  <a:pt x="1028225" y="502002"/>
                                </a:lnTo>
                                <a:lnTo>
                                  <a:pt x="1030409" y="502002"/>
                                </a:lnTo>
                                <a:lnTo>
                                  <a:pt x="1030409" y="506422"/>
                                </a:lnTo>
                                <a:lnTo>
                                  <a:pt x="1032594" y="506422"/>
                                </a:lnTo>
                                <a:lnTo>
                                  <a:pt x="1032594" y="510791"/>
                                </a:lnTo>
                                <a:lnTo>
                                  <a:pt x="1034778" y="510791"/>
                                </a:lnTo>
                                <a:lnTo>
                                  <a:pt x="1034778" y="517382"/>
                                </a:lnTo>
                                <a:lnTo>
                                  <a:pt x="1036963" y="517382"/>
                                </a:lnTo>
                                <a:lnTo>
                                  <a:pt x="1036963" y="521751"/>
                                </a:lnTo>
                                <a:lnTo>
                                  <a:pt x="1039185" y="521751"/>
                                </a:lnTo>
                                <a:lnTo>
                                  <a:pt x="1039185" y="526120"/>
                                </a:lnTo>
                                <a:lnTo>
                                  <a:pt x="1041370" y="526120"/>
                                </a:lnTo>
                                <a:lnTo>
                                  <a:pt x="1041370" y="532712"/>
                                </a:lnTo>
                                <a:lnTo>
                                  <a:pt x="1043554" y="532712"/>
                                </a:lnTo>
                                <a:lnTo>
                                  <a:pt x="1043554" y="537081"/>
                                </a:lnTo>
                                <a:lnTo>
                                  <a:pt x="1045738" y="537081"/>
                                </a:lnTo>
                                <a:lnTo>
                                  <a:pt x="1045738" y="541500"/>
                                </a:lnTo>
                                <a:lnTo>
                                  <a:pt x="1047923" y="541500"/>
                                </a:lnTo>
                                <a:lnTo>
                                  <a:pt x="1047923" y="548041"/>
                                </a:lnTo>
                                <a:lnTo>
                                  <a:pt x="1050158" y="548041"/>
                                </a:lnTo>
                                <a:lnTo>
                                  <a:pt x="1050158" y="552461"/>
                                </a:lnTo>
                                <a:lnTo>
                                  <a:pt x="1052343" y="552461"/>
                                </a:lnTo>
                                <a:lnTo>
                                  <a:pt x="1052343" y="556829"/>
                                </a:lnTo>
                                <a:lnTo>
                                  <a:pt x="1054514" y="556829"/>
                                </a:lnTo>
                                <a:lnTo>
                                  <a:pt x="1054514" y="563421"/>
                                </a:lnTo>
                                <a:lnTo>
                                  <a:pt x="1056699" y="563421"/>
                                </a:lnTo>
                                <a:lnTo>
                                  <a:pt x="1056699" y="567790"/>
                                </a:lnTo>
                                <a:lnTo>
                                  <a:pt x="1058883" y="567790"/>
                                </a:lnTo>
                                <a:lnTo>
                                  <a:pt x="1058883" y="572209"/>
                                </a:lnTo>
                                <a:lnTo>
                                  <a:pt x="1061068" y="572209"/>
                                </a:lnTo>
                                <a:lnTo>
                                  <a:pt x="1061068" y="578750"/>
                                </a:lnTo>
                                <a:lnTo>
                                  <a:pt x="1063303" y="578750"/>
                                </a:lnTo>
                                <a:lnTo>
                                  <a:pt x="1063303" y="583119"/>
                                </a:lnTo>
                                <a:lnTo>
                                  <a:pt x="1065487" y="583119"/>
                                </a:lnTo>
                                <a:lnTo>
                                  <a:pt x="1065487" y="587539"/>
                                </a:lnTo>
                                <a:lnTo>
                                  <a:pt x="1067672" y="587539"/>
                                </a:lnTo>
                                <a:lnTo>
                                  <a:pt x="1067672" y="594079"/>
                                </a:lnTo>
                                <a:lnTo>
                                  <a:pt x="1069856" y="594079"/>
                                </a:lnTo>
                                <a:lnTo>
                                  <a:pt x="1069856" y="598499"/>
                                </a:lnTo>
                                <a:lnTo>
                                  <a:pt x="1072028" y="598499"/>
                                </a:lnTo>
                                <a:lnTo>
                                  <a:pt x="1072028" y="605052"/>
                                </a:lnTo>
                                <a:lnTo>
                                  <a:pt x="1074263" y="605052"/>
                                </a:lnTo>
                                <a:lnTo>
                                  <a:pt x="1074263" y="609459"/>
                                </a:lnTo>
                                <a:lnTo>
                                  <a:pt x="1076448" y="609459"/>
                                </a:lnTo>
                                <a:lnTo>
                                  <a:pt x="1076448" y="613828"/>
                                </a:lnTo>
                                <a:lnTo>
                                  <a:pt x="1078632" y="613828"/>
                                </a:lnTo>
                                <a:lnTo>
                                  <a:pt x="1078632" y="620432"/>
                                </a:lnTo>
                                <a:lnTo>
                                  <a:pt x="1080817" y="620432"/>
                                </a:lnTo>
                                <a:lnTo>
                                  <a:pt x="1080817" y="624789"/>
                                </a:lnTo>
                                <a:lnTo>
                                  <a:pt x="1083001" y="624789"/>
                                </a:lnTo>
                                <a:lnTo>
                                  <a:pt x="1083001" y="631393"/>
                                </a:lnTo>
                                <a:lnTo>
                                  <a:pt x="1085224" y="631393"/>
                                </a:lnTo>
                                <a:lnTo>
                                  <a:pt x="1085224" y="635762"/>
                                </a:lnTo>
                                <a:lnTo>
                                  <a:pt x="1087408" y="635762"/>
                                </a:lnTo>
                                <a:lnTo>
                                  <a:pt x="1087408" y="640118"/>
                                </a:lnTo>
                                <a:lnTo>
                                  <a:pt x="1089592" y="640118"/>
                                </a:lnTo>
                                <a:lnTo>
                                  <a:pt x="1089592" y="646722"/>
                                </a:lnTo>
                                <a:lnTo>
                                  <a:pt x="1091777" y="646722"/>
                                </a:lnTo>
                                <a:lnTo>
                                  <a:pt x="1091777" y="651091"/>
                                </a:lnTo>
                                <a:lnTo>
                                  <a:pt x="1093961" y="651091"/>
                                </a:lnTo>
                                <a:lnTo>
                                  <a:pt x="1093961" y="657682"/>
                                </a:lnTo>
                                <a:lnTo>
                                  <a:pt x="1096197" y="657682"/>
                                </a:lnTo>
                                <a:lnTo>
                                  <a:pt x="1096197" y="662051"/>
                                </a:lnTo>
                                <a:lnTo>
                                  <a:pt x="1098381" y="662051"/>
                                </a:lnTo>
                                <a:lnTo>
                                  <a:pt x="1098381" y="668642"/>
                                </a:lnTo>
                                <a:lnTo>
                                  <a:pt x="1100553" y="668642"/>
                                </a:lnTo>
                                <a:lnTo>
                                  <a:pt x="1100553" y="673011"/>
                                </a:lnTo>
                                <a:lnTo>
                                  <a:pt x="1102737" y="673011"/>
                                </a:lnTo>
                                <a:lnTo>
                                  <a:pt x="1102737" y="677431"/>
                                </a:lnTo>
                                <a:lnTo>
                                  <a:pt x="1104922" y="677431"/>
                                </a:lnTo>
                                <a:lnTo>
                                  <a:pt x="1104922" y="683972"/>
                                </a:lnTo>
                                <a:lnTo>
                                  <a:pt x="1107106" y="683972"/>
                                </a:lnTo>
                                <a:lnTo>
                                  <a:pt x="1107106" y="688391"/>
                                </a:lnTo>
                                <a:lnTo>
                                  <a:pt x="1109341" y="688391"/>
                                </a:lnTo>
                                <a:lnTo>
                                  <a:pt x="1109341" y="694945"/>
                                </a:lnTo>
                                <a:lnTo>
                                  <a:pt x="1111526" y="694945"/>
                                </a:lnTo>
                                <a:lnTo>
                                  <a:pt x="1111526" y="699352"/>
                                </a:lnTo>
                                <a:lnTo>
                                  <a:pt x="1113710" y="699352"/>
                                </a:lnTo>
                                <a:lnTo>
                                  <a:pt x="1113710" y="705905"/>
                                </a:lnTo>
                                <a:lnTo>
                                  <a:pt x="1115895" y="705905"/>
                                </a:lnTo>
                                <a:lnTo>
                                  <a:pt x="1115895" y="710325"/>
                                </a:lnTo>
                                <a:lnTo>
                                  <a:pt x="1118066" y="710325"/>
                                </a:lnTo>
                                <a:lnTo>
                                  <a:pt x="1118066" y="716865"/>
                                </a:lnTo>
                                <a:lnTo>
                                  <a:pt x="1120302" y="716865"/>
                                </a:lnTo>
                                <a:lnTo>
                                  <a:pt x="1120302" y="721234"/>
                                </a:lnTo>
                                <a:lnTo>
                                  <a:pt x="1122486" y="721234"/>
                                </a:lnTo>
                                <a:lnTo>
                                  <a:pt x="1122486" y="727838"/>
                                </a:lnTo>
                                <a:lnTo>
                                  <a:pt x="1124671" y="727838"/>
                                </a:lnTo>
                                <a:lnTo>
                                  <a:pt x="1124671" y="732195"/>
                                </a:lnTo>
                                <a:lnTo>
                                  <a:pt x="1126855" y="732195"/>
                                </a:lnTo>
                                <a:lnTo>
                                  <a:pt x="1126855" y="738799"/>
                                </a:lnTo>
                                <a:lnTo>
                                  <a:pt x="1129039" y="738799"/>
                                </a:lnTo>
                                <a:lnTo>
                                  <a:pt x="1129039" y="743168"/>
                                </a:lnTo>
                                <a:lnTo>
                                  <a:pt x="1131262" y="743168"/>
                                </a:lnTo>
                                <a:lnTo>
                                  <a:pt x="1131262" y="749759"/>
                                </a:lnTo>
                                <a:lnTo>
                                  <a:pt x="1129039" y="749759"/>
                                </a:lnTo>
                                <a:lnTo>
                                  <a:pt x="1129039" y="747575"/>
                                </a:lnTo>
                                <a:lnTo>
                                  <a:pt x="1126855" y="747575"/>
                                </a:lnTo>
                                <a:lnTo>
                                  <a:pt x="1126855" y="749759"/>
                                </a:lnTo>
                                <a:lnTo>
                                  <a:pt x="1122486" y="749759"/>
                                </a:lnTo>
                                <a:lnTo>
                                  <a:pt x="1122486" y="747575"/>
                                </a:lnTo>
                                <a:lnTo>
                                  <a:pt x="1118066" y="747575"/>
                                </a:lnTo>
                                <a:lnTo>
                                  <a:pt x="1118066" y="745390"/>
                                </a:lnTo>
                                <a:lnTo>
                                  <a:pt x="1115895" y="745390"/>
                                </a:lnTo>
                                <a:lnTo>
                                  <a:pt x="1115895" y="743168"/>
                                </a:lnTo>
                                <a:lnTo>
                                  <a:pt x="1113710" y="743168"/>
                                </a:lnTo>
                                <a:lnTo>
                                  <a:pt x="1113710" y="740983"/>
                                </a:lnTo>
                                <a:lnTo>
                                  <a:pt x="1111526" y="740983"/>
                                </a:lnTo>
                                <a:lnTo>
                                  <a:pt x="1111526" y="743168"/>
                                </a:lnTo>
                                <a:lnTo>
                                  <a:pt x="1109341" y="743168"/>
                                </a:lnTo>
                                <a:lnTo>
                                  <a:pt x="1109341" y="738799"/>
                                </a:lnTo>
                                <a:lnTo>
                                  <a:pt x="1107106" y="738799"/>
                                </a:lnTo>
                                <a:lnTo>
                                  <a:pt x="1107106" y="736614"/>
                                </a:lnTo>
                                <a:lnTo>
                                  <a:pt x="1104922" y="736614"/>
                                </a:lnTo>
                                <a:lnTo>
                                  <a:pt x="1104922" y="738799"/>
                                </a:lnTo>
                                <a:lnTo>
                                  <a:pt x="1102737" y="738799"/>
                                </a:lnTo>
                                <a:lnTo>
                                  <a:pt x="1102737" y="736614"/>
                                </a:lnTo>
                                <a:lnTo>
                                  <a:pt x="1096197" y="736614"/>
                                </a:lnTo>
                                <a:lnTo>
                                  <a:pt x="1096197" y="734430"/>
                                </a:lnTo>
                                <a:lnTo>
                                  <a:pt x="1093961" y="734430"/>
                                </a:lnTo>
                                <a:lnTo>
                                  <a:pt x="1093961" y="736614"/>
                                </a:lnTo>
                                <a:lnTo>
                                  <a:pt x="1089592" y="736614"/>
                                </a:lnTo>
                                <a:lnTo>
                                  <a:pt x="1089592" y="738799"/>
                                </a:lnTo>
                                <a:lnTo>
                                  <a:pt x="1087408" y="738799"/>
                                </a:lnTo>
                                <a:lnTo>
                                  <a:pt x="1087408" y="734430"/>
                                </a:lnTo>
                                <a:lnTo>
                                  <a:pt x="1085224" y="734430"/>
                                </a:lnTo>
                                <a:lnTo>
                                  <a:pt x="1085224" y="736614"/>
                                </a:lnTo>
                                <a:lnTo>
                                  <a:pt x="1080817" y="736614"/>
                                </a:lnTo>
                                <a:lnTo>
                                  <a:pt x="1080817" y="734430"/>
                                </a:lnTo>
                                <a:lnTo>
                                  <a:pt x="1078632" y="734430"/>
                                </a:lnTo>
                                <a:lnTo>
                                  <a:pt x="1078632" y="732195"/>
                                </a:lnTo>
                                <a:lnTo>
                                  <a:pt x="1074263" y="732195"/>
                                </a:lnTo>
                                <a:lnTo>
                                  <a:pt x="1074263" y="730010"/>
                                </a:lnTo>
                                <a:lnTo>
                                  <a:pt x="1072028" y="730010"/>
                                </a:lnTo>
                                <a:lnTo>
                                  <a:pt x="1072028" y="734430"/>
                                </a:lnTo>
                                <a:lnTo>
                                  <a:pt x="1069856" y="734430"/>
                                </a:lnTo>
                                <a:lnTo>
                                  <a:pt x="1069856" y="732195"/>
                                </a:lnTo>
                                <a:lnTo>
                                  <a:pt x="1065487" y="732195"/>
                                </a:lnTo>
                                <a:lnTo>
                                  <a:pt x="1065487" y="734430"/>
                                </a:lnTo>
                                <a:lnTo>
                                  <a:pt x="1061068" y="734430"/>
                                </a:lnTo>
                                <a:lnTo>
                                  <a:pt x="1061068" y="732195"/>
                                </a:lnTo>
                                <a:lnTo>
                                  <a:pt x="1058883" y="732195"/>
                                </a:lnTo>
                                <a:lnTo>
                                  <a:pt x="1058883" y="727838"/>
                                </a:lnTo>
                                <a:lnTo>
                                  <a:pt x="1054514" y="727838"/>
                                </a:lnTo>
                                <a:lnTo>
                                  <a:pt x="1054514" y="725654"/>
                                </a:lnTo>
                                <a:lnTo>
                                  <a:pt x="1052343" y="725654"/>
                                </a:lnTo>
                                <a:lnTo>
                                  <a:pt x="1052343" y="723469"/>
                                </a:lnTo>
                                <a:lnTo>
                                  <a:pt x="1050158" y="723469"/>
                                </a:lnTo>
                                <a:lnTo>
                                  <a:pt x="1050158" y="725654"/>
                                </a:lnTo>
                                <a:lnTo>
                                  <a:pt x="1047923" y="725654"/>
                                </a:lnTo>
                                <a:lnTo>
                                  <a:pt x="1047923" y="727838"/>
                                </a:lnTo>
                                <a:lnTo>
                                  <a:pt x="1043554" y="727838"/>
                                </a:lnTo>
                                <a:lnTo>
                                  <a:pt x="1043554" y="725654"/>
                                </a:lnTo>
                                <a:lnTo>
                                  <a:pt x="1041370" y="725654"/>
                                </a:lnTo>
                                <a:lnTo>
                                  <a:pt x="1041370" y="727838"/>
                                </a:lnTo>
                                <a:lnTo>
                                  <a:pt x="1039185" y="727838"/>
                                </a:lnTo>
                                <a:lnTo>
                                  <a:pt x="1039185" y="734430"/>
                                </a:lnTo>
                                <a:lnTo>
                                  <a:pt x="1034778" y="734430"/>
                                </a:lnTo>
                                <a:lnTo>
                                  <a:pt x="1034778" y="736614"/>
                                </a:lnTo>
                                <a:lnTo>
                                  <a:pt x="1028225" y="736614"/>
                                </a:lnTo>
                                <a:lnTo>
                                  <a:pt x="1028225" y="738799"/>
                                </a:lnTo>
                                <a:lnTo>
                                  <a:pt x="1025990" y="738799"/>
                                </a:lnTo>
                                <a:lnTo>
                                  <a:pt x="1025990" y="734430"/>
                                </a:lnTo>
                                <a:lnTo>
                                  <a:pt x="1023818" y="734430"/>
                                </a:lnTo>
                                <a:lnTo>
                                  <a:pt x="1023818" y="736614"/>
                                </a:lnTo>
                                <a:lnTo>
                                  <a:pt x="1019449" y="736614"/>
                                </a:lnTo>
                                <a:lnTo>
                                  <a:pt x="1019449" y="740983"/>
                                </a:lnTo>
                                <a:lnTo>
                                  <a:pt x="1017264" y="740983"/>
                                </a:lnTo>
                                <a:lnTo>
                                  <a:pt x="1017264" y="745390"/>
                                </a:lnTo>
                                <a:lnTo>
                                  <a:pt x="1015029" y="745390"/>
                                </a:lnTo>
                                <a:lnTo>
                                  <a:pt x="1015029" y="749759"/>
                                </a:lnTo>
                                <a:lnTo>
                                  <a:pt x="1010660" y="749759"/>
                                </a:lnTo>
                                <a:lnTo>
                                  <a:pt x="1010660" y="751943"/>
                                </a:lnTo>
                                <a:lnTo>
                                  <a:pt x="1008476" y="751943"/>
                                </a:lnTo>
                                <a:lnTo>
                                  <a:pt x="1008476" y="754128"/>
                                </a:lnTo>
                                <a:lnTo>
                                  <a:pt x="1006304" y="754128"/>
                                </a:lnTo>
                                <a:lnTo>
                                  <a:pt x="1006304" y="756363"/>
                                </a:lnTo>
                                <a:lnTo>
                                  <a:pt x="1001884" y="756363"/>
                                </a:lnTo>
                                <a:lnTo>
                                  <a:pt x="1001884" y="758548"/>
                                </a:lnTo>
                                <a:lnTo>
                                  <a:pt x="1004120" y="758548"/>
                                </a:lnTo>
                                <a:lnTo>
                                  <a:pt x="1004120" y="762904"/>
                                </a:lnTo>
                                <a:lnTo>
                                  <a:pt x="999700" y="762904"/>
                                </a:lnTo>
                                <a:lnTo>
                                  <a:pt x="999700" y="765088"/>
                                </a:lnTo>
                                <a:lnTo>
                                  <a:pt x="997516" y="765088"/>
                                </a:lnTo>
                                <a:lnTo>
                                  <a:pt x="997516" y="769508"/>
                                </a:lnTo>
                                <a:lnTo>
                                  <a:pt x="990924" y="769508"/>
                                </a:lnTo>
                                <a:lnTo>
                                  <a:pt x="990924" y="771692"/>
                                </a:lnTo>
                                <a:lnTo>
                                  <a:pt x="986555" y="771692"/>
                                </a:lnTo>
                                <a:lnTo>
                                  <a:pt x="986555" y="769508"/>
                                </a:lnTo>
                                <a:lnTo>
                                  <a:pt x="982186" y="769508"/>
                                </a:lnTo>
                                <a:lnTo>
                                  <a:pt x="982186" y="767273"/>
                                </a:lnTo>
                                <a:lnTo>
                                  <a:pt x="984371" y="767273"/>
                                </a:lnTo>
                                <a:lnTo>
                                  <a:pt x="984371" y="754128"/>
                                </a:lnTo>
                                <a:lnTo>
                                  <a:pt x="979951" y="754128"/>
                                </a:lnTo>
                                <a:lnTo>
                                  <a:pt x="979951" y="747575"/>
                                </a:lnTo>
                                <a:lnTo>
                                  <a:pt x="977779" y="747575"/>
                                </a:lnTo>
                                <a:lnTo>
                                  <a:pt x="977779" y="751943"/>
                                </a:lnTo>
                                <a:lnTo>
                                  <a:pt x="973410" y="751943"/>
                                </a:lnTo>
                                <a:lnTo>
                                  <a:pt x="973410" y="749759"/>
                                </a:lnTo>
                                <a:lnTo>
                                  <a:pt x="968991" y="749759"/>
                                </a:lnTo>
                                <a:lnTo>
                                  <a:pt x="968991" y="747575"/>
                                </a:lnTo>
                                <a:lnTo>
                                  <a:pt x="966806" y="747575"/>
                                </a:lnTo>
                                <a:lnTo>
                                  <a:pt x="966806" y="749759"/>
                                </a:lnTo>
                                <a:lnTo>
                                  <a:pt x="962437" y="749759"/>
                                </a:lnTo>
                                <a:lnTo>
                                  <a:pt x="962437" y="747575"/>
                                </a:lnTo>
                                <a:lnTo>
                                  <a:pt x="960266" y="747575"/>
                                </a:lnTo>
                                <a:lnTo>
                                  <a:pt x="960266" y="740983"/>
                                </a:lnTo>
                                <a:lnTo>
                                  <a:pt x="962437" y="740983"/>
                                </a:lnTo>
                                <a:lnTo>
                                  <a:pt x="962437" y="736614"/>
                                </a:lnTo>
                                <a:lnTo>
                                  <a:pt x="964622" y="736614"/>
                                </a:lnTo>
                                <a:lnTo>
                                  <a:pt x="964622" y="738799"/>
                                </a:lnTo>
                                <a:lnTo>
                                  <a:pt x="966806" y="738799"/>
                                </a:lnTo>
                                <a:lnTo>
                                  <a:pt x="966806" y="734430"/>
                                </a:lnTo>
                                <a:lnTo>
                                  <a:pt x="968991" y="734430"/>
                                </a:lnTo>
                                <a:lnTo>
                                  <a:pt x="968991" y="732195"/>
                                </a:lnTo>
                                <a:lnTo>
                                  <a:pt x="971226" y="732195"/>
                                </a:lnTo>
                                <a:lnTo>
                                  <a:pt x="971226" y="730010"/>
                                </a:lnTo>
                                <a:lnTo>
                                  <a:pt x="973410" y="730010"/>
                                </a:lnTo>
                                <a:lnTo>
                                  <a:pt x="973410" y="721234"/>
                                </a:lnTo>
                                <a:lnTo>
                                  <a:pt x="971226" y="721234"/>
                                </a:lnTo>
                                <a:lnTo>
                                  <a:pt x="971226" y="725654"/>
                                </a:lnTo>
                                <a:lnTo>
                                  <a:pt x="968991" y="725654"/>
                                </a:lnTo>
                                <a:lnTo>
                                  <a:pt x="968991" y="721234"/>
                                </a:lnTo>
                                <a:lnTo>
                                  <a:pt x="966806" y="721234"/>
                                </a:lnTo>
                                <a:lnTo>
                                  <a:pt x="966806" y="723469"/>
                                </a:lnTo>
                                <a:lnTo>
                                  <a:pt x="960266" y="723469"/>
                                </a:lnTo>
                                <a:lnTo>
                                  <a:pt x="960266" y="725654"/>
                                </a:lnTo>
                                <a:lnTo>
                                  <a:pt x="953662" y="725654"/>
                                </a:lnTo>
                                <a:lnTo>
                                  <a:pt x="953662" y="727838"/>
                                </a:lnTo>
                                <a:lnTo>
                                  <a:pt x="947108" y="727838"/>
                                </a:lnTo>
                                <a:lnTo>
                                  <a:pt x="947108" y="730010"/>
                                </a:lnTo>
                                <a:lnTo>
                                  <a:pt x="938332" y="730010"/>
                                </a:lnTo>
                                <a:lnTo>
                                  <a:pt x="938332" y="727838"/>
                                </a:lnTo>
                                <a:lnTo>
                                  <a:pt x="936148" y="727838"/>
                                </a:lnTo>
                                <a:lnTo>
                                  <a:pt x="936148" y="725654"/>
                                </a:lnTo>
                                <a:lnTo>
                                  <a:pt x="938332" y="725654"/>
                                </a:lnTo>
                                <a:lnTo>
                                  <a:pt x="938332" y="721234"/>
                                </a:lnTo>
                                <a:lnTo>
                                  <a:pt x="940517" y="721234"/>
                                </a:lnTo>
                                <a:lnTo>
                                  <a:pt x="940517" y="716865"/>
                                </a:lnTo>
                                <a:lnTo>
                                  <a:pt x="942701" y="716865"/>
                                </a:lnTo>
                                <a:lnTo>
                                  <a:pt x="942701" y="714681"/>
                                </a:lnTo>
                                <a:lnTo>
                                  <a:pt x="936148" y="714681"/>
                                </a:lnTo>
                                <a:lnTo>
                                  <a:pt x="936148" y="716865"/>
                                </a:lnTo>
                                <a:lnTo>
                                  <a:pt x="929557" y="716865"/>
                                </a:lnTo>
                                <a:lnTo>
                                  <a:pt x="929557" y="719050"/>
                                </a:lnTo>
                                <a:lnTo>
                                  <a:pt x="922952" y="719050"/>
                                </a:lnTo>
                                <a:lnTo>
                                  <a:pt x="922952" y="721234"/>
                                </a:lnTo>
                                <a:lnTo>
                                  <a:pt x="914227" y="721234"/>
                                </a:lnTo>
                                <a:lnTo>
                                  <a:pt x="914227" y="723469"/>
                                </a:lnTo>
                                <a:lnTo>
                                  <a:pt x="911992" y="723469"/>
                                </a:lnTo>
                                <a:lnTo>
                                  <a:pt x="911992" y="727838"/>
                                </a:lnTo>
                                <a:lnTo>
                                  <a:pt x="907623" y="727838"/>
                                </a:lnTo>
                                <a:lnTo>
                                  <a:pt x="907623" y="730010"/>
                                </a:lnTo>
                                <a:lnTo>
                                  <a:pt x="909808" y="730010"/>
                                </a:lnTo>
                                <a:lnTo>
                                  <a:pt x="909808" y="740983"/>
                                </a:lnTo>
                                <a:lnTo>
                                  <a:pt x="905439" y="740983"/>
                                </a:lnTo>
                                <a:lnTo>
                                  <a:pt x="905439" y="751943"/>
                                </a:lnTo>
                                <a:lnTo>
                                  <a:pt x="898847" y="751943"/>
                                </a:lnTo>
                                <a:lnTo>
                                  <a:pt x="898847" y="756363"/>
                                </a:lnTo>
                                <a:lnTo>
                                  <a:pt x="896663" y="756363"/>
                                </a:lnTo>
                                <a:lnTo>
                                  <a:pt x="896663" y="760719"/>
                                </a:lnTo>
                                <a:lnTo>
                                  <a:pt x="894478" y="760719"/>
                                </a:lnTo>
                                <a:lnTo>
                                  <a:pt x="894478" y="765088"/>
                                </a:lnTo>
                                <a:lnTo>
                                  <a:pt x="898847" y="765088"/>
                                </a:lnTo>
                                <a:lnTo>
                                  <a:pt x="898847" y="771692"/>
                                </a:lnTo>
                                <a:lnTo>
                                  <a:pt x="896663" y="771692"/>
                                </a:lnTo>
                                <a:lnTo>
                                  <a:pt x="896663" y="773877"/>
                                </a:lnTo>
                                <a:lnTo>
                                  <a:pt x="898847" y="773877"/>
                                </a:lnTo>
                                <a:lnTo>
                                  <a:pt x="898847" y="782653"/>
                                </a:lnTo>
                                <a:lnTo>
                                  <a:pt x="901070" y="782653"/>
                                </a:lnTo>
                                <a:lnTo>
                                  <a:pt x="901070" y="784837"/>
                                </a:lnTo>
                                <a:lnTo>
                                  <a:pt x="896663" y="784837"/>
                                </a:lnTo>
                                <a:lnTo>
                                  <a:pt x="896663" y="789206"/>
                                </a:lnTo>
                                <a:lnTo>
                                  <a:pt x="892294" y="789206"/>
                                </a:lnTo>
                                <a:lnTo>
                                  <a:pt x="892294" y="791429"/>
                                </a:lnTo>
                                <a:lnTo>
                                  <a:pt x="890110" y="791429"/>
                                </a:lnTo>
                                <a:lnTo>
                                  <a:pt x="890110" y="787022"/>
                                </a:lnTo>
                                <a:lnTo>
                                  <a:pt x="887874" y="787022"/>
                                </a:lnTo>
                                <a:lnTo>
                                  <a:pt x="887874" y="784837"/>
                                </a:lnTo>
                                <a:lnTo>
                                  <a:pt x="885703" y="784837"/>
                                </a:lnTo>
                                <a:lnTo>
                                  <a:pt x="885703" y="789206"/>
                                </a:lnTo>
                                <a:lnTo>
                                  <a:pt x="883518" y="789206"/>
                                </a:lnTo>
                                <a:lnTo>
                                  <a:pt x="883518" y="793613"/>
                                </a:lnTo>
                                <a:lnTo>
                                  <a:pt x="881334" y="793613"/>
                                </a:lnTo>
                                <a:lnTo>
                                  <a:pt x="881334" y="795797"/>
                                </a:lnTo>
                                <a:lnTo>
                                  <a:pt x="883518" y="795797"/>
                                </a:lnTo>
                                <a:lnTo>
                                  <a:pt x="883518" y="797982"/>
                                </a:lnTo>
                                <a:lnTo>
                                  <a:pt x="885703" y="797982"/>
                                </a:lnTo>
                                <a:lnTo>
                                  <a:pt x="885703" y="802402"/>
                                </a:lnTo>
                                <a:lnTo>
                                  <a:pt x="883518" y="802402"/>
                                </a:lnTo>
                                <a:lnTo>
                                  <a:pt x="883518" y="808942"/>
                                </a:lnTo>
                                <a:lnTo>
                                  <a:pt x="881334" y="808942"/>
                                </a:lnTo>
                                <a:lnTo>
                                  <a:pt x="881334" y="811127"/>
                                </a:lnTo>
                                <a:lnTo>
                                  <a:pt x="885703" y="811127"/>
                                </a:lnTo>
                                <a:lnTo>
                                  <a:pt x="885703" y="817731"/>
                                </a:lnTo>
                                <a:lnTo>
                                  <a:pt x="883518" y="817731"/>
                                </a:lnTo>
                                <a:lnTo>
                                  <a:pt x="883518" y="822087"/>
                                </a:lnTo>
                                <a:lnTo>
                                  <a:pt x="885703" y="822087"/>
                                </a:lnTo>
                                <a:lnTo>
                                  <a:pt x="885703" y="833060"/>
                                </a:lnTo>
                                <a:lnTo>
                                  <a:pt x="887874" y="833060"/>
                                </a:lnTo>
                                <a:lnTo>
                                  <a:pt x="887874" y="837467"/>
                                </a:lnTo>
                                <a:lnTo>
                                  <a:pt x="879149" y="837467"/>
                                </a:lnTo>
                                <a:lnTo>
                                  <a:pt x="879149" y="839651"/>
                                </a:lnTo>
                                <a:lnTo>
                                  <a:pt x="876914" y="839651"/>
                                </a:lnTo>
                                <a:lnTo>
                                  <a:pt x="876914" y="848440"/>
                                </a:lnTo>
                                <a:lnTo>
                                  <a:pt x="874730" y="848440"/>
                                </a:lnTo>
                                <a:lnTo>
                                  <a:pt x="874730" y="854981"/>
                                </a:lnTo>
                                <a:lnTo>
                                  <a:pt x="876914" y="854981"/>
                                </a:lnTo>
                                <a:lnTo>
                                  <a:pt x="876914" y="861585"/>
                                </a:lnTo>
                                <a:lnTo>
                                  <a:pt x="872545" y="861585"/>
                                </a:lnTo>
                                <a:lnTo>
                                  <a:pt x="872545" y="865954"/>
                                </a:lnTo>
                                <a:lnTo>
                                  <a:pt x="868189" y="865954"/>
                                </a:lnTo>
                                <a:lnTo>
                                  <a:pt x="868189" y="868125"/>
                                </a:lnTo>
                                <a:lnTo>
                                  <a:pt x="870361" y="868125"/>
                                </a:lnTo>
                                <a:lnTo>
                                  <a:pt x="870361" y="870310"/>
                                </a:lnTo>
                                <a:lnTo>
                                  <a:pt x="872545" y="870310"/>
                                </a:lnTo>
                                <a:lnTo>
                                  <a:pt x="872545" y="868125"/>
                                </a:lnTo>
                                <a:lnTo>
                                  <a:pt x="876914" y="868125"/>
                                </a:lnTo>
                                <a:lnTo>
                                  <a:pt x="876914" y="874730"/>
                                </a:lnTo>
                                <a:lnTo>
                                  <a:pt x="881334" y="874730"/>
                                </a:lnTo>
                                <a:lnTo>
                                  <a:pt x="881334" y="876914"/>
                                </a:lnTo>
                                <a:lnTo>
                                  <a:pt x="883518" y="876914"/>
                                </a:lnTo>
                                <a:lnTo>
                                  <a:pt x="883518" y="881283"/>
                                </a:lnTo>
                                <a:lnTo>
                                  <a:pt x="885703" y="881283"/>
                                </a:lnTo>
                                <a:lnTo>
                                  <a:pt x="885703" y="883505"/>
                                </a:lnTo>
                                <a:lnTo>
                                  <a:pt x="887874" y="883505"/>
                                </a:lnTo>
                                <a:lnTo>
                                  <a:pt x="887874" y="885690"/>
                                </a:lnTo>
                                <a:lnTo>
                                  <a:pt x="885703" y="885690"/>
                                </a:lnTo>
                                <a:lnTo>
                                  <a:pt x="885703" y="887874"/>
                                </a:lnTo>
                                <a:lnTo>
                                  <a:pt x="887874" y="887874"/>
                                </a:lnTo>
                                <a:lnTo>
                                  <a:pt x="887874" y="890059"/>
                                </a:lnTo>
                                <a:lnTo>
                                  <a:pt x="890110" y="890059"/>
                                </a:lnTo>
                                <a:lnTo>
                                  <a:pt x="890110" y="892243"/>
                                </a:lnTo>
                                <a:lnTo>
                                  <a:pt x="894478" y="892243"/>
                                </a:lnTo>
                                <a:lnTo>
                                  <a:pt x="894478" y="894478"/>
                                </a:lnTo>
                                <a:lnTo>
                                  <a:pt x="898847" y="894478"/>
                                </a:lnTo>
                                <a:lnTo>
                                  <a:pt x="898847" y="896663"/>
                                </a:lnTo>
                                <a:lnTo>
                                  <a:pt x="909808" y="896663"/>
                                </a:lnTo>
                                <a:lnTo>
                                  <a:pt x="909808" y="898835"/>
                                </a:lnTo>
                                <a:lnTo>
                                  <a:pt x="911992" y="898835"/>
                                </a:lnTo>
                                <a:lnTo>
                                  <a:pt x="911992" y="896663"/>
                                </a:lnTo>
                                <a:lnTo>
                                  <a:pt x="920768" y="896663"/>
                                </a:lnTo>
                                <a:lnTo>
                                  <a:pt x="920768" y="898835"/>
                                </a:lnTo>
                                <a:lnTo>
                                  <a:pt x="925188" y="898835"/>
                                </a:lnTo>
                                <a:lnTo>
                                  <a:pt x="925188" y="894478"/>
                                </a:lnTo>
                                <a:lnTo>
                                  <a:pt x="927372" y="894478"/>
                                </a:lnTo>
                                <a:lnTo>
                                  <a:pt x="927372" y="896663"/>
                                </a:lnTo>
                                <a:lnTo>
                                  <a:pt x="931741" y="896663"/>
                                </a:lnTo>
                                <a:lnTo>
                                  <a:pt x="931741" y="894478"/>
                                </a:lnTo>
                                <a:lnTo>
                                  <a:pt x="940517" y="894478"/>
                                </a:lnTo>
                                <a:lnTo>
                                  <a:pt x="940517" y="892243"/>
                                </a:lnTo>
                                <a:lnTo>
                                  <a:pt x="949293" y="892243"/>
                                </a:lnTo>
                                <a:lnTo>
                                  <a:pt x="949293" y="890059"/>
                                </a:lnTo>
                                <a:lnTo>
                                  <a:pt x="953662" y="890059"/>
                                </a:lnTo>
                                <a:lnTo>
                                  <a:pt x="953662" y="892243"/>
                                </a:lnTo>
                                <a:lnTo>
                                  <a:pt x="960266" y="892243"/>
                                </a:lnTo>
                                <a:lnTo>
                                  <a:pt x="960266" y="887874"/>
                                </a:lnTo>
                                <a:lnTo>
                                  <a:pt x="964622" y="887874"/>
                                </a:lnTo>
                                <a:lnTo>
                                  <a:pt x="964622" y="885690"/>
                                </a:lnTo>
                                <a:lnTo>
                                  <a:pt x="966806" y="885690"/>
                                </a:lnTo>
                                <a:lnTo>
                                  <a:pt x="966806" y="879098"/>
                                </a:lnTo>
                                <a:lnTo>
                                  <a:pt x="971226" y="879098"/>
                                </a:lnTo>
                                <a:lnTo>
                                  <a:pt x="971226" y="874730"/>
                                </a:lnTo>
                                <a:lnTo>
                                  <a:pt x="975595" y="874730"/>
                                </a:lnTo>
                                <a:lnTo>
                                  <a:pt x="975595" y="870310"/>
                                </a:lnTo>
                                <a:lnTo>
                                  <a:pt x="979951" y="870310"/>
                                </a:lnTo>
                                <a:lnTo>
                                  <a:pt x="979951" y="868125"/>
                                </a:lnTo>
                                <a:lnTo>
                                  <a:pt x="977779" y="868125"/>
                                </a:lnTo>
                                <a:lnTo>
                                  <a:pt x="977779" y="865954"/>
                                </a:lnTo>
                                <a:lnTo>
                                  <a:pt x="982186" y="865954"/>
                                </a:lnTo>
                                <a:lnTo>
                                  <a:pt x="982186" y="861585"/>
                                </a:lnTo>
                                <a:lnTo>
                                  <a:pt x="986555" y="861585"/>
                                </a:lnTo>
                                <a:lnTo>
                                  <a:pt x="986555" y="859400"/>
                                </a:lnTo>
                                <a:lnTo>
                                  <a:pt x="988740" y="859400"/>
                                </a:lnTo>
                                <a:lnTo>
                                  <a:pt x="988740" y="857165"/>
                                </a:lnTo>
                                <a:lnTo>
                                  <a:pt x="990924" y="857165"/>
                                </a:lnTo>
                                <a:lnTo>
                                  <a:pt x="990924" y="854981"/>
                                </a:lnTo>
                                <a:lnTo>
                                  <a:pt x="995331" y="854981"/>
                                </a:lnTo>
                                <a:lnTo>
                                  <a:pt x="995331" y="852796"/>
                                </a:lnTo>
                                <a:lnTo>
                                  <a:pt x="997516" y="852796"/>
                                </a:lnTo>
                                <a:lnTo>
                                  <a:pt x="997516" y="850624"/>
                                </a:lnTo>
                                <a:lnTo>
                                  <a:pt x="999700" y="850624"/>
                                </a:lnTo>
                                <a:lnTo>
                                  <a:pt x="999700" y="848440"/>
                                </a:lnTo>
                                <a:lnTo>
                                  <a:pt x="1004120" y="848440"/>
                                </a:lnTo>
                                <a:lnTo>
                                  <a:pt x="1004120" y="844020"/>
                                </a:lnTo>
                                <a:lnTo>
                                  <a:pt x="1006304" y="844020"/>
                                </a:lnTo>
                                <a:lnTo>
                                  <a:pt x="1006304" y="846205"/>
                                </a:lnTo>
                                <a:lnTo>
                                  <a:pt x="1012845" y="846205"/>
                                </a:lnTo>
                                <a:lnTo>
                                  <a:pt x="1012845" y="844020"/>
                                </a:lnTo>
                                <a:lnTo>
                                  <a:pt x="1019449" y="844020"/>
                                </a:lnTo>
                                <a:lnTo>
                                  <a:pt x="1019449" y="841836"/>
                                </a:lnTo>
                                <a:lnTo>
                                  <a:pt x="1025990" y="841836"/>
                                </a:lnTo>
                                <a:lnTo>
                                  <a:pt x="1025990" y="839651"/>
                                </a:lnTo>
                                <a:lnTo>
                                  <a:pt x="1032594" y="839651"/>
                                </a:lnTo>
                                <a:lnTo>
                                  <a:pt x="1032594" y="837467"/>
                                </a:lnTo>
                                <a:lnTo>
                                  <a:pt x="1039185" y="837467"/>
                                </a:lnTo>
                                <a:lnTo>
                                  <a:pt x="1039185" y="830876"/>
                                </a:lnTo>
                                <a:lnTo>
                                  <a:pt x="1041370" y="830876"/>
                                </a:lnTo>
                                <a:lnTo>
                                  <a:pt x="1041370" y="835244"/>
                                </a:lnTo>
                                <a:lnTo>
                                  <a:pt x="1043554" y="835244"/>
                                </a:lnTo>
                                <a:lnTo>
                                  <a:pt x="1043554" y="837467"/>
                                </a:lnTo>
                                <a:lnTo>
                                  <a:pt x="1045738" y="837467"/>
                                </a:lnTo>
                                <a:lnTo>
                                  <a:pt x="1045738" y="839651"/>
                                </a:lnTo>
                                <a:lnTo>
                                  <a:pt x="1047923" y="839651"/>
                                </a:lnTo>
                                <a:lnTo>
                                  <a:pt x="1047923" y="841836"/>
                                </a:lnTo>
                                <a:lnTo>
                                  <a:pt x="1054514" y="841836"/>
                                </a:lnTo>
                                <a:lnTo>
                                  <a:pt x="1054514" y="839651"/>
                                </a:lnTo>
                                <a:lnTo>
                                  <a:pt x="1061068" y="839651"/>
                                </a:lnTo>
                                <a:lnTo>
                                  <a:pt x="1061068" y="835244"/>
                                </a:lnTo>
                                <a:lnTo>
                                  <a:pt x="1067672" y="835244"/>
                                </a:lnTo>
                                <a:lnTo>
                                  <a:pt x="1067672" y="839651"/>
                                </a:lnTo>
                                <a:lnTo>
                                  <a:pt x="1069856" y="839651"/>
                                </a:lnTo>
                                <a:lnTo>
                                  <a:pt x="1069856" y="841836"/>
                                </a:lnTo>
                                <a:lnTo>
                                  <a:pt x="1074263" y="841836"/>
                                </a:lnTo>
                                <a:lnTo>
                                  <a:pt x="1074263" y="844020"/>
                                </a:lnTo>
                                <a:lnTo>
                                  <a:pt x="1076448" y="844020"/>
                                </a:lnTo>
                                <a:lnTo>
                                  <a:pt x="1076448" y="846205"/>
                                </a:lnTo>
                                <a:lnTo>
                                  <a:pt x="1080817" y="846205"/>
                                </a:lnTo>
                                <a:lnTo>
                                  <a:pt x="1080817" y="844020"/>
                                </a:lnTo>
                                <a:lnTo>
                                  <a:pt x="1083001" y="844020"/>
                                </a:lnTo>
                                <a:lnTo>
                                  <a:pt x="1083001" y="839651"/>
                                </a:lnTo>
                                <a:lnTo>
                                  <a:pt x="1087408" y="839651"/>
                                </a:lnTo>
                                <a:lnTo>
                                  <a:pt x="1087408" y="837467"/>
                                </a:lnTo>
                                <a:lnTo>
                                  <a:pt x="1089592" y="837467"/>
                                </a:lnTo>
                                <a:lnTo>
                                  <a:pt x="1089592" y="841836"/>
                                </a:lnTo>
                                <a:lnTo>
                                  <a:pt x="1107106" y="841836"/>
                                </a:lnTo>
                                <a:lnTo>
                                  <a:pt x="1107106" y="837467"/>
                                </a:lnTo>
                                <a:lnTo>
                                  <a:pt x="1109341" y="837467"/>
                                </a:lnTo>
                                <a:lnTo>
                                  <a:pt x="1109341" y="839651"/>
                                </a:lnTo>
                                <a:lnTo>
                                  <a:pt x="1111526" y="839651"/>
                                </a:lnTo>
                                <a:lnTo>
                                  <a:pt x="1111526" y="841836"/>
                                </a:lnTo>
                                <a:lnTo>
                                  <a:pt x="1118066" y="841836"/>
                                </a:lnTo>
                                <a:lnTo>
                                  <a:pt x="1118066" y="839651"/>
                                </a:lnTo>
                                <a:lnTo>
                                  <a:pt x="1122486" y="839651"/>
                                </a:lnTo>
                                <a:lnTo>
                                  <a:pt x="1122486" y="837467"/>
                                </a:lnTo>
                                <a:lnTo>
                                  <a:pt x="1129039" y="837467"/>
                                </a:lnTo>
                                <a:lnTo>
                                  <a:pt x="1129039" y="835244"/>
                                </a:lnTo>
                                <a:lnTo>
                                  <a:pt x="1133446" y="835244"/>
                                </a:lnTo>
                                <a:lnTo>
                                  <a:pt x="1133446" y="830876"/>
                                </a:lnTo>
                                <a:lnTo>
                                  <a:pt x="1135631" y="830876"/>
                                </a:lnTo>
                                <a:lnTo>
                                  <a:pt x="1135631" y="828691"/>
                                </a:lnTo>
                                <a:lnTo>
                                  <a:pt x="1142235" y="828691"/>
                                </a:lnTo>
                                <a:lnTo>
                                  <a:pt x="1142235" y="826507"/>
                                </a:lnTo>
                                <a:lnTo>
                                  <a:pt x="1146591" y="826507"/>
                                </a:lnTo>
                                <a:lnTo>
                                  <a:pt x="1146591" y="822087"/>
                                </a:lnTo>
                                <a:lnTo>
                                  <a:pt x="1148776" y="822087"/>
                                </a:lnTo>
                                <a:lnTo>
                                  <a:pt x="1148776" y="824271"/>
                                </a:lnTo>
                                <a:lnTo>
                                  <a:pt x="1150960" y="824271"/>
                                </a:lnTo>
                                <a:lnTo>
                                  <a:pt x="1150960" y="826507"/>
                                </a:lnTo>
                                <a:lnTo>
                                  <a:pt x="1155380" y="826507"/>
                                </a:lnTo>
                                <a:lnTo>
                                  <a:pt x="1155380" y="824271"/>
                                </a:lnTo>
                                <a:lnTo>
                                  <a:pt x="1159749" y="824271"/>
                                </a:lnTo>
                                <a:lnTo>
                                  <a:pt x="1159749" y="822087"/>
                                </a:lnTo>
                                <a:lnTo>
                                  <a:pt x="1161933" y="822087"/>
                                </a:lnTo>
                                <a:lnTo>
                                  <a:pt x="1161933" y="828691"/>
                                </a:lnTo>
                                <a:lnTo>
                                  <a:pt x="1164105" y="828691"/>
                                </a:lnTo>
                                <a:lnTo>
                                  <a:pt x="1164105" y="835244"/>
                                </a:lnTo>
                                <a:lnTo>
                                  <a:pt x="1166340" y="835244"/>
                                </a:lnTo>
                                <a:lnTo>
                                  <a:pt x="1166340" y="839651"/>
                                </a:lnTo>
                                <a:lnTo>
                                  <a:pt x="1168525" y="839651"/>
                                </a:lnTo>
                                <a:lnTo>
                                  <a:pt x="1168525" y="846205"/>
                                </a:lnTo>
                                <a:lnTo>
                                  <a:pt x="1170709" y="846205"/>
                                </a:lnTo>
                                <a:lnTo>
                                  <a:pt x="1170709" y="850624"/>
                                </a:lnTo>
                                <a:lnTo>
                                  <a:pt x="1172893" y="850624"/>
                                </a:lnTo>
                                <a:lnTo>
                                  <a:pt x="1172893" y="857165"/>
                                </a:lnTo>
                                <a:lnTo>
                                  <a:pt x="1175078" y="857165"/>
                                </a:lnTo>
                                <a:lnTo>
                                  <a:pt x="1175078" y="863769"/>
                                </a:lnTo>
                                <a:lnTo>
                                  <a:pt x="1177300" y="863769"/>
                                </a:lnTo>
                                <a:lnTo>
                                  <a:pt x="1177300" y="868125"/>
                                </a:lnTo>
                                <a:lnTo>
                                  <a:pt x="1179485" y="868125"/>
                                </a:lnTo>
                                <a:lnTo>
                                  <a:pt x="1179485" y="874730"/>
                                </a:lnTo>
                                <a:lnTo>
                                  <a:pt x="1181669" y="874730"/>
                                </a:lnTo>
                                <a:lnTo>
                                  <a:pt x="1181669" y="881283"/>
                                </a:lnTo>
                                <a:lnTo>
                                  <a:pt x="1183854" y="881283"/>
                                </a:lnTo>
                                <a:lnTo>
                                  <a:pt x="1183854" y="885690"/>
                                </a:lnTo>
                                <a:lnTo>
                                  <a:pt x="1186038" y="885690"/>
                                </a:lnTo>
                                <a:lnTo>
                                  <a:pt x="1186038" y="892243"/>
                                </a:lnTo>
                                <a:lnTo>
                                  <a:pt x="1188273" y="892243"/>
                                </a:lnTo>
                                <a:lnTo>
                                  <a:pt x="1188273" y="898835"/>
                                </a:lnTo>
                                <a:lnTo>
                                  <a:pt x="1190458" y="898835"/>
                                </a:lnTo>
                                <a:lnTo>
                                  <a:pt x="1190458" y="905439"/>
                                </a:lnTo>
                                <a:lnTo>
                                  <a:pt x="1192630" y="905439"/>
                                </a:lnTo>
                                <a:lnTo>
                                  <a:pt x="1192630" y="909808"/>
                                </a:lnTo>
                                <a:lnTo>
                                  <a:pt x="1194814" y="909808"/>
                                </a:lnTo>
                                <a:lnTo>
                                  <a:pt x="1194814" y="916348"/>
                                </a:lnTo>
                                <a:lnTo>
                                  <a:pt x="1196998" y="916348"/>
                                </a:lnTo>
                                <a:lnTo>
                                  <a:pt x="1196998" y="922952"/>
                                </a:lnTo>
                                <a:lnTo>
                                  <a:pt x="1199183" y="922952"/>
                                </a:lnTo>
                                <a:lnTo>
                                  <a:pt x="1199183" y="927321"/>
                                </a:lnTo>
                                <a:lnTo>
                                  <a:pt x="1201418" y="927321"/>
                                </a:lnTo>
                                <a:lnTo>
                                  <a:pt x="1201418" y="933913"/>
                                </a:lnTo>
                                <a:lnTo>
                                  <a:pt x="1203603" y="933913"/>
                                </a:lnTo>
                                <a:lnTo>
                                  <a:pt x="1203603" y="940517"/>
                                </a:lnTo>
                                <a:lnTo>
                                  <a:pt x="1205787" y="940517"/>
                                </a:lnTo>
                                <a:lnTo>
                                  <a:pt x="1205787" y="947057"/>
                                </a:lnTo>
                                <a:lnTo>
                                  <a:pt x="1201418" y="947057"/>
                                </a:lnTo>
                                <a:lnTo>
                                  <a:pt x="1201418" y="949242"/>
                                </a:lnTo>
                                <a:lnTo>
                                  <a:pt x="1203603" y="949242"/>
                                </a:lnTo>
                                <a:lnTo>
                                  <a:pt x="1203603" y="951477"/>
                                </a:lnTo>
                                <a:lnTo>
                                  <a:pt x="1196998" y="951477"/>
                                </a:lnTo>
                                <a:lnTo>
                                  <a:pt x="1196998" y="953662"/>
                                </a:lnTo>
                                <a:lnTo>
                                  <a:pt x="1192630" y="953662"/>
                                </a:lnTo>
                                <a:lnTo>
                                  <a:pt x="1192630" y="955846"/>
                                </a:lnTo>
                                <a:lnTo>
                                  <a:pt x="1186038" y="955846"/>
                                </a:lnTo>
                                <a:lnTo>
                                  <a:pt x="1186038" y="958030"/>
                                </a:lnTo>
                                <a:lnTo>
                                  <a:pt x="1181669" y="958030"/>
                                </a:lnTo>
                                <a:lnTo>
                                  <a:pt x="1181669" y="960202"/>
                                </a:lnTo>
                                <a:lnTo>
                                  <a:pt x="1177300" y="960202"/>
                                </a:lnTo>
                                <a:lnTo>
                                  <a:pt x="1177300" y="962387"/>
                                </a:lnTo>
                                <a:lnTo>
                                  <a:pt x="1175078" y="962387"/>
                                </a:lnTo>
                                <a:lnTo>
                                  <a:pt x="1175078" y="958030"/>
                                </a:lnTo>
                                <a:lnTo>
                                  <a:pt x="1172893" y="958030"/>
                                </a:lnTo>
                                <a:lnTo>
                                  <a:pt x="1172893" y="960202"/>
                                </a:lnTo>
                                <a:lnTo>
                                  <a:pt x="1168525" y="960202"/>
                                </a:lnTo>
                                <a:lnTo>
                                  <a:pt x="1168525" y="958030"/>
                                </a:lnTo>
                                <a:lnTo>
                                  <a:pt x="1164105" y="958030"/>
                                </a:lnTo>
                                <a:lnTo>
                                  <a:pt x="1164105" y="960202"/>
                                </a:lnTo>
                                <a:lnTo>
                                  <a:pt x="1161933" y="960202"/>
                                </a:lnTo>
                                <a:lnTo>
                                  <a:pt x="1161933" y="964622"/>
                                </a:lnTo>
                                <a:lnTo>
                                  <a:pt x="1157564" y="964622"/>
                                </a:lnTo>
                                <a:lnTo>
                                  <a:pt x="1157564" y="966806"/>
                                </a:lnTo>
                                <a:lnTo>
                                  <a:pt x="1155380" y="966806"/>
                                </a:lnTo>
                                <a:lnTo>
                                  <a:pt x="1155380" y="968991"/>
                                </a:lnTo>
                                <a:lnTo>
                                  <a:pt x="1153144" y="968991"/>
                                </a:lnTo>
                                <a:lnTo>
                                  <a:pt x="1153144" y="971175"/>
                                </a:lnTo>
                                <a:lnTo>
                                  <a:pt x="1148776" y="971175"/>
                                </a:lnTo>
                                <a:lnTo>
                                  <a:pt x="1148776" y="973360"/>
                                </a:lnTo>
                                <a:lnTo>
                                  <a:pt x="1150960" y="973360"/>
                                </a:lnTo>
                                <a:lnTo>
                                  <a:pt x="1150960" y="975582"/>
                                </a:lnTo>
                                <a:lnTo>
                                  <a:pt x="1144419" y="975582"/>
                                </a:lnTo>
                                <a:lnTo>
                                  <a:pt x="1144419" y="977767"/>
                                </a:lnTo>
                                <a:lnTo>
                                  <a:pt x="1142235" y="977767"/>
                                </a:lnTo>
                                <a:lnTo>
                                  <a:pt x="1142235" y="975582"/>
                                </a:lnTo>
                                <a:lnTo>
                                  <a:pt x="1140000" y="975582"/>
                                </a:lnTo>
                                <a:lnTo>
                                  <a:pt x="1140000" y="979951"/>
                                </a:lnTo>
                                <a:lnTo>
                                  <a:pt x="1137815" y="979951"/>
                                </a:lnTo>
                                <a:lnTo>
                                  <a:pt x="1137815" y="975582"/>
                                </a:lnTo>
                                <a:lnTo>
                                  <a:pt x="1135631" y="975582"/>
                                </a:lnTo>
                                <a:lnTo>
                                  <a:pt x="1135631" y="973360"/>
                                </a:lnTo>
                                <a:lnTo>
                                  <a:pt x="1133446" y="973360"/>
                                </a:lnTo>
                                <a:lnTo>
                                  <a:pt x="1133446" y="975582"/>
                                </a:lnTo>
                                <a:lnTo>
                                  <a:pt x="1126855" y="975582"/>
                                </a:lnTo>
                                <a:lnTo>
                                  <a:pt x="1126855" y="977767"/>
                                </a:lnTo>
                                <a:lnTo>
                                  <a:pt x="1129039" y="977767"/>
                                </a:lnTo>
                                <a:lnTo>
                                  <a:pt x="1129039" y="984320"/>
                                </a:lnTo>
                                <a:lnTo>
                                  <a:pt x="1131262" y="984320"/>
                                </a:lnTo>
                                <a:lnTo>
                                  <a:pt x="1131262" y="988740"/>
                                </a:lnTo>
                                <a:lnTo>
                                  <a:pt x="1133446" y="988740"/>
                                </a:lnTo>
                                <a:lnTo>
                                  <a:pt x="1133446" y="990911"/>
                                </a:lnTo>
                                <a:lnTo>
                                  <a:pt x="1131262" y="990911"/>
                                </a:lnTo>
                                <a:lnTo>
                                  <a:pt x="1131262" y="993096"/>
                                </a:lnTo>
                                <a:lnTo>
                                  <a:pt x="1133446" y="993096"/>
                                </a:lnTo>
                                <a:lnTo>
                                  <a:pt x="1133446" y="995280"/>
                                </a:lnTo>
                                <a:lnTo>
                                  <a:pt x="1131262" y="995280"/>
                                </a:lnTo>
                                <a:lnTo>
                                  <a:pt x="1131262" y="999700"/>
                                </a:lnTo>
                                <a:lnTo>
                                  <a:pt x="1133446" y="999700"/>
                                </a:lnTo>
                                <a:lnTo>
                                  <a:pt x="1133446" y="1001884"/>
                                </a:lnTo>
                                <a:lnTo>
                                  <a:pt x="1131262" y="1001884"/>
                                </a:lnTo>
                                <a:lnTo>
                                  <a:pt x="1131262" y="1006241"/>
                                </a:lnTo>
                                <a:lnTo>
                                  <a:pt x="1126855" y="1006241"/>
                                </a:lnTo>
                                <a:lnTo>
                                  <a:pt x="1126855" y="1010660"/>
                                </a:lnTo>
                                <a:lnTo>
                                  <a:pt x="1122486" y="1010660"/>
                                </a:lnTo>
                                <a:lnTo>
                                  <a:pt x="1122486" y="1012845"/>
                                </a:lnTo>
                                <a:lnTo>
                                  <a:pt x="1120302" y="1012845"/>
                                </a:lnTo>
                                <a:lnTo>
                                  <a:pt x="1120302" y="1010660"/>
                                </a:lnTo>
                                <a:lnTo>
                                  <a:pt x="1115895" y="1010660"/>
                                </a:lnTo>
                                <a:lnTo>
                                  <a:pt x="1115895" y="1006241"/>
                                </a:lnTo>
                                <a:lnTo>
                                  <a:pt x="1118066" y="1006241"/>
                                </a:lnTo>
                                <a:lnTo>
                                  <a:pt x="1118066" y="1004069"/>
                                </a:lnTo>
                                <a:lnTo>
                                  <a:pt x="1113710" y="1004069"/>
                                </a:lnTo>
                                <a:lnTo>
                                  <a:pt x="1113710" y="1001884"/>
                                </a:lnTo>
                                <a:lnTo>
                                  <a:pt x="1115895" y="1001884"/>
                                </a:lnTo>
                                <a:lnTo>
                                  <a:pt x="1115895" y="997516"/>
                                </a:lnTo>
                                <a:lnTo>
                                  <a:pt x="1111526" y="997516"/>
                                </a:lnTo>
                                <a:lnTo>
                                  <a:pt x="1111526" y="990911"/>
                                </a:lnTo>
                                <a:lnTo>
                                  <a:pt x="1115895" y="990911"/>
                                </a:lnTo>
                                <a:lnTo>
                                  <a:pt x="1115895" y="986555"/>
                                </a:lnTo>
                                <a:lnTo>
                                  <a:pt x="1118066" y="986555"/>
                                </a:lnTo>
                                <a:lnTo>
                                  <a:pt x="1118066" y="984320"/>
                                </a:lnTo>
                                <a:lnTo>
                                  <a:pt x="1115895" y="984320"/>
                                </a:lnTo>
                                <a:lnTo>
                                  <a:pt x="1115895" y="979951"/>
                                </a:lnTo>
                                <a:lnTo>
                                  <a:pt x="1118066" y="979951"/>
                                </a:lnTo>
                                <a:lnTo>
                                  <a:pt x="1118066" y="977767"/>
                                </a:lnTo>
                                <a:lnTo>
                                  <a:pt x="1113710" y="977767"/>
                                </a:lnTo>
                                <a:lnTo>
                                  <a:pt x="1113710" y="975582"/>
                                </a:lnTo>
                                <a:lnTo>
                                  <a:pt x="1109341" y="975582"/>
                                </a:lnTo>
                                <a:lnTo>
                                  <a:pt x="1109341" y="979951"/>
                                </a:lnTo>
                                <a:lnTo>
                                  <a:pt x="1107106" y="979951"/>
                                </a:lnTo>
                                <a:lnTo>
                                  <a:pt x="1107106" y="982136"/>
                                </a:lnTo>
                                <a:lnTo>
                                  <a:pt x="1104922" y="982136"/>
                                </a:lnTo>
                                <a:lnTo>
                                  <a:pt x="1104922" y="984320"/>
                                </a:lnTo>
                                <a:lnTo>
                                  <a:pt x="1102737" y="984320"/>
                                </a:lnTo>
                                <a:lnTo>
                                  <a:pt x="1102737" y="988740"/>
                                </a:lnTo>
                                <a:lnTo>
                                  <a:pt x="1100553" y="988740"/>
                                </a:lnTo>
                                <a:lnTo>
                                  <a:pt x="1100553" y="990911"/>
                                </a:lnTo>
                                <a:lnTo>
                                  <a:pt x="1098381" y="990911"/>
                                </a:lnTo>
                                <a:lnTo>
                                  <a:pt x="1098381" y="993096"/>
                                </a:lnTo>
                                <a:lnTo>
                                  <a:pt x="1096197" y="993096"/>
                                </a:lnTo>
                                <a:lnTo>
                                  <a:pt x="1096197" y="990911"/>
                                </a:lnTo>
                                <a:lnTo>
                                  <a:pt x="1093961" y="990911"/>
                                </a:lnTo>
                                <a:lnTo>
                                  <a:pt x="1093961" y="993096"/>
                                </a:lnTo>
                                <a:lnTo>
                                  <a:pt x="1089592" y="993096"/>
                                </a:lnTo>
                                <a:lnTo>
                                  <a:pt x="1089592" y="990911"/>
                                </a:lnTo>
                                <a:lnTo>
                                  <a:pt x="1085224" y="990911"/>
                                </a:lnTo>
                                <a:lnTo>
                                  <a:pt x="1085224" y="988740"/>
                                </a:lnTo>
                                <a:lnTo>
                                  <a:pt x="1080817" y="988740"/>
                                </a:lnTo>
                                <a:lnTo>
                                  <a:pt x="1080817" y="990911"/>
                                </a:lnTo>
                                <a:lnTo>
                                  <a:pt x="1076448" y="990911"/>
                                </a:lnTo>
                                <a:lnTo>
                                  <a:pt x="1076448" y="993096"/>
                                </a:lnTo>
                                <a:lnTo>
                                  <a:pt x="1078632" y="993096"/>
                                </a:lnTo>
                                <a:lnTo>
                                  <a:pt x="1078632" y="997516"/>
                                </a:lnTo>
                                <a:lnTo>
                                  <a:pt x="1074263" y="997516"/>
                                </a:lnTo>
                                <a:lnTo>
                                  <a:pt x="1074263" y="999700"/>
                                </a:lnTo>
                                <a:lnTo>
                                  <a:pt x="1072028" y="999700"/>
                                </a:lnTo>
                                <a:lnTo>
                                  <a:pt x="1072028" y="1004069"/>
                                </a:lnTo>
                                <a:lnTo>
                                  <a:pt x="1069856" y="1004069"/>
                                </a:lnTo>
                                <a:lnTo>
                                  <a:pt x="1069856" y="1006241"/>
                                </a:lnTo>
                                <a:lnTo>
                                  <a:pt x="1067672" y="1006241"/>
                                </a:lnTo>
                                <a:lnTo>
                                  <a:pt x="1067672" y="1008425"/>
                                </a:lnTo>
                                <a:lnTo>
                                  <a:pt x="1069856" y="1008425"/>
                                </a:lnTo>
                                <a:lnTo>
                                  <a:pt x="1069856" y="1012845"/>
                                </a:lnTo>
                                <a:lnTo>
                                  <a:pt x="1067672" y="1012845"/>
                                </a:lnTo>
                                <a:lnTo>
                                  <a:pt x="1067672" y="1015029"/>
                                </a:lnTo>
                                <a:lnTo>
                                  <a:pt x="1063303" y="1015029"/>
                                </a:lnTo>
                                <a:lnTo>
                                  <a:pt x="1063303" y="1019398"/>
                                </a:lnTo>
                                <a:lnTo>
                                  <a:pt x="1056699" y="1019398"/>
                                </a:lnTo>
                                <a:lnTo>
                                  <a:pt x="1056699" y="1021621"/>
                                </a:lnTo>
                                <a:lnTo>
                                  <a:pt x="1050158" y="1021621"/>
                                </a:lnTo>
                                <a:lnTo>
                                  <a:pt x="1050158" y="1023805"/>
                                </a:lnTo>
                                <a:lnTo>
                                  <a:pt x="1043554" y="1023805"/>
                                </a:lnTo>
                                <a:lnTo>
                                  <a:pt x="1043554" y="1025990"/>
                                </a:lnTo>
                                <a:lnTo>
                                  <a:pt x="1045738" y="1025990"/>
                                </a:lnTo>
                                <a:lnTo>
                                  <a:pt x="1045738" y="1028174"/>
                                </a:lnTo>
                                <a:lnTo>
                                  <a:pt x="1039185" y="1028174"/>
                                </a:lnTo>
                                <a:lnTo>
                                  <a:pt x="1039185" y="1030358"/>
                                </a:lnTo>
                                <a:lnTo>
                                  <a:pt x="1036963" y="1030358"/>
                                </a:lnTo>
                                <a:lnTo>
                                  <a:pt x="1036963" y="1028174"/>
                                </a:lnTo>
                                <a:lnTo>
                                  <a:pt x="1032594" y="1028174"/>
                                </a:lnTo>
                                <a:lnTo>
                                  <a:pt x="1032594" y="1025990"/>
                                </a:lnTo>
                                <a:lnTo>
                                  <a:pt x="1025990" y="1025990"/>
                                </a:lnTo>
                                <a:lnTo>
                                  <a:pt x="1025990" y="1021621"/>
                                </a:lnTo>
                                <a:lnTo>
                                  <a:pt x="1019449" y="1021621"/>
                                </a:lnTo>
                                <a:lnTo>
                                  <a:pt x="1019449" y="1019398"/>
                                </a:lnTo>
                                <a:lnTo>
                                  <a:pt x="1015029" y="1019398"/>
                                </a:lnTo>
                                <a:lnTo>
                                  <a:pt x="1015029" y="1017214"/>
                                </a:lnTo>
                                <a:lnTo>
                                  <a:pt x="1010660" y="1017214"/>
                                </a:lnTo>
                                <a:lnTo>
                                  <a:pt x="1010660" y="1019398"/>
                                </a:lnTo>
                                <a:lnTo>
                                  <a:pt x="1008476" y="1019398"/>
                                </a:lnTo>
                                <a:lnTo>
                                  <a:pt x="1008476" y="1017214"/>
                                </a:lnTo>
                                <a:lnTo>
                                  <a:pt x="999700" y="1017214"/>
                                </a:lnTo>
                                <a:lnTo>
                                  <a:pt x="999700" y="1015029"/>
                                </a:lnTo>
                                <a:lnTo>
                                  <a:pt x="997516" y="1015029"/>
                                </a:lnTo>
                                <a:lnTo>
                                  <a:pt x="997516" y="1017214"/>
                                </a:lnTo>
                                <a:lnTo>
                                  <a:pt x="988740" y="1017214"/>
                                </a:lnTo>
                                <a:lnTo>
                                  <a:pt x="988740" y="1019398"/>
                                </a:lnTo>
                                <a:lnTo>
                                  <a:pt x="986555" y="1019398"/>
                                </a:lnTo>
                                <a:lnTo>
                                  <a:pt x="986555" y="1017214"/>
                                </a:lnTo>
                                <a:lnTo>
                                  <a:pt x="982186" y="1017214"/>
                                </a:lnTo>
                                <a:lnTo>
                                  <a:pt x="982186" y="1030358"/>
                                </a:lnTo>
                                <a:lnTo>
                                  <a:pt x="984371" y="1030358"/>
                                </a:lnTo>
                                <a:lnTo>
                                  <a:pt x="984371" y="1032594"/>
                                </a:lnTo>
                                <a:lnTo>
                                  <a:pt x="982186" y="1032594"/>
                                </a:lnTo>
                                <a:lnTo>
                                  <a:pt x="982186" y="1036950"/>
                                </a:lnTo>
                                <a:lnTo>
                                  <a:pt x="984371" y="1036950"/>
                                </a:lnTo>
                                <a:lnTo>
                                  <a:pt x="984371" y="1039134"/>
                                </a:lnTo>
                                <a:lnTo>
                                  <a:pt x="979951" y="1039134"/>
                                </a:lnTo>
                                <a:lnTo>
                                  <a:pt x="979951" y="1041319"/>
                                </a:lnTo>
                                <a:lnTo>
                                  <a:pt x="977779" y="1041319"/>
                                </a:lnTo>
                                <a:lnTo>
                                  <a:pt x="977779" y="1036950"/>
                                </a:lnTo>
                                <a:lnTo>
                                  <a:pt x="975595" y="1036950"/>
                                </a:lnTo>
                                <a:lnTo>
                                  <a:pt x="975595" y="1041319"/>
                                </a:lnTo>
                                <a:lnTo>
                                  <a:pt x="971226" y="1041319"/>
                                </a:lnTo>
                                <a:lnTo>
                                  <a:pt x="971226" y="1043554"/>
                                </a:lnTo>
                                <a:lnTo>
                                  <a:pt x="968991" y="1043554"/>
                                </a:lnTo>
                                <a:lnTo>
                                  <a:pt x="968991" y="1045738"/>
                                </a:lnTo>
                                <a:lnTo>
                                  <a:pt x="966806" y="1045738"/>
                                </a:lnTo>
                                <a:lnTo>
                                  <a:pt x="966806" y="1047923"/>
                                </a:lnTo>
                                <a:lnTo>
                                  <a:pt x="964622" y="1047923"/>
                                </a:lnTo>
                                <a:lnTo>
                                  <a:pt x="964622" y="1045738"/>
                                </a:lnTo>
                                <a:lnTo>
                                  <a:pt x="962437" y="1045738"/>
                                </a:lnTo>
                                <a:lnTo>
                                  <a:pt x="962437" y="1047923"/>
                                </a:lnTo>
                                <a:lnTo>
                                  <a:pt x="958030" y="1047923"/>
                                </a:lnTo>
                                <a:lnTo>
                                  <a:pt x="958030" y="1045738"/>
                                </a:lnTo>
                                <a:lnTo>
                                  <a:pt x="953662" y="1045738"/>
                                </a:lnTo>
                                <a:lnTo>
                                  <a:pt x="953662" y="1043554"/>
                                </a:lnTo>
                                <a:lnTo>
                                  <a:pt x="949293" y="1043554"/>
                                </a:lnTo>
                                <a:lnTo>
                                  <a:pt x="949293" y="1039134"/>
                                </a:lnTo>
                                <a:lnTo>
                                  <a:pt x="947108" y="1039134"/>
                                </a:lnTo>
                                <a:lnTo>
                                  <a:pt x="947108" y="1036950"/>
                                </a:lnTo>
                                <a:lnTo>
                                  <a:pt x="944886" y="1036950"/>
                                </a:lnTo>
                                <a:lnTo>
                                  <a:pt x="944886" y="1032594"/>
                                </a:lnTo>
                                <a:lnTo>
                                  <a:pt x="942701" y="1032594"/>
                                </a:lnTo>
                                <a:lnTo>
                                  <a:pt x="942701" y="1034778"/>
                                </a:lnTo>
                                <a:lnTo>
                                  <a:pt x="940517" y="1034778"/>
                                </a:lnTo>
                                <a:lnTo>
                                  <a:pt x="940517" y="1036950"/>
                                </a:lnTo>
                                <a:lnTo>
                                  <a:pt x="938332" y="1036950"/>
                                </a:lnTo>
                                <a:lnTo>
                                  <a:pt x="938332" y="1039134"/>
                                </a:lnTo>
                                <a:lnTo>
                                  <a:pt x="936148" y="1039134"/>
                                </a:lnTo>
                                <a:lnTo>
                                  <a:pt x="936148" y="1034778"/>
                                </a:lnTo>
                                <a:lnTo>
                                  <a:pt x="925188" y="1034778"/>
                                </a:lnTo>
                                <a:lnTo>
                                  <a:pt x="925188" y="1039134"/>
                                </a:lnTo>
                                <a:lnTo>
                                  <a:pt x="927372" y="1039134"/>
                                </a:lnTo>
                                <a:lnTo>
                                  <a:pt x="927372" y="1041319"/>
                                </a:lnTo>
                                <a:lnTo>
                                  <a:pt x="920768" y="1041319"/>
                                </a:lnTo>
                                <a:lnTo>
                                  <a:pt x="920768" y="1032594"/>
                                </a:lnTo>
                                <a:lnTo>
                                  <a:pt x="927372" y="1032594"/>
                                </a:lnTo>
                                <a:lnTo>
                                  <a:pt x="927372" y="1028174"/>
                                </a:lnTo>
                                <a:lnTo>
                                  <a:pt x="922952" y="1028174"/>
                                </a:lnTo>
                                <a:lnTo>
                                  <a:pt x="922952" y="1030358"/>
                                </a:lnTo>
                                <a:lnTo>
                                  <a:pt x="914227" y="1030358"/>
                                </a:lnTo>
                                <a:lnTo>
                                  <a:pt x="914227" y="1034778"/>
                                </a:lnTo>
                                <a:lnTo>
                                  <a:pt x="907623" y="1034778"/>
                                </a:lnTo>
                                <a:lnTo>
                                  <a:pt x="907623" y="1036950"/>
                                </a:lnTo>
                                <a:lnTo>
                                  <a:pt x="905439" y="1036950"/>
                                </a:lnTo>
                                <a:lnTo>
                                  <a:pt x="905439" y="1034778"/>
                                </a:lnTo>
                                <a:lnTo>
                                  <a:pt x="903254" y="1034778"/>
                                </a:lnTo>
                                <a:lnTo>
                                  <a:pt x="903254" y="1036950"/>
                                </a:lnTo>
                                <a:lnTo>
                                  <a:pt x="901070" y="1036950"/>
                                </a:lnTo>
                                <a:lnTo>
                                  <a:pt x="901070" y="1041319"/>
                                </a:lnTo>
                                <a:lnTo>
                                  <a:pt x="898847" y="1041319"/>
                                </a:lnTo>
                                <a:lnTo>
                                  <a:pt x="898847" y="1032594"/>
                                </a:lnTo>
                                <a:lnTo>
                                  <a:pt x="901070" y="1032594"/>
                                </a:lnTo>
                                <a:lnTo>
                                  <a:pt x="901070" y="1030358"/>
                                </a:lnTo>
                                <a:lnTo>
                                  <a:pt x="907623" y="1030358"/>
                                </a:lnTo>
                                <a:lnTo>
                                  <a:pt x="907623" y="1025990"/>
                                </a:lnTo>
                                <a:lnTo>
                                  <a:pt x="905439" y="1025990"/>
                                </a:lnTo>
                                <a:lnTo>
                                  <a:pt x="905439" y="1023805"/>
                                </a:lnTo>
                                <a:lnTo>
                                  <a:pt x="901070" y="1023805"/>
                                </a:lnTo>
                                <a:lnTo>
                                  <a:pt x="901070" y="1025990"/>
                                </a:lnTo>
                                <a:lnTo>
                                  <a:pt x="896663" y="1025990"/>
                                </a:lnTo>
                                <a:lnTo>
                                  <a:pt x="896663" y="1019398"/>
                                </a:lnTo>
                                <a:lnTo>
                                  <a:pt x="894478" y="1019398"/>
                                </a:lnTo>
                                <a:lnTo>
                                  <a:pt x="894478" y="1017214"/>
                                </a:lnTo>
                                <a:lnTo>
                                  <a:pt x="896663" y="1017214"/>
                                </a:lnTo>
                                <a:lnTo>
                                  <a:pt x="896663" y="1015029"/>
                                </a:lnTo>
                                <a:lnTo>
                                  <a:pt x="894478" y="1015029"/>
                                </a:lnTo>
                                <a:lnTo>
                                  <a:pt x="894478" y="1008425"/>
                                </a:lnTo>
                                <a:lnTo>
                                  <a:pt x="892294" y="1008425"/>
                                </a:lnTo>
                                <a:lnTo>
                                  <a:pt x="892294" y="1006241"/>
                                </a:lnTo>
                                <a:lnTo>
                                  <a:pt x="883518" y="1006241"/>
                                </a:lnTo>
                                <a:lnTo>
                                  <a:pt x="883518" y="1004069"/>
                                </a:lnTo>
                                <a:lnTo>
                                  <a:pt x="881334" y="1004069"/>
                                </a:lnTo>
                                <a:lnTo>
                                  <a:pt x="881334" y="1001884"/>
                                </a:lnTo>
                                <a:lnTo>
                                  <a:pt x="876914" y="1001884"/>
                                </a:lnTo>
                                <a:lnTo>
                                  <a:pt x="876914" y="1006241"/>
                                </a:lnTo>
                                <a:lnTo>
                                  <a:pt x="872545" y="1006241"/>
                                </a:lnTo>
                                <a:lnTo>
                                  <a:pt x="872545" y="1004069"/>
                                </a:lnTo>
                                <a:lnTo>
                                  <a:pt x="868189" y="1004069"/>
                                </a:lnTo>
                                <a:lnTo>
                                  <a:pt x="868189" y="999700"/>
                                </a:lnTo>
                                <a:lnTo>
                                  <a:pt x="874730" y="999700"/>
                                </a:lnTo>
                                <a:lnTo>
                                  <a:pt x="874730" y="995280"/>
                                </a:lnTo>
                                <a:lnTo>
                                  <a:pt x="876914" y="995280"/>
                                </a:lnTo>
                                <a:lnTo>
                                  <a:pt x="876914" y="997516"/>
                                </a:lnTo>
                                <a:lnTo>
                                  <a:pt x="887874" y="997516"/>
                                </a:lnTo>
                                <a:lnTo>
                                  <a:pt x="887874" y="993096"/>
                                </a:lnTo>
                                <a:lnTo>
                                  <a:pt x="883518" y="993096"/>
                                </a:lnTo>
                                <a:lnTo>
                                  <a:pt x="883518" y="990911"/>
                                </a:lnTo>
                                <a:lnTo>
                                  <a:pt x="876914" y="990911"/>
                                </a:lnTo>
                                <a:lnTo>
                                  <a:pt x="876914" y="986555"/>
                                </a:lnTo>
                                <a:lnTo>
                                  <a:pt x="879149" y="986555"/>
                                </a:lnTo>
                                <a:lnTo>
                                  <a:pt x="879149" y="984320"/>
                                </a:lnTo>
                                <a:lnTo>
                                  <a:pt x="881334" y="984320"/>
                                </a:lnTo>
                                <a:lnTo>
                                  <a:pt x="881334" y="982136"/>
                                </a:lnTo>
                                <a:lnTo>
                                  <a:pt x="883518" y="982136"/>
                                </a:lnTo>
                                <a:lnTo>
                                  <a:pt x="883518" y="977767"/>
                                </a:lnTo>
                                <a:lnTo>
                                  <a:pt x="881334" y="977767"/>
                                </a:lnTo>
                                <a:lnTo>
                                  <a:pt x="881334" y="979951"/>
                                </a:lnTo>
                                <a:lnTo>
                                  <a:pt x="879149" y="979951"/>
                                </a:lnTo>
                                <a:lnTo>
                                  <a:pt x="879149" y="977767"/>
                                </a:lnTo>
                                <a:lnTo>
                                  <a:pt x="876914" y="977767"/>
                                </a:lnTo>
                                <a:lnTo>
                                  <a:pt x="876914" y="973360"/>
                                </a:lnTo>
                                <a:lnTo>
                                  <a:pt x="874730" y="973360"/>
                                </a:lnTo>
                                <a:lnTo>
                                  <a:pt x="874730" y="971175"/>
                                </a:lnTo>
                                <a:lnTo>
                                  <a:pt x="870361" y="971175"/>
                                </a:lnTo>
                                <a:lnTo>
                                  <a:pt x="870361" y="968991"/>
                                </a:lnTo>
                                <a:lnTo>
                                  <a:pt x="872545" y="968991"/>
                                </a:lnTo>
                                <a:lnTo>
                                  <a:pt x="872545" y="964622"/>
                                </a:lnTo>
                                <a:lnTo>
                                  <a:pt x="874730" y="964622"/>
                                </a:lnTo>
                                <a:lnTo>
                                  <a:pt x="874730" y="962387"/>
                                </a:lnTo>
                                <a:lnTo>
                                  <a:pt x="863769" y="962387"/>
                                </a:lnTo>
                                <a:lnTo>
                                  <a:pt x="863769" y="964622"/>
                                </a:lnTo>
                                <a:lnTo>
                                  <a:pt x="861585" y="964622"/>
                                </a:lnTo>
                                <a:lnTo>
                                  <a:pt x="861585" y="966806"/>
                                </a:lnTo>
                                <a:lnTo>
                                  <a:pt x="859400" y="966806"/>
                                </a:lnTo>
                                <a:lnTo>
                                  <a:pt x="859400" y="968991"/>
                                </a:lnTo>
                                <a:lnTo>
                                  <a:pt x="857216" y="968991"/>
                                </a:lnTo>
                                <a:lnTo>
                                  <a:pt x="857216" y="951477"/>
                                </a:lnTo>
                                <a:lnTo>
                                  <a:pt x="859400" y="951477"/>
                                </a:lnTo>
                                <a:lnTo>
                                  <a:pt x="859400" y="949242"/>
                                </a:lnTo>
                                <a:lnTo>
                                  <a:pt x="855031" y="949242"/>
                                </a:lnTo>
                                <a:lnTo>
                                  <a:pt x="855031" y="938282"/>
                                </a:lnTo>
                                <a:lnTo>
                                  <a:pt x="857216" y="938282"/>
                                </a:lnTo>
                                <a:lnTo>
                                  <a:pt x="857216" y="936097"/>
                                </a:lnTo>
                                <a:lnTo>
                                  <a:pt x="863769" y="936097"/>
                                </a:lnTo>
                                <a:lnTo>
                                  <a:pt x="863769" y="933913"/>
                                </a:lnTo>
                                <a:lnTo>
                                  <a:pt x="865954" y="933913"/>
                                </a:lnTo>
                                <a:lnTo>
                                  <a:pt x="865954" y="927321"/>
                                </a:lnTo>
                                <a:lnTo>
                                  <a:pt x="863769" y="927321"/>
                                </a:lnTo>
                                <a:lnTo>
                                  <a:pt x="863769" y="929544"/>
                                </a:lnTo>
                                <a:lnTo>
                                  <a:pt x="855031" y="929544"/>
                                </a:lnTo>
                                <a:lnTo>
                                  <a:pt x="855031" y="931728"/>
                                </a:lnTo>
                                <a:lnTo>
                                  <a:pt x="848440" y="931728"/>
                                </a:lnTo>
                                <a:lnTo>
                                  <a:pt x="848440" y="925137"/>
                                </a:lnTo>
                                <a:lnTo>
                                  <a:pt x="846256" y="925137"/>
                                </a:lnTo>
                                <a:lnTo>
                                  <a:pt x="846256" y="927321"/>
                                </a:lnTo>
                                <a:lnTo>
                                  <a:pt x="835295" y="927321"/>
                                </a:lnTo>
                                <a:lnTo>
                                  <a:pt x="835295" y="925137"/>
                                </a:lnTo>
                                <a:lnTo>
                                  <a:pt x="830876" y="925137"/>
                                </a:lnTo>
                                <a:lnTo>
                                  <a:pt x="830876" y="927321"/>
                                </a:lnTo>
                                <a:lnTo>
                                  <a:pt x="819915" y="927321"/>
                                </a:lnTo>
                                <a:lnTo>
                                  <a:pt x="819915" y="929544"/>
                                </a:lnTo>
                                <a:lnTo>
                                  <a:pt x="817731" y="929544"/>
                                </a:lnTo>
                                <a:lnTo>
                                  <a:pt x="817731" y="931728"/>
                                </a:lnTo>
                                <a:lnTo>
                                  <a:pt x="815546" y="931728"/>
                                </a:lnTo>
                                <a:lnTo>
                                  <a:pt x="815546" y="929544"/>
                                </a:lnTo>
                                <a:lnTo>
                                  <a:pt x="808993" y="929544"/>
                                </a:lnTo>
                                <a:lnTo>
                                  <a:pt x="808993" y="933913"/>
                                </a:lnTo>
                                <a:lnTo>
                                  <a:pt x="806770" y="933913"/>
                                </a:lnTo>
                                <a:lnTo>
                                  <a:pt x="806770" y="938282"/>
                                </a:lnTo>
                                <a:lnTo>
                                  <a:pt x="795797" y="938282"/>
                                </a:lnTo>
                                <a:lnTo>
                                  <a:pt x="795797" y="944873"/>
                                </a:lnTo>
                                <a:lnTo>
                                  <a:pt x="798033" y="944873"/>
                                </a:lnTo>
                                <a:lnTo>
                                  <a:pt x="798033" y="949242"/>
                                </a:lnTo>
                                <a:lnTo>
                                  <a:pt x="800217" y="949242"/>
                                </a:lnTo>
                                <a:lnTo>
                                  <a:pt x="800217" y="947057"/>
                                </a:lnTo>
                                <a:lnTo>
                                  <a:pt x="804586" y="947057"/>
                                </a:lnTo>
                                <a:lnTo>
                                  <a:pt x="804586" y="949242"/>
                                </a:lnTo>
                                <a:lnTo>
                                  <a:pt x="808993" y="949242"/>
                                </a:lnTo>
                                <a:lnTo>
                                  <a:pt x="808993" y="951477"/>
                                </a:lnTo>
                                <a:lnTo>
                                  <a:pt x="813362" y="951477"/>
                                </a:lnTo>
                                <a:lnTo>
                                  <a:pt x="813362" y="955846"/>
                                </a:lnTo>
                                <a:lnTo>
                                  <a:pt x="808993" y="955846"/>
                                </a:lnTo>
                                <a:lnTo>
                                  <a:pt x="808993" y="953662"/>
                                </a:lnTo>
                                <a:lnTo>
                                  <a:pt x="802402" y="953662"/>
                                </a:lnTo>
                                <a:lnTo>
                                  <a:pt x="802402" y="951477"/>
                                </a:lnTo>
                                <a:lnTo>
                                  <a:pt x="798033" y="951477"/>
                                </a:lnTo>
                                <a:lnTo>
                                  <a:pt x="798033" y="953662"/>
                                </a:lnTo>
                                <a:lnTo>
                                  <a:pt x="800217" y="953662"/>
                                </a:lnTo>
                                <a:lnTo>
                                  <a:pt x="800217" y="955846"/>
                                </a:lnTo>
                                <a:lnTo>
                                  <a:pt x="804586" y="955846"/>
                                </a:lnTo>
                                <a:lnTo>
                                  <a:pt x="804586" y="962387"/>
                                </a:lnTo>
                                <a:lnTo>
                                  <a:pt x="800217" y="962387"/>
                                </a:lnTo>
                                <a:lnTo>
                                  <a:pt x="800217" y="960202"/>
                                </a:lnTo>
                                <a:lnTo>
                                  <a:pt x="798033" y="960202"/>
                                </a:lnTo>
                                <a:lnTo>
                                  <a:pt x="798033" y="958030"/>
                                </a:lnTo>
                                <a:lnTo>
                                  <a:pt x="795797" y="958030"/>
                                </a:lnTo>
                                <a:lnTo>
                                  <a:pt x="795797" y="955846"/>
                                </a:lnTo>
                                <a:lnTo>
                                  <a:pt x="784837" y="955846"/>
                                </a:lnTo>
                                <a:lnTo>
                                  <a:pt x="784837" y="958030"/>
                                </a:lnTo>
                                <a:lnTo>
                                  <a:pt x="782653" y="958030"/>
                                </a:lnTo>
                                <a:lnTo>
                                  <a:pt x="782653" y="953662"/>
                                </a:lnTo>
                                <a:lnTo>
                                  <a:pt x="780468" y="953662"/>
                                </a:lnTo>
                                <a:lnTo>
                                  <a:pt x="780468" y="951477"/>
                                </a:lnTo>
                                <a:lnTo>
                                  <a:pt x="778284" y="951477"/>
                                </a:lnTo>
                                <a:lnTo>
                                  <a:pt x="778284" y="947057"/>
                                </a:lnTo>
                                <a:lnTo>
                                  <a:pt x="773877" y="947057"/>
                                </a:lnTo>
                                <a:lnTo>
                                  <a:pt x="773877" y="949242"/>
                                </a:lnTo>
                                <a:lnTo>
                                  <a:pt x="769508" y="949242"/>
                                </a:lnTo>
                                <a:lnTo>
                                  <a:pt x="769508" y="951477"/>
                                </a:lnTo>
                                <a:lnTo>
                                  <a:pt x="771692" y="951477"/>
                                </a:lnTo>
                                <a:lnTo>
                                  <a:pt x="771692" y="960202"/>
                                </a:lnTo>
                                <a:lnTo>
                                  <a:pt x="769508" y="960202"/>
                                </a:lnTo>
                                <a:lnTo>
                                  <a:pt x="769508" y="966806"/>
                                </a:lnTo>
                                <a:lnTo>
                                  <a:pt x="773877" y="966806"/>
                                </a:lnTo>
                                <a:lnTo>
                                  <a:pt x="773877" y="968991"/>
                                </a:lnTo>
                                <a:lnTo>
                                  <a:pt x="776112" y="968991"/>
                                </a:lnTo>
                                <a:lnTo>
                                  <a:pt x="776112" y="971175"/>
                                </a:lnTo>
                                <a:lnTo>
                                  <a:pt x="778284" y="971175"/>
                                </a:lnTo>
                                <a:lnTo>
                                  <a:pt x="778284" y="973360"/>
                                </a:lnTo>
                                <a:lnTo>
                                  <a:pt x="780468" y="973360"/>
                                </a:lnTo>
                                <a:lnTo>
                                  <a:pt x="780468" y="975582"/>
                                </a:lnTo>
                                <a:lnTo>
                                  <a:pt x="782653" y="975582"/>
                                </a:lnTo>
                                <a:lnTo>
                                  <a:pt x="782653" y="979951"/>
                                </a:lnTo>
                                <a:lnTo>
                                  <a:pt x="784837" y="979951"/>
                                </a:lnTo>
                                <a:lnTo>
                                  <a:pt x="784837" y="982136"/>
                                </a:lnTo>
                                <a:lnTo>
                                  <a:pt x="787072" y="982136"/>
                                </a:lnTo>
                                <a:lnTo>
                                  <a:pt x="787072" y="984320"/>
                                </a:lnTo>
                                <a:lnTo>
                                  <a:pt x="791441" y="984320"/>
                                </a:lnTo>
                                <a:lnTo>
                                  <a:pt x="791441" y="986555"/>
                                </a:lnTo>
                                <a:lnTo>
                                  <a:pt x="789257" y="986555"/>
                                </a:lnTo>
                                <a:lnTo>
                                  <a:pt x="789257" y="988740"/>
                                </a:lnTo>
                                <a:lnTo>
                                  <a:pt x="787072" y="988740"/>
                                </a:lnTo>
                                <a:lnTo>
                                  <a:pt x="787072" y="986555"/>
                                </a:lnTo>
                                <a:lnTo>
                                  <a:pt x="780468" y="986555"/>
                                </a:lnTo>
                                <a:lnTo>
                                  <a:pt x="780468" y="990911"/>
                                </a:lnTo>
                                <a:lnTo>
                                  <a:pt x="784837" y="990911"/>
                                </a:lnTo>
                                <a:lnTo>
                                  <a:pt x="784837" y="997516"/>
                                </a:lnTo>
                                <a:lnTo>
                                  <a:pt x="789257" y="997516"/>
                                </a:lnTo>
                                <a:lnTo>
                                  <a:pt x="789257" y="995280"/>
                                </a:lnTo>
                                <a:lnTo>
                                  <a:pt x="787072" y="995280"/>
                                </a:lnTo>
                                <a:lnTo>
                                  <a:pt x="787072" y="990911"/>
                                </a:lnTo>
                                <a:lnTo>
                                  <a:pt x="789257" y="990911"/>
                                </a:lnTo>
                                <a:lnTo>
                                  <a:pt x="789257" y="993096"/>
                                </a:lnTo>
                                <a:lnTo>
                                  <a:pt x="793626" y="993096"/>
                                </a:lnTo>
                                <a:lnTo>
                                  <a:pt x="793626" y="995280"/>
                                </a:lnTo>
                                <a:lnTo>
                                  <a:pt x="798033" y="995280"/>
                                </a:lnTo>
                                <a:lnTo>
                                  <a:pt x="798033" y="997516"/>
                                </a:lnTo>
                                <a:lnTo>
                                  <a:pt x="800217" y="997516"/>
                                </a:lnTo>
                                <a:lnTo>
                                  <a:pt x="800217" y="999700"/>
                                </a:lnTo>
                                <a:lnTo>
                                  <a:pt x="802402" y="999700"/>
                                </a:lnTo>
                                <a:lnTo>
                                  <a:pt x="802402" y="1001884"/>
                                </a:lnTo>
                                <a:lnTo>
                                  <a:pt x="804586" y="1001884"/>
                                </a:lnTo>
                                <a:lnTo>
                                  <a:pt x="804586" y="999700"/>
                                </a:lnTo>
                                <a:lnTo>
                                  <a:pt x="806770" y="999700"/>
                                </a:lnTo>
                                <a:lnTo>
                                  <a:pt x="806770" y="1001884"/>
                                </a:lnTo>
                                <a:lnTo>
                                  <a:pt x="815546" y="1001884"/>
                                </a:lnTo>
                                <a:lnTo>
                                  <a:pt x="815546" y="1004069"/>
                                </a:lnTo>
                                <a:lnTo>
                                  <a:pt x="817731" y="1004069"/>
                                </a:lnTo>
                                <a:lnTo>
                                  <a:pt x="817731" y="1008425"/>
                                </a:lnTo>
                                <a:lnTo>
                                  <a:pt x="819915" y="1008425"/>
                                </a:lnTo>
                                <a:lnTo>
                                  <a:pt x="819915" y="1012845"/>
                                </a:lnTo>
                                <a:lnTo>
                                  <a:pt x="817731" y="1012845"/>
                                </a:lnTo>
                                <a:lnTo>
                                  <a:pt x="817731" y="1010660"/>
                                </a:lnTo>
                                <a:lnTo>
                                  <a:pt x="815546" y="1010660"/>
                                </a:lnTo>
                                <a:lnTo>
                                  <a:pt x="815546" y="1015029"/>
                                </a:lnTo>
                                <a:lnTo>
                                  <a:pt x="817731" y="1015029"/>
                                </a:lnTo>
                                <a:lnTo>
                                  <a:pt x="817731" y="1017214"/>
                                </a:lnTo>
                                <a:lnTo>
                                  <a:pt x="815546" y="1017214"/>
                                </a:lnTo>
                                <a:lnTo>
                                  <a:pt x="815546" y="1023805"/>
                                </a:lnTo>
                                <a:lnTo>
                                  <a:pt x="813362" y="1023805"/>
                                </a:lnTo>
                                <a:lnTo>
                                  <a:pt x="813362" y="1025990"/>
                                </a:lnTo>
                                <a:lnTo>
                                  <a:pt x="817731" y="1025990"/>
                                </a:lnTo>
                                <a:lnTo>
                                  <a:pt x="817731" y="1032594"/>
                                </a:lnTo>
                                <a:lnTo>
                                  <a:pt x="813362" y="1032594"/>
                                </a:lnTo>
                                <a:lnTo>
                                  <a:pt x="813362" y="1030358"/>
                                </a:lnTo>
                                <a:lnTo>
                                  <a:pt x="815546" y="1030358"/>
                                </a:lnTo>
                                <a:lnTo>
                                  <a:pt x="815546" y="1028174"/>
                                </a:lnTo>
                                <a:lnTo>
                                  <a:pt x="808993" y="1028174"/>
                                </a:lnTo>
                                <a:lnTo>
                                  <a:pt x="808993" y="1025990"/>
                                </a:lnTo>
                                <a:lnTo>
                                  <a:pt x="804586" y="1025990"/>
                                </a:lnTo>
                                <a:lnTo>
                                  <a:pt x="804586" y="1028174"/>
                                </a:lnTo>
                                <a:lnTo>
                                  <a:pt x="802402" y="1028174"/>
                                </a:lnTo>
                                <a:lnTo>
                                  <a:pt x="802402" y="1030358"/>
                                </a:lnTo>
                                <a:lnTo>
                                  <a:pt x="800217" y="1030358"/>
                                </a:lnTo>
                                <a:lnTo>
                                  <a:pt x="800217" y="1025990"/>
                                </a:lnTo>
                                <a:lnTo>
                                  <a:pt x="798033" y="1025990"/>
                                </a:lnTo>
                                <a:lnTo>
                                  <a:pt x="798033" y="1028174"/>
                                </a:lnTo>
                                <a:lnTo>
                                  <a:pt x="793626" y="1028174"/>
                                </a:lnTo>
                                <a:lnTo>
                                  <a:pt x="793626" y="1030358"/>
                                </a:lnTo>
                                <a:lnTo>
                                  <a:pt x="795797" y="1030358"/>
                                </a:lnTo>
                                <a:lnTo>
                                  <a:pt x="795797" y="1036950"/>
                                </a:lnTo>
                                <a:lnTo>
                                  <a:pt x="798033" y="1036950"/>
                                </a:lnTo>
                                <a:lnTo>
                                  <a:pt x="798033" y="1039134"/>
                                </a:lnTo>
                                <a:lnTo>
                                  <a:pt x="806770" y="1039134"/>
                                </a:lnTo>
                                <a:lnTo>
                                  <a:pt x="806770" y="1043554"/>
                                </a:lnTo>
                                <a:lnTo>
                                  <a:pt x="804586" y="1043554"/>
                                </a:lnTo>
                                <a:lnTo>
                                  <a:pt x="804586" y="1041319"/>
                                </a:lnTo>
                                <a:lnTo>
                                  <a:pt x="800217" y="1041319"/>
                                </a:lnTo>
                                <a:lnTo>
                                  <a:pt x="800217" y="1045738"/>
                                </a:lnTo>
                                <a:lnTo>
                                  <a:pt x="798033" y="1045738"/>
                                </a:lnTo>
                                <a:lnTo>
                                  <a:pt x="798033" y="1043554"/>
                                </a:lnTo>
                                <a:lnTo>
                                  <a:pt x="791441" y="1043554"/>
                                </a:lnTo>
                                <a:lnTo>
                                  <a:pt x="791441" y="1041319"/>
                                </a:lnTo>
                                <a:lnTo>
                                  <a:pt x="787072" y="1041319"/>
                                </a:lnTo>
                                <a:lnTo>
                                  <a:pt x="787072" y="1047923"/>
                                </a:lnTo>
                                <a:lnTo>
                                  <a:pt x="791441" y="1047923"/>
                                </a:lnTo>
                                <a:lnTo>
                                  <a:pt x="791441" y="1050107"/>
                                </a:lnTo>
                                <a:lnTo>
                                  <a:pt x="793626" y="1050107"/>
                                </a:lnTo>
                                <a:lnTo>
                                  <a:pt x="793626" y="1058883"/>
                                </a:lnTo>
                                <a:lnTo>
                                  <a:pt x="798033" y="1058883"/>
                                </a:lnTo>
                                <a:lnTo>
                                  <a:pt x="798033" y="1063252"/>
                                </a:lnTo>
                                <a:lnTo>
                                  <a:pt x="800217" y="1063252"/>
                                </a:lnTo>
                                <a:lnTo>
                                  <a:pt x="800217" y="1065437"/>
                                </a:lnTo>
                                <a:lnTo>
                                  <a:pt x="798033" y="1065437"/>
                                </a:lnTo>
                                <a:lnTo>
                                  <a:pt x="798033" y="1069844"/>
                                </a:lnTo>
                                <a:lnTo>
                                  <a:pt x="800217" y="1069844"/>
                                </a:lnTo>
                                <a:lnTo>
                                  <a:pt x="800217" y="1072028"/>
                                </a:lnTo>
                                <a:lnTo>
                                  <a:pt x="802402" y="1072028"/>
                                </a:lnTo>
                                <a:lnTo>
                                  <a:pt x="802402" y="1074212"/>
                                </a:lnTo>
                                <a:lnTo>
                                  <a:pt x="798033" y="1074212"/>
                                </a:lnTo>
                                <a:lnTo>
                                  <a:pt x="798033" y="1072028"/>
                                </a:lnTo>
                                <a:lnTo>
                                  <a:pt x="795797" y="1072028"/>
                                </a:lnTo>
                                <a:lnTo>
                                  <a:pt x="795797" y="1067659"/>
                                </a:lnTo>
                                <a:lnTo>
                                  <a:pt x="793626" y="1067659"/>
                                </a:lnTo>
                                <a:lnTo>
                                  <a:pt x="793626" y="1065437"/>
                                </a:lnTo>
                                <a:lnTo>
                                  <a:pt x="789257" y="1065437"/>
                                </a:lnTo>
                                <a:lnTo>
                                  <a:pt x="789257" y="1063252"/>
                                </a:lnTo>
                                <a:lnTo>
                                  <a:pt x="787072" y="1063252"/>
                                </a:lnTo>
                                <a:lnTo>
                                  <a:pt x="787072" y="1067659"/>
                                </a:lnTo>
                                <a:lnTo>
                                  <a:pt x="782653" y="1067659"/>
                                </a:lnTo>
                                <a:lnTo>
                                  <a:pt x="782653" y="1069844"/>
                                </a:lnTo>
                                <a:lnTo>
                                  <a:pt x="780468" y="1069844"/>
                                </a:lnTo>
                                <a:lnTo>
                                  <a:pt x="780468" y="1067659"/>
                                </a:lnTo>
                                <a:lnTo>
                                  <a:pt x="778284" y="1067659"/>
                                </a:lnTo>
                                <a:lnTo>
                                  <a:pt x="778284" y="1065437"/>
                                </a:lnTo>
                                <a:lnTo>
                                  <a:pt x="776112" y="1065437"/>
                                </a:lnTo>
                                <a:lnTo>
                                  <a:pt x="776112" y="1063252"/>
                                </a:lnTo>
                                <a:lnTo>
                                  <a:pt x="773877" y="1063252"/>
                                </a:lnTo>
                                <a:lnTo>
                                  <a:pt x="773877" y="1058883"/>
                                </a:lnTo>
                                <a:lnTo>
                                  <a:pt x="771692" y="1058883"/>
                                </a:lnTo>
                                <a:lnTo>
                                  <a:pt x="771692" y="1063252"/>
                                </a:lnTo>
                                <a:lnTo>
                                  <a:pt x="769508" y="1063252"/>
                                </a:lnTo>
                                <a:lnTo>
                                  <a:pt x="769508" y="1069844"/>
                                </a:lnTo>
                                <a:lnTo>
                                  <a:pt x="765139" y="1069844"/>
                                </a:lnTo>
                                <a:lnTo>
                                  <a:pt x="765139" y="1063252"/>
                                </a:lnTo>
                                <a:lnTo>
                                  <a:pt x="762955" y="1063252"/>
                                </a:lnTo>
                                <a:lnTo>
                                  <a:pt x="762955" y="1061068"/>
                                </a:lnTo>
                                <a:lnTo>
                                  <a:pt x="758548" y="1061068"/>
                                </a:lnTo>
                                <a:lnTo>
                                  <a:pt x="758548" y="1058883"/>
                                </a:lnTo>
                                <a:lnTo>
                                  <a:pt x="760732" y="1058883"/>
                                </a:lnTo>
                                <a:lnTo>
                                  <a:pt x="760732" y="1045738"/>
                                </a:lnTo>
                                <a:lnTo>
                                  <a:pt x="756363" y="1045738"/>
                                </a:lnTo>
                                <a:lnTo>
                                  <a:pt x="756363" y="1043554"/>
                                </a:lnTo>
                                <a:lnTo>
                                  <a:pt x="751994" y="1043554"/>
                                </a:lnTo>
                                <a:lnTo>
                                  <a:pt x="751994" y="1041319"/>
                                </a:lnTo>
                                <a:lnTo>
                                  <a:pt x="749759" y="1041319"/>
                                </a:lnTo>
                                <a:lnTo>
                                  <a:pt x="749759" y="1039134"/>
                                </a:lnTo>
                                <a:lnTo>
                                  <a:pt x="745403" y="1039134"/>
                                </a:lnTo>
                                <a:lnTo>
                                  <a:pt x="745403" y="1036950"/>
                                </a:lnTo>
                                <a:lnTo>
                                  <a:pt x="743218" y="1036950"/>
                                </a:lnTo>
                                <a:lnTo>
                                  <a:pt x="743218" y="1034778"/>
                                </a:lnTo>
                                <a:lnTo>
                                  <a:pt x="747587" y="1034778"/>
                                </a:lnTo>
                                <a:lnTo>
                                  <a:pt x="747587" y="1032594"/>
                                </a:lnTo>
                                <a:lnTo>
                                  <a:pt x="749759" y="1032594"/>
                                </a:lnTo>
                                <a:lnTo>
                                  <a:pt x="749759" y="1028174"/>
                                </a:lnTo>
                                <a:lnTo>
                                  <a:pt x="756363" y="1028174"/>
                                </a:lnTo>
                                <a:lnTo>
                                  <a:pt x="756363" y="1023805"/>
                                </a:lnTo>
                                <a:lnTo>
                                  <a:pt x="758548" y="1023805"/>
                                </a:lnTo>
                                <a:lnTo>
                                  <a:pt x="758548" y="1021621"/>
                                </a:lnTo>
                                <a:lnTo>
                                  <a:pt x="747587" y="1021621"/>
                                </a:lnTo>
                                <a:lnTo>
                                  <a:pt x="747587" y="1023805"/>
                                </a:lnTo>
                                <a:lnTo>
                                  <a:pt x="743218" y="1023805"/>
                                </a:lnTo>
                                <a:lnTo>
                                  <a:pt x="743218" y="1019398"/>
                                </a:lnTo>
                                <a:lnTo>
                                  <a:pt x="741034" y="1019398"/>
                                </a:lnTo>
                                <a:lnTo>
                                  <a:pt x="741034" y="1017214"/>
                                </a:lnTo>
                                <a:lnTo>
                                  <a:pt x="738799" y="1017214"/>
                                </a:lnTo>
                                <a:lnTo>
                                  <a:pt x="738799" y="1012845"/>
                                </a:lnTo>
                                <a:lnTo>
                                  <a:pt x="736614" y="1012845"/>
                                </a:lnTo>
                                <a:lnTo>
                                  <a:pt x="736614" y="1008425"/>
                                </a:lnTo>
                                <a:lnTo>
                                  <a:pt x="741034" y="1008425"/>
                                </a:lnTo>
                                <a:lnTo>
                                  <a:pt x="741034" y="1001884"/>
                                </a:lnTo>
                                <a:lnTo>
                                  <a:pt x="732245" y="1001884"/>
                                </a:lnTo>
                                <a:lnTo>
                                  <a:pt x="732245" y="1004069"/>
                                </a:lnTo>
                                <a:lnTo>
                                  <a:pt x="727838" y="1004069"/>
                                </a:lnTo>
                                <a:lnTo>
                                  <a:pt x="727838" y="1001884"/>
                                </a:lnTo>
                                <a:lnTo>
                                  <a:pt x="725654" y="1001884"/>
                                </a:lnTo>
                                <a:lnTo>
                                  <a:pt x="725654" y="999700"/>
                                </a:lnTo>
                                <a:lnTo>
                                  <a:pt x="723469" y="999700"/>
                                </a:lnTo>
                                <a:lnTo>
                                  <a:pt x="723469" y="997516"/>
                                </a:lnTo>
                                <a:lnTo>
                                  <a:pt x="721285" y="997516"/>
                                </a:lnTo>
                                <a:lnTo>
                                  <a:pt x="721285" y="995280"/>
                                </a:lnTo>
                                <a:lnTo>
                                  <a:pt x="719101" y="995280"/>
                                </a:lnTo>
                                <a:lnTo>
                                  <a:pt x="719101" y="990911"/>
                                </a:lnTo>
                                <a:lnTo>
                                  <a:pt x="716916" y="990911"/>
                                </a:lnTo>
                                <a:lnTo>
                                  <a:pt x="716916" y="988740"/>
                                </a:lnTo>
                                <a:lnTo>
                                  <a:pt x="714694" y="988740"/>
                                </a:lnTo>
                                <a:lnTo>
                                  <a:pt x="714694" y="986555"/>
                                </a:lnTo>
                                <a:lnTo>
                                  <a:pt x="712509" y="986555"/>
                                </a:lnTo>
                                <a:lnTo>
                                  <a:pt x="712509" y="977767"/>
                                </a:lnTo>
                                <a:lnTo>
                                  <a:pt x="705956" y="977767"/>
                                </a:lnTo>
                                <a:lnTo>
                                  <a:pt x="705956" y="975582"/>
                                </a:lnTo>
                                <a:lnTo>
                                  <a:pt x="703721" y="975582"/>
                                </a:lnTo>
                                <a:lnTo>
                                  <a:pt x="703721" y="973360"/>
                                </a:lnTo>
                                <a:lnTo>
                                  <a:pt x="701549" y="973360"/>
                                </a:lnTo>
                                <a:lnTo>
                                  <a:pt x="701549" y="968991"/>
                                </a:lnTo>
                                <a:lnTo>
                                  <a:pt x="699364" y="968991"/>
                                </a:lnTo>
                                <a:lnTo>
                                  <a:pt x="699364" y="971175"/>
                                </a:lnTo>
                                <a:lnTo>
                                  <a:pt x="694996" y="971175"/>
                                </a:lnTo>
                                <a:lnTo>
                                  <a:pt x="694996" y="958030"/>
                                </a:lnTo>
                                <a:lnTo>
                                  <a:pt x="692760" y="958030"/>
                                </a:lnTo>
                                <a:lnTo>
                                  <a:pt x="692760" y="953662"/>
                                </a:lnTo>
                                <a:lnTo>
                                  <a:pt x="690576" y="953662"/>
                                </a:lnTo>
                                <a:lnTo>
                                  <a:pt x="690576" y="949242"/>
                                </a:lnTo>
                                <a:lnTo>
                                  <a:pt x="692760" y="949242"/>
                                </a:lnTo>
                                <a:lnTo>
                                  <a:pt x="692760" y="942701"/>
                                </a:lnTo>
                                <a:lnTo>
                                  <a:pt x="694996" y="942701"/>
                                </a:lnTo>
                                <a:lnTo>
                                  <a:pt x="694996" y="940517"/>
                                </a:lnTo>
                                <a:lnTo>
                                  <a:pt x="692760" y="940517"/>
                                </a:lnTo>
                                <a:lnTo>
                                  <a:pt x="692760" y="933913"/>
                                </a:lnTo>
                                <a:lnTo>
                                  <a:pt x="694996" y="933913"/>
                                </a:lnTo>
                                <a:lnTo>
                                  <a:pt x="694996" y="931728"/>
                                </a:lnTo>
                                <a:lnTo>
                                  <a:pt x="692760" y="931728"/>
                                </a:lnTo>
                                <a:lnTo>
                                  <a:pt x="692760" y="927321"/>
                                </a:lnTo>
                                <a:lnTo>
                                  <a:pt x="694996" y="927321"/>
                                </a:lnTo>
                                <a:lnTo>
                                  <a:pt x="694996" y="920768"/>
                                </a:lnTo>
                                <a:lnTo>
                                  <a:pt x="688391" y="920768"/>
                                </a:lnTo>
                                <a:lnTo>
                                  <a:pt x="688391" y="918583"/>
                                </a:lnTo>
                                <a:lnTo>
                                  <a:pt x="681800" y="918583"/>
                                </a:lnTo>
                                <a:lnTo>
                                  <a:pt x="681800" y="916348"/>
                                </a:lnTo>
                                <a:lnTo>
                                  <a:pt x="679616" y="916348"/>
                                </a:lnTo>
                                <a:lnTo>
                                  <a:pt x="679616" y="914164"/>
                                </a:lnTo>
                                <a:lnTo>
                                  <a:pt x="677431" y="914164"/>
                                </a:lnTo>
                                <a:lnTo>
                                  <a:pt x="677431" y="911992"/>
                                </a:lnTo>
                                <a:lnTo>
                                  <a:pt x="675247" y="911992"/>
                                </a:lnTo>
                                <a:lnTo>
                                  <a:pt x="675247" y="909808"/>
                                </a:lnTo>
                                <a:lnTo>
                                  <a:pt x="673062" y="909808"/>
                                </a:lnTo>
                                <a:lnTo>
                                  <a:pt x="673062" y="905439"/>
                                </a:lnTo>
                                <a:lnTo>
                                  <a:pt x="662102" y="905439"/>
                                </a:lnTo>
                                <a:lnTo>
                                  <a:pt x="662102" y="903203"/>
                                </a:lnTo>
                                <a:lnTo>
                                  <a:pt x="657682" y="903203"/>
                                </a:lnTo>
                                <a:lnTo>
                                  <a:pt x="657682" y="901019"/>
                                </a:lnTo>
                                <a:lnTo>
                                  <a:pt x="655510" y="901019"/>
                                </a:lnTo>
                                <a:lnTo>
                                  <a:pt x="655510" y="896663"/>
                                </a:lnTo>
                                <a:lnTo>
                                  <a:pt x="651142" y="896663"/>
                                </a:lnTo>
                                <a:lnTo>
                                  <a:pt x="651142" y="894478"/>
                                </a:lnTo>
                                <a:lnTo>
                                  <a:pt x="642353" y="894478"/>
                                </a:lnTo>
                                <a:lnTo>
                                  <a:pt x="642353" y="892243"/>
                                </a:lnTo>
                                <a:lnTo>
                                  <a:pt x="640169" y="892243"/>
                                </a:lnTo>
                                <a:lnTo>
                                  <a:pt x="640169" y="890059"/>
                                </a:lnTo>
                                <a:lnTo>
                                  <a:pt x="637997" y="890059"/>
                                </a:lnTo>
                                <a:lnTo>
                                  <a:pt x="637997" y="892243"/>
                                </a:lnTo>
                                <a:lnTo>
                                  <a:pt x="633577" y="892243"/>
                                </a:lnTo>
                                <a:lnTo>
                                  <a:pt x="633577" y="896663"/>
                                </a:lnTo>
                                <a:lnTo>
                                  <a:pt x="624801" y="896663"/>
                                </a:lnTo>
                                <a:lnTo>
                                  <a:pt x="624801" y="894478"/>
                                </a:lnTo>
                                <a:lnTo>
                                  <a:pt x="631393" y="894478"/>
                                </a:lnTo>
                                <a:lnTo>
                                  <a:pt x="631393" y="890059"/>
                                </a:lnTo>
                                <a:lnTo>
                                  <a:pt x="627024" y="890059"/>
                                </a:lnTo>
                                <a:lnTo>
                                  <a:pt x="627024" y="887874"/>
                                </a:lnTo>
                                <a:lnTo>
                                  <a:pt x="633577" y="887874"/>
                                </a:lnTo>
                                <a:lnTo>
                                  <a:pt x="633577" y="883505"/>
                                </a:lnTo>
                                <a:lnTo>
                                  <a:pt x="629208" y="883505"/>
                                </a:lnTo>
                                <a:lnTo>
                                  <a:pt x="629208" y="881283"/>
                                </a:lnTo>
                                <a:lnTo>
                                  <a:pt x="627024" y="881283"/>
                                </a:lnTo>
                                <a:lnTo>
                                  <a:pt x="627024" y="879098"/>
                                </a:lnTo>
                                <a:lnTo>
                                  <a:pt x="618248" y="879098"/>
                                </a:lnTo>
                                <a:lnTo>
                                  <a:pt x="618248" y="876914"/>
                                </a:lnTo>
                                <a:lnTo>
                                  <a:pt x="605103" y="876914"/>
                                </a:lnTo>
                                <a:lnTo>
                                  <a:pt x="605103" y="870310"/>
                                </a:lnTo>
                                <a:lnTo>
                                  <a:pt x="598499" y="870310"/>
                                </a:lnTo>
                                <a:lnTo>
                                  <a:pt x="598499" y="865954"/>
                                </a:lnTo>
                                <a:lnTo>
                                  <a:pt x="589723" y="865954"/>
                                </a:lnTo>
                                <a:lnTo>
                                  <a:pt x="589723" y="861585"/>
                                </a:lnTo>
                                <a:lnTo>
                                  <a:pt x="587539" y="861585"/>
                                </a:lnTo>
                                <a:lnTo>
                                  <a:pt x="587539" y="859400"/>
                                </a:lnTo>
                                <a:lnTo>
                                  <a:pt x="585354" y="859400"/>
                                </a:lnTo>
                                <a:lnTo>
                                  <a:pt x="585354" y="857165"/>
                                </a:lnTo>
                                <a:lnTo>
                                  <a:pt x="589723" y="857165"/>
                                </a:lnTo>
                                <a:lnTo>
                                  <a:pt x="589723" y="852796"/>
                                </a:lnTo>
                                <a:lnTo>
                                  <a:pt x="583170" y="852796"/>
                                </a:lnTo>
                                <a:lnTo>
                                  <a:pt x="583170" y="848440"/>
                                </a:lnTo>
                                <a:lnTo>
                                  <a:pt x="578763" y="848440"/>
                                </a:lnTo>
                                <a:lnTo>
                                  <a:pt x="578763" y="835244"/>
                                </a:lnTo>
                                <a:lnTo>
                                  <a:pt x="576578" y="835244"/>
                                </a:lnTo>
                                <a:lnTo>
                                  <a:pt x="576578" y="833060"/>
                                </a:lnTo>
                                <a:lnTo>
                                  <a:pt x="578763" y="833060"/>
                                </a:lnTo>
                                <a:lnTo>
                                  <a:pt x="578763" y="828691"/>
                                </a:lnTo>
                                <a:lnTo>
                                  <a:pt x="572209" y="828691"/>
                                </a:lnTo>
                                <a:lnTo>
                                  <a:pt x="572209" y="833060"/>
                                </a:lnTo>
                                <a:lnTo>
                                  <a:pt x="567841" y="833060"/>
                                </a:lnTo>
                                <a:lnTo>
                                  <a:pt x="567841" y="830876"/>
                                </a:lnTo>
                                <a:lnTo>
                                  <a:pt x="570025" y="830876"/>
                                </a:lnTo>
                                <a:lnTo>
                                  <a:pt x="570025" y="824271"/>
                                </a:lnTo>
                                <a:lnTo>
                                  <a:pt x="563434" y="824271"/>
                                </a:lnTo>
                                <a:lnTo>
                                  <a:pt x="563434" y="833060"/>
                                </a:lnTo>
                                <a:lnTo>
                                  <a:pt x="561249" y="833060"/>
                                </a:lnTo>
                                <a:lnTo>
                                  <a:pt x="561249" y="837467"/>
                                </a:lnTo>
                                <a:lnTo>
                                  <a:pt x="559065" y="837467"/>
                                </a:lnTo>
                                <a:lnTo>
                                  <a:pt x="559065" y="839651"/>
                                </a:lnTo>
                                <a:lnTo>
                                  <a:pt x="554645" y="839651"/>
                                </a:lnTo>
                                <a:lnTo>
                                  <a:pt x="554645" y="837467"/>
                                </a:lnTo>
                                <a:lnTo>
                                  <a:pt x="552461" y="837467"/>
                                </a:lnTo>
                                <a:lnTo>
                                  <a:pt x="552461" y="833060"/>
                                </a:lnTo>
                                <a:lnTo>
                                  <a:pt x="550276" y="833060"/>
                                </a:lnTo>
                                <a:lnTo>
                                  <a:pt x="550276" y="828691"/>
                                </a:lnTo>
                                <a:lnTo>
                                  <a:pt x="548092" y="828691"/>
                                </a:lnTo>
                                <a:lnTo>
                                  <a:pt x="548092" y="822087"/>
                                </a:lnTo>
                                <a:lnTo>
                                  <a:pt x="550276" y="822087"/>
                                </a:lnTo>
                                <a:lnTo>
                                  <a:pt x="550276" y="817731"/>
                                </a:lnTo>
                                <a:lnTo>
                                  <a:pt x="552461" y="817731"/>
                                </a:lnTo>
                                <a:lnTo>
                                  <a:pt x="552461" y="811127"/>
                                </a:lnTo>
                                <a:lnTo>
                                  <a:pt x="548092" y="811127"/>
                                </a:lnTo>
                                <a:lnTo>
                                  <a:pt x="548092" y="815546"/>
                                </a:lnTo>
                                <a:lnTo>
                                  <a:pt x="545920" y="815546"/>
                                </a:lnTo>
                                <a:lnTo>
                                  <a:pt x="545920" y="813362"/>
                                </a:lnTo>
                                <a:lnTo>
                                  <a:pt x="539316" y="813362"/>
                                </a:lnTo>
                                <a:lnTo>
                                  <a:pt x="539316" y="815546"/>
                                </a:lnTo>
                                <a:lnTo>
                                  <a:pt x="530540" y="815546"/>
                                </a:lnTo>
                                <a:lnTo>
                                  <a:pt x="530540" y="819915"/>
                                </a:lnTo>
                                <a:lnTo>
                                  <a:pt x="521802" y="819915"/>
                                </a:lnTo>
                                <a:lnTo>
                                  <a:pt x="521802" y="822087"/>
                                </a:lnTo>
                                <a:lnTo>
                                  <a:pt x="517395" y="822087"/>
                                </a:lnTo>
                                <a:lnTo>
                                  <a:pt x="517395" y="828691"/>
                                </a:lnTo>
                                <a:lnTo>
                                  <a:pt x="519567" y="828691"/>
                                </a:lnTo>
                                <a:lnTo>
                                  <a:pt x="519567" y="835244"/>
                                </a:lnTo>
                                <a:lnTo>
                                  <a:pt x="521802" y="835244"/>
                                </a:lnTo>
                                <a:lnTo>
                                  <a:pt x="521802" y="837467"/>
                                </a:lnTo>
                                <a:lnTo>
                                  <a:pt x="523987" y="837467"/>
                                </a:lnTo>
                                <a:lnTo>
                                  <a:pt x="523987" y="841836"/>
                                </a:lnTo>
                                <a:lnTo>
                                  <a:pt x="521802" y="841836"/>
                                </a:lnTo>
                                <a:lnTo>
                                  <a:pt x="521802" y="844020"/>
                                </a:lnTo>
                                <a:lnTo>
                                  <a:pt x="519567" y="844020"/>
                                </a:lnTo>
                                <a:lnTo>
                                  <a:pt x="519567" y="848440"/>
                                </a:lnTo>
                                <a:lnTo>
                                  <a:pt x="517395" y="848440"/>
                                </a:lnTo>
                                <a:lnTo>
                                  <a:pt x="517395" y="850624"/>
                                </a:lnTo>
                                <a:lnTo>
                                  <a:pt x="519567" y="850624"/>
                                </a:lnTo>
                                <a:lnTo>
                                  <a:pt x="519567" y="852796"/>
                                </a:lnTo>
                                <a:lnTo>
                                  <a:pt x="523987" y="852796"/>
                                </a:lnTo>
                                <a:lnTo>
                                  <a:pt x="523987" y="859400"/>
                                </a:lnTo>
                                <a:lnTo>
                                  <a:pt x="526171" y="859400"/>
                                </a:lnTo>
                                <a:lnTo>
                                  <a:pt x="526171" y="863769"/>
                                </a:lnTo>
                                <a:lnTo>
                                  <a:pt x="528355" y="863769"/>
                                </a:lnTo>
                                <a:lnTo>
                                  <a:pt x="528355" y="865954"/>
                                </a:lnTo>
                                <a:lnTo>
                                  <a:pt x="532724" y="865954"/>
                                </a:lnTo>
                                <a:lnTo>
                                  <a:pt x="532724" y="868125"/>
                                </a:lnTo>
                                <a:lnTo>
                                  <a:pt x="534947" y="868125"/>
                                </a:lnTo>
                                <a:lnTo>
                                  <a:pt x="534947" y="872545"/>
                                </a:lnTo>
                                <a:lnTo>
                                  <a:pt x="539316" y="872545"/>
                                </a:lnTo>
                                <a:lnTo>
                                  <a:pt x="539316" y="874730"/>
                                </a:lnTo>
                                <a:lnTo>
                                  <a:pt x="543685" y="874730"/>
                                </a:lnTo>
                                <a:lnTo>
                                  <a:pt x="543685" y="876914"/>
                                </a:lnTo>
                                <a:lnTo>
                                  <a:pt x="550276" y="876914"/>
                                </a:lnTo>
                                <a:lnTo>
                                  <a:pt x="550276" y="883505"/>
                                </a:lnTo>
                                <a:lnTo>
                                  <a:pt x="554645" y="883505"/>
                                </a:lnTo>
                                <a:lnTo>
                                  <a:pt x="554645" y="885690"/>
                                </a:lnTo>
                                <a:lnTo>
                                  <a:pt x="556880" y="885690"/>
                                </a:lnTo>
                                <a:lnTo>
                                  <a:pt x="556880" y="892243"/>
                                </a:lnTo>
                                <a:lnTo>
                                  <a:pt x="559065" y="892243"/>
                                </a:lnTo>
                                <a:lnTo>
                                  <a:pt x="559065" y="898835"/>
                                </a:lnTo>
                                <a:lnTo>
                                  <a:pt x="561249" y="898835"/>
                                </a:lnTo>
                                <a:lnTo>
                                  <a:pt x="561249" y="901019"/>
                                </a:lnTo>
                                <a:lnTo>
                                  <a:pt x="559065" y="901019"/>
                                </a:lnTo>
                                <a:lnTo>
                                  <a:pt x="559065" y="905439"/>
                                </a:lnTo>
                                <a:lnTo>
                                  <a:pt x="563434" y="905439"/>
                                </a:lnTo>
                                <a:lnTo>
                                  <a:pt x="563434" y="909808"/>
                                </a:lnTo>
                                <a:lnTo>
                                  <a:pt x="567841" y="909808"/>
                                </a:lnTo>
                                <a:lnTo>
                                  <a:pt x="567841" y="914164"/>
                                </a:lnTo>
                                <a:lnTo>
                                  <a:pt x="570025" y="914164"/>
                                </a:lnTo>
                                <a:lnTo>
                                  <a:pt x="570025" y="916348"/>
                                </a:lnTo>
                                <a:lnTo>
                                  <a:pt x="574394" y="916348"/>
                                </a:lnTo>
                                <a:lnTo>
                                  <a:pt x="574394" y="918583"/>
                                </a:lnTo>
                                <a:lnTo>
                                  <a:pt x="576578" y="918583"/>
                                </a:lnTo>
                                <a:lnTo>
                                  <a:pt x="576578" y="922952"/>
                                </a:lnTo>
                                <a:lnTo>
                                  <a:pt x="580985" y="922952"/>
                                </a:lnTo>
                                <a:lnTo>
                                  <a:pt x="580985" y="925137"/>
                                </a:lnTo>
                                <a:lnTo>
                                  <a:pt x="587539" y="925137"/>
                                </a:lnTo>
                                <a:lnTo>
                                  <a:pt x="587539" y="927321"/>
                                </a:lnTo>
                                <a:lnTo>
                                  <a:pt x="589723" y="927321"/>
                                </a:lnTo>
                                <a:lnTo>
                                  <a:pt x="589723" y="931728"/>
                                </a:lnTo>
                                <a:lnTo>
                                  <a:pt x="594130" y="931728"/>
                                </a:lnTo>
                                <a:lnTo>
                                  <a:pt x="594130" y="927321"/>
                                </a:lnTo>
                                <a:lnTo>
                                  <a:pt x="600683" y="927321"/>
                                </a:lnTo>
                                <a:lnTo>
                                  <a:pt x="600683" y="929544"/>
                                </a:lnTo>
                                <a:lnTo>
                                  <a:pt x="605103" y="929544"/>
                                </a:lnTo>
                                <a:lnTo>
                                  <a:pt x="605103" y="927321"/>
                                </a:lnTo>
                                <a:lnTo>
                                  <a:pt x="611644" y="927321"/>
                                </a:lnTo>
                                <a:lnTo>
                                  <a:pt x="611644" y="925137"/>
                                </a:lnTo>
                                <a:lnTo>
                                  <a:pt x="613879" y="925137"/>
                                </a:lnTo>
                                <a:lnTo>
                                  <a:pt x="613879" y="929544"/>
                                </a:lnTo>
                                <a:lnTo>
                                  <a:pt x="616063" y="929544"/>
                                </a:lnTo>
                                <a:lnTo>
                                  <a:pt x="616063" y="931728"/>
                                </a:lnTo>
                                <a:lnTo>
                                  <a:pt x="611644" y="931728"/>
                                </a:lnTo>
                                <a:lnTo>
                                  <a:pt x="611644" y="936097"/>
                                </a:lnTo>
                                <a:lnTo>
                                  <a:pt x="607288" y="936097"/>
                                </a:lnTo>
                                <a:lnTo>
                                  <a:pt x="607288" y="942701"/>
                                </a:lnTo>
                                <a:lnTo>
                                  <a:pt x="613879" y="942701"/>
                                </a:lnTo>
                                <a:lnTo>
                                  <a:pt x="613879" y="944873"/>
                                </a:lnTo>
                                <a:lnTo>
                                  <a:pt x="620432" y="944873"/>
                                </a:lnTo>
                                <a:lnTo>
                                  <a:pt x="620432" y="947057"/>
                                </a:lnTo>
                                <a:lnTo>
                                  <a:pt x="629208" y="947057"/>
                                </a:lnTo>
                                <a:lnTo>
                                  <a:pt x="629208" y="949242"/>
                                </a:lnTo>
                                <a:lnTo>
                                  <a:pt x="635762" y="949242"/>
                                </a:lnTo>
                                <a:lnTo>
                                  <a:pt x="635762" y="951477"/>
                                </a:lnTo>
                                <a:lnTo>
                                  <a:pt x="640169" y="951477"/>
                                </a:lnTo>
                                <a:lnTo>
                                  <a:pt x="640169" y="953662"/>
                                </a:lnTo>
                                <a:lnTo>
                                  <a:pt x="646722" y="953662"/>
                                </a:lnTo>
                                <a:lnTo>
                                  <a:pt x="646722" y="958030"/>
                                </a:lnTo>
                                <a:lnTo>
                                  <a:pt x="648957" y="958030"/>
                                </a:lnTo>
                                <a:lnTo>
                                  <a:pt x="648957" y="960202"/>
                                </a:lnTo>
                                <a:lnTo>
                                  <a:pt x="657682" y="960202"/>
                                </a:lnTo>
                                <a:lnTo>
                                  <a:pt x="657682" y="962387"/>
                                </a:lnTo>
                                <a:lnTo>
                                  <a:pt x="662102" y="962387"/>
                                </a:lnTo>
                                <a:lnTo>
                                  <a:pt x="662102" y="964622"/>
                                </a:lnTo>
                                <a:lnTo>
                                  <a:pt x="664286" y="964622"/>
                                </a:lnTo>
                                <a:lnTo>
                                  <a:pt x="664286" y="966806"/>
                                </a:lnTo>
                                <a:lnTo>
                                  <a:pt x="668655" y="966806"/>
                                </a:lnTo>
                                <a:lnTo>
                                  <a:pt x="668655" y="971175"/>
                                </a:lnTo>
                                <a:lnTo>
                                  <a:pt x="670840" y="971175"/>
                                </a:lnTo>
                                <a:lnTo>
                                  <a:pt x="670840" y="973360"/>
                                </a:lnTo>
                                <a:lnTo>
                                  <a:pt x="673062" y="973360"/>
                                </a:lnTo>
                                <a:lnTo>
                                  <a:pt x="673062" y="982136"/>
                                </a:lnTo>
                                <a:lnTo>
                                  <a:pt x="670840" y="982136"/>
                                </a:lnTo>
                                <a:lnTo>
                                  <a:pt x="670840" y="986555"/>
                                </a:lnTo>
                                <a:lnTo>
                                  <a:pt x="666471" y="986555"/>
                                </a:lnTo>
                                <a:lnTo>
                                  <a:pt x="666471" y="984320"/>
                                </a:lnTo>
                                <a:lnTo>
                                  <a:pt x="664286" y="984320"/>
                                </a:lnTo>
                                <a:lnTo>
                                  <a:pt x="664286" y="979951"/>
                                </a:lnTo>
                                <a:lnTo>
                                  <a:pt x="659917" y="979951"/>
                                </a:lnTo>
                                <a:lnTo>
                                  <a:pt x="659917" y="975582"/>
                                </a:lnTo>
                                <a:lnTo>
                                  <a:pt x="651142" y="975582"/>
                                </a:lnTo>
                                <a:lnTo>
                                  <a:pt x="651142" y="973360"/>
                                </a:lnTo>
                                <a:lnTo>
                                  <a:pt x="644537" y="973360"/>
                                </a:lnTo>
                                <a:lnTo>
                                  <a:pt x="644537" y="971175"/>
                                </a:lnTo>
                                <a:lnTo>
                                  <a:pt x="631393" y="971175"/>
                                </a:lnTo>
                                <a:lnTo>
                                  <a:pt x="631393" y="979951"/>
                                </a:lnTo>
                                <a:lnTo>
                                  <a:pt x="627024" y="979951"/>
                                </a:lnTo>
                                <a:lnTo>
                                  <a:pt x="627024" y="984320"/>
                                </a:lnTo>
                                <a:lnTo>
                                  <a:pt x="629208" y="984320"/>
                                </a:lnTo>
                                <a:lnTo>
                                  <a:pt x="629208" y="986555"/>
                                </a:lnTo>
                                <a:lnTo>
                                  <a:pt x="627024" y="986555"/>
                                </a:lnTo>
                                <a:lnTo>
                                  <a:pt x="627024" y="990911"/>
                                </a:lnTo>
                                <a:lnTo>
                                  <a:pt x="624801" y="990911"/>
                                </a:lnTo>
                                <a:lnTo>
                                  <a:pt x="624801" y="993096"/>
                                </a:lnTo>
                                <a:lnTo>
                                  <a:pt x="629208" y="993096"/>
                                </a:lnTo>
                                <a:lnTo>
                                  <a:pt x="629208" y="995280"/>
                                </a:lnTo>
                                <a:lnTo>
                                  <a:pt x="633577" y="995280"/>
                                </a:lnTo>
                                <a:lnTo>
                                  <a:pt x="633577" y="999700"/>
                                </a:lnTo>
                                <a:lnTo>
                                  <a:pt x="637997" y="999700"/>
                                </a:lnTo>
                                <a:lnTo>
                                  <a:pt x="637997" y="1001884"/>
                                </a:lnTo>
                                <a:lnTo>
                                  <a:pt x="640169" y="1001884"/>
                                </a:lnTo>
                                <a:lnTo>
                                  <a:pt x="640169" y="1004069"/>
                                </a:lnTo>
                                <a:lnTo>
                                  <a:pt x="644537" y="1004069"/>
                                </a:lnTo>
                                <a:lnTo>
                                  <a:pt x="644537" y="1017214"/>
                                </a:lnTo>
                                <a:lnTo>
                                  <a:pt x="637997" y="1017214"/>
                                </a:lnTo>
                                <a:lnTo>
                                  <a:pt x="637997" y="1019398"/>
                                </a:lnTo>
                                <a:lnTo>
                                  <a:pt x="635762" y="1019398"/>
                                </a:lnTo>
                                <a:lnTo>
                                  <a:pt x="635762" y="1021621"/>
                                </a:lnTo>
                                <a:lnTo>
                                  <a:pt x="631393" y="1021621"/>
                                </a:lnTo>
                                <a:lnTo>
                                  <a:pt x="631393" y="1023805"/>
                                </a:lnTo>
                                <a:lnTo>
                                  <a:pt x="629208" y="1023805"/>
                                </a:lnTo>
                                <a:lnTo>
                                  <a:pt x="629208" y="1028174"/>
                                </a:lnTo>
                                <a:lnTo>
                                  <a:pt x="631393" y="1028174"/>
                                </a:lnTo>
                                <a:lnTo>
                                  <a:pt x="631393" y="1036950"/>
                                </a:lnTo>
                                <a:lnTo>
                                  <a:pt x="627024" y="1036950"/>
                                </a:lnTo>
                                <a:lnTo>
                                  <a:pt x="627024" y="1039134"/>
                                </a:lnTo>
                                <a:lnTo>
                                  <a:pt x="624801" y="1039134"/>
                                </a:lnTo>
                                <a:lnTo>
                                  <a:pt x="624801" y="1043554"/>
                                </a:lnTo>
                                <a:lnTo>
                                  <a:pt x="622617" y="1043554"/>
                                </a:lnTo>
                                <a:lnTo>
                                  <a:pt x="622617" y="1050107"/>
                                </a:lnTo>
                                <a:lnTo>
                                  <a:pt x="609472" y="1050107"/>
                                </a:lnTo>
                                <a:lnTo>
                                  <a:pt x="609472" y="1043554"/>
                                </a:lnTo>
                                <a:lnTo>
                                  <a:pt x="605103" y="1043554"/>
                                </a:lnTo>
                                <a:lnTo>
                                  <a:pt x="605103" y="1054514"/>
                                </a:lnTo>
                                <a:lnTo>
                                  <a:pt x="602919" y="1054514"/>
                                </a:lnTo>
                                <a:lnTo>
                                  <a:pt x="602919" y="1050107"/>
                                </a:lnTo>
                                <a:lnTo>
                                  <a:pt x="600683" y="1050107"/>
                                </a:lnTo>
                                <a:lnTo>
                                  <a:pt x="600683" y="1061068"/>
                                </a:lnTo>
                                <a:lnTo>
                                  <a:pt x="598499" y="1061068"/>
                                </a:lnTo>
                                <a:lnTo>
                                  <a:pt x="598499" y="1069844"/>
                                </a:lnTo>
                                <a:lnTo>
                                  <a:pt x="600683" y="1069844"/>
                                </a:lnTo>
                                <a:lnTo>
                                  <a:pt x="600683" y="1072028"/>
                                </a:lnTo>
                                <a:lnTo>
                                  <a:pt x="602919" y="1072028"/>
                                </a:lnTo>
                                <a:lnTo>
                                  <a:pt x="602919" y="1082988"/>
                                </a:lnTo>
                                <a:lnTo>
                                  <a:pt x="598499" y="1082988"/>
                                </a:lnTo>
                                <a:lnTo>
                                  <a:pt x="598499" y="1091777"/>
                                </a:lnTo>
                                <a:lnTo>
                                  <a:pt x="596315" y="1091777"/>
                                </a:lnTo>
                                <a:lnTo>
                                  <a:pt x="596315" y="1089592"/>
                                </a:lnTo>
                                <a:lnTo>
                                  <a:pt x="583170" y="1089592"/>
                                </a:lnTo>
                                <a:lnTo>
                                  <a:pt x="583170" y="1082988"/>
                                </a:lnTo>
                                <a:lnTo>
                                  <a:pt x="578763" y="1082988"/>
                                </a:lnTo>
                                <a:lnTo>
                                  <a:pt x="578763" y="1080817"/>
                                </a:lnTo>
                                <a:lnTo>
                                  <a:pt x="574394" y="1080817"/>
                                </a:lnTo>
                                <a:lnTo>
                                  <a:pt x="574394" y="1076397"/>
                                </a:lnTo>
                                <a:lnTo>
                                  <a:pt x="572209" y="1076397"/>
                                </a:lnTo>
                                <a:lnTo>
                                  <a:pt x="572209" y="1078632"/>
                                </a:lnTo>
                                <a:lnTo>
                                  <a:pt x="561249" y="1078632"/>
                                </a:lnTo>
                                <a:lnTo>
                                  <a:pt x="561249" y="1074212"/>
                                </a:lnTo>
                                <a:lnTo>
                                  <a:pt x="559065" y="1074212"/>
                                </a:lnTo>
                                <a:lnTo>
                                  <a:pt x="559065" y="1072028"/>
                                </a:lnTo>
                                <a:lnTo>
                                  <a:pt x="552461" y="1072028"/>
                                </a:lnTo>
                                <a:lnTo>
                                  <a:pt x="552461" y="1069844"/>
                                </a:lnTo>
                                <a:lnTo>
                                  <a:pt x="548092" y="1069844"/>
                                </a:lnTo>
                                <a:lnTo>
                                  <a:pt x="548092" y="1065437"/>
                                </a:lnTo>
                                <a:lnTo>
                                  <a:pt x="543685" y="1065437"/>
                                </a:lnTo>
                                <a:lnTo>
                                  <a:pt x="543685" y="1067659"/>
                                </a:lnTo>
                                <a:lnTo>
                                  <a:pt x="541500" y="1067659"/>
                                </a:lnTo>
                                <a:lnTo>
                                  <a:pt x="541500" y="1063252"/>
                                </a:lnTo>
                                <a:lnTo>
                                  <a:pt x="530540" y="1063252"/>
                                </a:lnTo>
                                <a:lnTo>
                                  <a:pt x="530540" y="1056699"/>
                                </a:lnTo>
                                <a:lnTo>
                                  <a:pt x="532724" y="1056699"/>
                                </a:lnTo>
                                <a:lnTo>
                                  <a:pt x="532724" y="1047923"/>
                                </a:lnTo>
                                <a:lnTo>
                                  <a:pt x="541500" y="1047923"/>
                                </a:lnTo>
                                <a:lnTo>
                                  <a:pt x="541500" y="1050107"/>
                                </a:lnTo>
                                <a:lnTo>
                                  <a:pt x="545920" y="1050107"/>
                                </a:lnTo>
                                <a:lnTo>
                                  <a:pt x="545920" y="1047923"/>
                                </a:lnTo>
                                <a:lnTo>
                                  <a:pt x="556880" y="1047923"/>
                                </a:lnTo>
                                <a:lnTo>
                                  <a:pt x="556880" y="1050107"/>
                                </a:lnTo>
                                <a:lnTo>
                                  <a:pt x="563434" y="1050107"/>
                                </a:lnTo>
                                <a:lnTo>
                                  <a:pt x="563434" y="1052279"/>
                                </a:lnTo>
                                <a:lnTo>
                                  <a:pt x="565605" y="1052279"/>
                                </a:lnTo>
                                <a:lnTo>
                                  <a:pt x="565605" y="1050107"/>
                                </a:lnTo>
                                <a:lnTo>
                                  <a:pt x="585354" y="1050107"/>
                                </a:lnTo>
                                <a:lnTo>
                                  <a:pt x="585354" y="1047923"/>
                                </a:lnTo>
                                <a:lnTo>
                                  <a:pt x="587539" y="1047923"/>
                                </a:lnTo>
                                <a:lnTo>
                                  <a:pt x="587539" y="1045738"/>
                                </a:lnTo>
                                <a:lnTo>
                                  <a:pt x="600683" y="1045738"/>
                                </a:lnTo>
                                <a:lnTo>
                                  <a:pt x="600683" y="1041319"/>
                                </a:lnTo>
                                <a:lnTo>
                                  <a:pt x="605103" y="1041319"/>
                                </a:lnTo>
                                <a:lnTo>
                                  <a:pt x="605103" y="1039134"/>
                                </a:lnTo>
                                <a:lnTo>
                                  <a:pt x="609472" y="1039134"/>
                                </a:lnTo>
                                <a:lnTo>
                                  <a:pt x="609472" y="1041319"/>
                                </a:lnTo>
                                <a:lnTo>
                                  <a:pt x="611644" y="1041319"/>
                                </a:lnTo>
                                <a:lnTo>
                                  <a:pt x="611644" y="1036950"/>
                                </a:lnTo>
                                <a:lnTo>
                                  <a:pt x="616063" y="1036950"/>
                                </a:lnTo>
                                <a:lnTo>
                                  <a:pt x="616063" y="1032594"/>
                                </a:lnTo>
                                <a:lnTo>
                                  <a:pt x="613879" y="1032594"/>
                                </a:lnTo>
                                <a:lnTo>
                                  <a:pt x="613879" y="1025990"/>
                                </a:lnTo>
                                <a:lnTo>
                                  <a:pt x="620432" y="1025990"/>
                                </a:lnTo>
                                <a:lnTo>
                                  <a:pt x="620432" y="1017214"/>
                                </a:lnTo>
                                <a:lnTo>
                                  <a:pt x="618248" y="1017214"/>
                                </a:lnTo>
                                <a:lnTo>
                                  <a:pt x="618248" y="1015029"/>
                                </a:lnTo>
                                <a:lnTo>
                                  <a:pt x="620432" y="1015029"/>
                                </a:lnTo>
                                <a:lnTo>
                                  <a:pt x="620432" y="1012845"/>
                                </a:lnTo>
                                <a:lnTo>
                                  <a:pt x="618248" y="1012845"/>
                                </a:lnTo>
                                <a:lnTo>
                                  <a:pt x="618248" y="1006241"/>
                                </a:lnTo>
                                <a:lnTo>
                                  <a:pt x="613879" y="1006241"/>
                                </a:lnTo>
                                <a:lnTo>
                                  <a:pt x="613879" y="997516"/>
                                </a:lnTo>
                                <a:lnTo>
                                  <a:pt x="611644" y="997516"/>
                                </a:lnTo>
                                <a:lnTo>
                                  <a:pt x="611644" y="995280"/>
                                </a:lnTo>
                                <a:lnTo>
                                  <a:pt x="609472" y="995280"/>
                                </a:lnTo>
                                <a:lnTo>
                                  <a:pt x="609472" y="986555"/>
                                </a:lnTo>
                                <a:lnTo>
                                  <a:pt x="600683" y="986555"/>
                                </a:lnTo>
                                <a:lnTo>
                                  <a:pt x="600683" y="988740"/>
                                </a:lnTo>
                                <a:lnTo>
                                  <a:pt x="598499" y="988740"/>
                                </a:lnTo>
                                <a:lnTo>
                                  <a:pt x="598499" y="986555"/>
                                </a:lnTo>
                                <a:lnTo>
                                  <a:pt x="594130" y="986555"/>
                                </a:lnTo>
                                <a:lnTo>
                                  <a:pt x="594130" y="984320"/>
                                </a:lnTo>
                                <a:lnTo>
                                  <a:pt x="591958" y="984320"/>
                                </a:lnTo>
                                <a:lnTo>
                                  <a:pt x="591958" y="973360"/>
                                </a:lnTo>
                                <a:lnTo>
                                  <a:pt x="589723" y="973360"/>
                                </a:lnTo>
                                <a:lnTo>
                                  <a:pt x="589723" y="975582"/>
                                </a:lnTo>
                                <a:lnTo>
                                  <a:pt x="587539" y="975582"/>
                                </a:lnTo>
                                <a:lnTo>
                                  <a:pt x="587539" y="971175"/>
                                </a:lnTo>
                                <a:lnTo>
                                  <a:pt x="585354" y="971175"/>
                                </a:lnTo>
                                <a:lnTo>
                                  <a:pt x="585354" y="968991"/>
                                </a:lnTo>
                                <a:lnTo>
                                  <a:pt x="576578" y="968991"/>
                                </a:lnTo>
                                <a:lnTo>
                                  <a:pt x="576578" y="966806"/>
                                </a:lnTo>
                                <a:lnTo>
                                  <a:pt x="574394" y="966806"/>
                                </a:lnTo>
                                <a:lnTo>
                                  <a:pt x="574394" y="962387"/>
                                </a:lnTo>
                                <a:lnTo>
                                  <a:pt x="565605" y="962387"/>
                                </a:lnTo>
                                <a:lnTo>
                                  <a:pt x="565605" y="960202"/>
                                </a:lnTo>
                                <a:lnTo>
                                  <a:pt x="563434" y="960202"/>
                                </a:lnTo>
                                <a:lnTo>
                                  <a:pt x="563434" y="953662"/>
                                </a:lnTo>
                                <a:lnTo>
                                  <a:pt x="559065" y="953662"/>
                                </a:lnTo>
                                <a:lnTo>
                                  <a:pt x="559065" y="951477"/>
                                </a:lnTo>
                                <a:lnTo>
                                  <a:pt x="550276" y="951477"/>
                                </a:lnTo>
                                <a:lnTo>
                                  <a:pt x="550276" y="949242"/>
                                </a:lnTo>
                                <a:lnTo>
                                  <a:pt x="545920" y="949242"/>
                                </a:lnTo>
                                <a:lnTo>
                                  <a:pt x="545920" y="951477"/>
                                </a:lnTo>
                                <a:lnTo>
                                  <a:pt x="539316" y="951477"/>
                                </a:lnTo>
                                <a:lnTo>
                                  <a:pt x="539316" y="947057"/>
                                </a:lnTo>
                                <a:lnTo>
                                  <a:pt x="530540" y="947057"/>
                                </a:lnTo>
                                <a:lnTo>
                                  <a:pt x="530540" y="940517"/>
                                </a:lnTo>
                                <a:lnTo>
                                  <a:pt x="526171" y="940517"/>
                                </a:lnTo>
                                <a:lnTo>
                                  <a:pt x="526171" y="938282"/>
                                </a:lnTo>
                                <a:lnTo>
                                  <a:pt x="521802" y="938282"/>
                                </a:lnTo>
                                <a:lnTo>
                                  <a:pt x="521802" y="936097"/>
                                </a:lnTo>
                                <a:lnTo>
                                  <a:pt x="519567" y="936097"/>
                                </a:lnTo>
                                <a:lnTo>
                                  <a:pt x="519567" y="931728"/>
                                </a:lnTo>
                                <a:lnTo>
                                  <a:pt x="515211" y="931728"/>
                                </a:lnTo>
                                <a:lnTo>
                                  <a:pt x="515211" y="927321"/>
                                </a:lnTo>
                                <a:lnTo>
                                  <a:pt x="513026" y="927321"/>
                                </a:lnTo>
                                <a:lnTo>
                                  <a:pt x="513026" y="925137"/>
                                </a:lnTo>
                                <a:lnTo>
                                  <a:pt x="508607" y="925137"/>
                                </a:lnTo>
                                <a:lnTo>
                                  <a:pt x="508607" y="918583"/>
                                </a:lnTo>
                                <a:lnTo>
                                  <a:pt x="502053" y="918583"/>
                                </a:lnTo>
                                <a:lnTo>
                                  <a:pt x="502053" y="916348"/>
                                </a:lnTo>
                                <a:lnTo>
                                  <a:pt x="497646" y="916348"/>
                                </a:lnTo>
                                <a:lnTo>
                                  <a:pt x="497646" y="914164"/>
                                </a:lnTo>
                                <a:lnTo>
                                  <a:pt x="495462" y="914164"/>
                                </a:lnTo>
                                <a:lnTo>
                                  <a:pt x="495462" y="909808"/>
                                </a:lnTo>
                                <a:lnTo>
                                  <a:pt x="493277" y="909808"/>
                                </a:lnTo>
                                <a:lnTo>
                                  <a:pt x="493277" y="907623"/>
                                </a:lnTo>
                                <a:lnTo>
                                  <a:pt x="491093" y="907623"/>
                                </a:lnTo>
                                <a:lnTo>
                                  <a:pt x="491093" y="903203"/>
                                </a:lnTo>
                                <a:lnTo>
                                  <a:pt x="486686" y="903203"/>
                                </a:lnTo>
                                <a:lnTo>
                                  <a:pt x="486686" y="901019"/>
                                </a:lnTo>
                                <a:lnTo>
                                  <a:pt x="480133" y="901019"/>
                                </a:lnTo>
                                <a:lnTo>
                                  <a:pt x="480133" y="898835"/>
                                </a:lnTo>
                                <a:lnTo>
                                  <a:pt x="482317" y="898835"/>
                                </a:lnTo>
                                <a:lnTo>
                                  <a:pt x="482317" y="887874"/>
                                </a:lnTo>
                                <a:lnTo>
                                  <a:pt x="480133" y="887874"/>
                                </a:lnTo>
                                <a:lnTo>
                                  <a:pt x="480133" y="885690"/>
                                </a:lnTo>
                                <a:lnTo>
                                  <a:pt x="477948" y="885690"/>
                                </a:lnTo>
                                <a:lnTo>
                                  <a:pt x="477948" y="881283"/>
                                </a:lnTo>
                                <a:lnTo>
                                  <a:pt x="475764" y="881283"/>
                                </a:lnTo>
                                <a:lnTo>
                                  <a:pt x="475764" y="872545"/>
                                </a:lnTo>
                                <a:lnTo>
                                  <a:pt x="473528" y="872545"/>
                                </a:lnTo>
                                <a:lnTo>
                                  <a:pt x="473528" y="865954"/>
                                </a:lnTo>
                                <a:lnTo>
                                  <a:pt x="466988" y="865954"/>
                                </a:lnTo>
                                <a:lnTo>
                                  <a:pt x="466988" y="863769"/>
                                </a:lnTo>
                                <a:lnTo>
                                  <a:pt x="460384" y="863769"/>
                                </a:lnTo>
                                <a:lnTo>
                                  <a:pt x="460384" y="861585"/>
                                </a:lnTo>
                                <a:lnTo>
                                  <a:pt x="456015" y="861585"/>
                                </a:lnTo>
                                <a:lnTo>
                                  <a:pt x="456015" y="857165"/>
                                </a:lnTo>
                                <a:lnTo>
                                  <a:pt x="449423" y="857165"/>
                                </a:lnTo>
                                <a:lnTo>
                                  <a:pt x="449423" y="854981"/>
                                </a:lnTo>
                                <a:lnTo>
                                  <a:pt x="440648" y="854981"/>
                                </a:lnTo>
                                <a:lnTo>
                                  <a:pt x="440648" y="857165"/>
                                </a:lnTo>
                                <a:lnTo>
                                  <a:pt x="436279" y="857165"/>
                                </a:lnTo>
                                <a:lnTo>
                                  <a:pt x="436279" y="859400"/>
                                </a:lnTo>
                                <a:lnTo>
                                  <a:pt x="431910" y="859400"/>
                                </a:lnTo>
                                <a:lnTo>
                                  <a:pt x="431910" y="865954"/>
                                </a:lnTo>
                                <a:lnTo>
                                  <a:pt x="429675" y="865954"/>
                                </a:lnTo>
                                <a:lnTo>
                                  <a:pt x="429675" y="872545"/>
                                </a:lnTo>
                                <a:lnTo>
                                  <a:pt x="420949" y="872545"/>
                                </a:lnTo>
                                <a:lnTo>
                                  <a:pt x="420949" y="874730"/>
                                </a:lnTo>
                                <a:lnTo>
                                  <a:pt x="418765" y="874730"/>
                                </a:lnTo>
                                <a:lnTo>
                                  <a:pt x="418765" y="872545"/>
                                </a:lnTo>
                                <a:lnTo>
                                  <a:pt x="414345" y="872545"/>
                                </a:lnTo>
                                <a:lnTo>
                                  <a:pt x="414345" y="874730"/>
                                </a:lnTo>
                                <a:lnTo>
                                  <a:pt x="407805" y="874730"/>
                                </a:lnTo>
                                <a:lnTo>
                                  <a:pt x="407805" y="876914"/>
                                </a:lnTo>
                                <a:lnTo>
                                  <a:pt x="405569" y="876914"/>
                                </a:lnTo>
                                <a:lnTo>
                                  <a:pt x="405569" y="881283"/>
                                </a:lnTo>
                                <a:lnTo>
                                  <a:pt x="401201" y="881283"/>
                                </a:lnTo>
                                <a:lnTo>
                                  <a:pt x="401201" y="883505"/>
                                </a:lnTo>
                                <a:lnTo>
                                  <a:pt x="399016" y="883505"/>
                                </a:lnTo>
                                <a:lnTo>
                                  <a:pt x="399016" y="885690"/>
                                </a:lnTo>
                                <a:lnTo>
                                  <a:pt x="396832" y="885690"/>
                                </a:lnTo>
                                <a:lnTo>
                                  <a:pt x="396832" y="887874"/>
                                </a:lnTo>
                                <a:lnTo>
                                  <a:pt x="394609" y="887874"/>
                                </a:lnTo>
                                <a:lnTo>
                                  <a:pt x="394609" y="892243"/>
                                </a:lnTo>
                                <a:lnTo>
                                  <a:pt x="388056" y="892243"/>
                                </a:lnTo>
                                <a:lnTo>
                                  <a:pt x="388056" y="896663"/>
                                </a:lnTo>
                                <a:lnTo>
                                  <a:pt x="381452" y="896663"/>
                                </a:lnTo>
                                <a:lnTo>
                                  <a:pt x="381452" y="894478"/>
                                </a:lnTo>
                                <a:lnTo>
                                  <a:pt x="379280" y="894478"/>
                                </a:lnTo>
                                <a:lnTo>
                                  <a:pt x="379280" y="892243"/>
                                </a:lnTo>
                                <a:lnTo>
                                  <a:pt x="377095" y="892243"/>
                                </a:lnTo>
                                <a:lnTo>
                                  <a:pt x="377095" y="894478"/>
                                </a:lnTo>
                                <a:lnTo>
                                  <a:pt x="374911" y="894478"/>
                                </a:lnTo>
                                <a:lnTo>
                                  <a:pt x="374911" y="892243"/>
                                </a:lnTo>
                                <a:lnTo>
                                  <a:pt x="368307" y="892243"/>
                                </a:lnTo>
                                <a:lnTo>
                                  <a:pt x="368307" y="887874"/>
                                </a:lnTo>
                                <a:lnTo>
                                  <a:pt x="363938" y="887874"/>
                                </a:lnTo>
                                <a:lnTo>
                                  <a:pt x="363938" y="885690"/>
                                </a:lnTo>
                                <a:lnTo>
                                  <a:pt x="361766" y="885690"/>
                                </a:lnTo>
                                <a:lnTo>
                                  <a:pt x="361766" y="881283"/>
                                </a:lnTo>
                                <a:lnTo>
                                  <a:pt x="359531" y="881283"/>
                                </a:lnTo>
                                <a:lnTo>
                                  <a:pt x="359531" y="879098"/>
                                </a:lnTo>
                                <a:lnTo>
                                  <a:pt x="357347" y="879098"/>
                                </a:lnTo>
                                <a:lnTo>
                                  <a:pt x="357347" y="885690"/>
                                </a:lnTo>
                                <a:lnTo>
                                  <a:pt x="355162" y="885690"/>
                                </a:lnTo>
                                <a:lnTo>
                                  <a:pt x="355162" y="883505"/>
                                </a:lnTo>
                                <a:lnTo>
                                  <a:pt x="348571" y="883505"/>
                                </a:lnTo>
                                <a:lnTo>
                                  <a:pt x="348571" y="881283"/>
                                </a:lnTo>
                                <a:lnTo>
                                  <a:pt x="346386" y="881283"/>
                                </a:lnTo>
                                <a:lnTo>
                                  <a:pt x="346386" y="876914"/>
                                </a:lnTo>
                                <a:lnTo>
                                  <a:pt x="342017" y="876914"/>
                                </a:lnTo>
                                <a:lnTo>
                                  <a:pt x="342017" y="881283"/>
                                </a:lnTo>
                                <a:lnTo>
                                  <a:pt x="339833" y="881283"/>
                                </a:lnTo>
                                <a:lnTo>
                                  <a:pt x="339833" y="876914"/>
                                </a:lnTo>
                                <a:lnTo>
                                  <a:pt x="331057" y="876914"/>
                                </a:lnTo>
                                <a:lnTo>
                                  <a:pt x="331057" y="879098"/>
                                </a:lnTo>
                                <a:lnTo>
                                  <a:pt x="324453" y="879098"/>
                                </a:lnTo>
                                <a:lnTo>
                                  <a:pt x="324453" y="881283"/>
                                </a:lnTo>
                                <a:lnTo>
                                  <a:pt x="322268" y="881283"/>
                                </a:lnTo>
                                <a:lnTo>
                                  <a:pt x="322268" y="885690"/>
                                </a:lnTo>
                                <a:lnTo>
                                  <a:pt x="320084" y="885690"/>
                                </a:lnTo>
                                <a:lnTo>
                                  <a:pt x="320084" y="881283"/>
                                </a:lnTo>
                                <a:lnTo>
                                  <a:pt x="317900" y="881283"/>
                                </a:lnTo>
                                <a:lnTo>
                                  <a:pt x="317900" y="885690"/>
                                </a:lnTo>
                                <a:lnTo>
                                  <a:pt x="315728" y="885690"/>
                                </a:lnTo>
                                <a:lnTo>
                                  <a:pt x="315728" y="883505"/>
                                </a:lnTo>
                                <a:lnTo>
                                  <a:pt x="313493" y="883505"/>
                                </a:lnTo>
                                <a:lnTo>
                                  <a:pt x="313493" y="890059"/>
                                </a:lnTo>
                                <a:lnTo>
                                  <a:pt x="309124" y="890059"/>
                                </a:lnTo>
                                <a:lnTo>
                                  <a:pt x="309124" y="894478"/>
                                </a:lnTo>
                                <a:lnTo>
                                  <a:pt x="311308" y="894478"/>
                                </a:lnTo>
                                <a:lnTo>
                                  <a:pt x="311308" y="896663"/>
                                </a:lnTo>
                                <a:lnTo>
                                  <a:pt x="309124" y="896663"/>
                                </a:lnTo>
                                <a:lnTo>
                                  <a:pt x="309124" y="903203"/>
                                </a:lnTo>
                                <a:lnTo>
                                  <a:pt x="311308" y="903203"/>
                                </a:lnTo>
                                <a:lnTo>
                                  <a:pt x="311308" y="905439"/>
                                </a:lnTo>
                                <a:lnTo>
                                  <a:pt x="313493" y="905439"/>
                                </a:lnTo>
                                <a:lnTo>
                                  <a:pt x="313493" y="909808"/>
                                </a:lnTo>
                                <a:lnTo>
                                  <a:pt x="311308" y="909808"/>
                                </a:lnTo>
                                <a:lnTo>
                                  <a:pt x="311308" y="911992"/>
                                </a:lnTo>
                                <a:lnTo>
                                  <a:pt x="313493" y="911992"/>
                                </a:lnTo>
                                <a:lnTo>
                                  <a:pt x="313493" y="916348"/>
                                </a:lnTo>
                                <a:lnTo>
                                  <a:pt x="311308" y="916348"/>
                                </a:lnTo>
                                <a:lnTo>
                                  <a:pt x="311308" y="920768"/>
                                </a:lnTo>
                                <a:lnTo>
                                  <a:pt x="313493" y="920768"/>
                                </a:lnTo>
                                <a:lnTo>
                                  <a:pt x="313493" y="927321"/>
                                </a:lnTo>
                                <a:lnTo>
                                  <a:pt x="309124" y="927321"/>
                                </a:lnTo>
                                <a:lnTo>
                                  <a:pt x="309124" y="929544"/>
                                </a:lnTo>
                                <a:lnTo>
                                  <a:pt x="306939" y="929544"/>
                                </a:lnTo>
                                <a:lnTo>
                                  <a:pt x="306939" y="931728"/>
                                </a:lnTo>
                                <a:lnTo>
                                  <a:pt x="304755" y="931728"/>
                                </a:lnTo>
                                <a:lnTo>
                                  <a:pt x="304755" y="933913"/>
                                </a:lnTo>
                                <a:lnTo>
                                  <a:pt x="298163" y="933913"/>
                                </a:lnTo>
                                <a:lnTo>
                                  <a:pt x="298163" y="931728"/>
                                </a:lnTo>
                                <a:lnTo>
                                  <a:pt x="295979" y="931728"/>
                                </a:lnTo>
                                <a:lnTo>
                                  <a:pt x="295979" y="936097"/>
                                </a:lnTo>
                                <a:lnTo>
                                  <a:pt x="293794" y="936097"/>
                                </a:lnTo>
                                <a:lnTo>
                                  <a:pt x="293794" y="938282"/>
                                </a:lnTo>
                                <a:lnTo>
                                  <a:pt x="287203" y="938282"/>
                                </a:lnTo>
                                <a:lnTo>
                                  <a:pt x="287203" y="942701"/>
                                </a:lnTo>
                                <a:lnTo>
                                  <a:pt x="285019" y="942701"/>
                                </a:lnTo>
                                <a:lnTo>
                                  <a:pt x="285019" y="944873"/>
                                </a:lnTo>
                                <a:lnTo>
                                  <a:pt x="282834" y="944873"/>
                                </a:lnTo>
                                <a:lnTo>
                                  <a:pt x="282834" y="942701"/>
                                </a:lnTo>
                                <a:lnTo>
                                  <a:pt x="276230" y="942701"/>
                                </a:lnTo>
                                <a:lnTo>
                                  <a:pt x="276230" y="944873"/>
                                </a:lnTo>
                                <a:lnTo>
                                  <a:pt x="271861" y="944873"/>
                                </a:lnTo>
                                <a:lnTo>
                                  <a:pt x="271861" y="942701"/>
                                </a:lnTo>
                                <a:lnTo>
                                  <a:pt x="269689" y="942701"/>
                                </a:lnTo>
                                <a:lnTo>
                                  <a:pt x="269689" y="944873"/>
                                </a:lnTo>
                                <a:lnTo>
                                  <a:pt x="265270" y="944873"/>
                                </a:lnTo>
                                <a:lnTo>
                                  <a:pt x="265270" y="947057"/>
                                </a:lnTo>
                                <a:lnTo>
                                  <a:pt x="256494" y="947057"/>
                                </a:lnTo>
                                <a:lnTo>
                                  <a:pt x="256494" y="949242"/>
                                </a:lnTo>
                                <a:lnTo>
                                  <a:pt x="254309" y="949242"/>
                                </a:lnTo>
                                <a:lnTo>
                                  <a:pt x="254309" y="953662"/>
                                </a:lnTo>
                                <a:lnTo>
                                  <a:pt x="252125" y="953662"/>
                                </a:lnTo>
                                <a:lnTo>
                                  <a:pt x="252125" y="955846"/>
                                </a:lnTo>
                                <a:lnTo>
                                  <a:pt x="254309" y="955846"/>
                                </a:lnTo>
                                <a:lnTo>
                                  <a:pt x="254309" y="958030"/>
                                </a:lnTo>
                                <a:lnTo>
                                  <a:pt x="245521" y="958030"/>
                                </a:lnTo>
                                <a:lnTo>
                                  <a:pt x="245521" y="964622"/>
                                </a:lnTo>
                                <a:lnTo>
                                  <a:pt x="243336" y="964622"/>
                                </a:lnTo>
                                <a:lnTo>
                                  <a:pt x="243336" y="966806"/>
                                </a:lnTo>
                                <a:lnTo>
                                  <a:pt x="241165" y="966806"/>
                                </a:lnTo>
                                <a:lnTo>
                                  <a:pt x="241165" y="968991"/>
                                </a:lnTo>
                                <a:lnTo>
                                  <a:pt x="234611" y="968991"/>
                                </a:lnTo>
                                <a:lnTo>
                                  <a:pt x="234611" y="975582"/>
                                </a:lnTo>
                                <a:lnTo>
                                  <a:pt x="232376" y="975582"/>
                                </a:lnTo>
                                <a:lnTo>
                                  <a:pt x="232376" y="977767"/>
                                </a:lnTo>
                                <a:lnTo>
                                  <a:pt x="230192" y="977767"/>
                                </a:lnTo>
                                <a:lnTo>
                                  <a:pt x="230192" y="982136"/>
                                </a:lnTo>
                                <a:lnTo>
                                  <a:pt x="228007" y="982136"/>
                                </a:lnTo>
                                <a:lnTo>
                                  <a:pt x="228007" y="984320"/>
                                </a:lnTo>
                                <a:lnTo>
                                  <a:pt x="225823" y="984320"/>
                                </a:lnTo>
                                <a:lnTo>
                                  <a:pt x="225823" y="986555"/>
                                </a:lnTo>
                                <a:lnTo>
                                  <a:pt x="221416" y="986555"/>
                                </a:lnTo>
                                <a:lnTo>
                                  <a:pt x="221416" y="988740"/>
                                </a:lnTo>
                                <a:lnTo>
                                  <a:pt x="223651" y="988740"/>
                                </a:lnTo>
                                <a:lnTo>
                                  <a:pt x="223651" y="993096"/>
                                </a:lnTo>
                                <a:lnTo>
                                  <a:pt x="219231" y="993096"/>
                                </a:lnTo>
                                <a:lnTo>
                                  <a:pt x="219231" y="997516"/>
                                </a:lnTo>
                                <a:lnTo>
                                  <a:pt x="221416" y="997516"/>
                                </a:lnTo>
                                <a:lnTo>
                                  <a:pt x="221416" y="999700"/>
                                </a:lnTo>
                                <a:lnTo>
                                  <a:pt x="223651" y="999700"/>
                                </a:lnTo>
                                <a:lnTo>
                                  <a:pt x="223651" y="1001884"/>
                                </a:lnTo>
                                <a:lnTo>
                                  <a:pt x="221416" y="1001884"/>
                                </a:lnTo>
                                <a:lnTo>
                                  <a:pt x="221416" y="1004069"/>
                                </a:lnTo>
                                <a:lnTo>
                                  <a:pt x="223651" y="1004069"/>
                                </a:lnTo>
                                <a:lnTo>
                                  <a:pt x="223651" y="1008425"/>
                                </a:lnTo>
                                <a:lnTo>
                                  <a:pt x="225823" y="1008425"/>
                                </a:lnTo>
                                <a:lnTo>
                                  <a:pt x="225823" y="1012845"/>
                                </a:lnTo>
                                <a:lnTo>
                                  <a:pt x="230192" y="1012845"/>
                                </a:lnTo>
                                <a:lnTo>
                                  <a:pt x="230192" y="1019398"/>
                                </a:lnTo>
                                <a:lnTo>
                                  <a:pt x="228007" y="1019398"/>
                                </a:lnTo>
                                <a:lnTo>
                                  <a:pt x="228007" y="1017214"/>
                                </a:lnTo>
                                <a:lnTo>
                                  <a:pt x="223651" y="1017214"/>
                                </a:lnTo>
                                <a:lnTo>
                                  <a:pt x="223651" y="1021621"/>
                                </a:lnTo>
                                <a:lnTo>
                                  <a:pt x="221416" y="1021621"/>
                                </a:lnTo>
                                <a:lnTo>
                                  <a:pt x="221416" y="1019398"/>
                                </a:lnTo>
                                <a:lnTo>
                                  <a:pt x="219231" y="1019398"/>
                                </a:lnTo>
                                <a:lnTo>
                                  <a:pt x="219231" y="1023805"/>
                                </a:lnTo>
                                <a:lnTo>
                                  <a:pt x="214862" y="1023805"/>
                                </a:lnTo>
                                <a:lnTo>
                                  <a:pt x="214862" y="1025990"/>
                                </a:lnTo>
                                <a:lnTo>
                                  <a:pt x="210455" y="1025990"/>
                                </a:lnTo>
                                <a:lnTo>
                                  <a:pt x="210455" y="1030358"/>
                                </a:lnTo>
                                <a:lnTo>
                                  <a:pt x="208271" y="1030358"/>
                                </a:lnTo>
                                <a:lnTo>
                                  <a:pt x="208271" y="1036950"/>
                                </a:lnTo>
                                <a:lnTo>
                                  <a:pt x="206087" y="1036950"/>
                                </a:lnTo>
                                <a:lnTo>
                                  <a:pt x="206087" y="1039134"/>
                                </a:lnTo>
                                <a:lnTo>
                                  <a:pt x="203902" y="1039134"/>
                                </a:lnTo>
                                <a:lnTo>
                                  <a:pt x="203902" y="1043554"/>
                                </a:lnTo>
                                <a:lnTo>
                                  <a:pt x="199482" y="1043554"/>
                                </a:lnTo>
                                <a:lnTo>
                                  <a:pt x="199482" y="1047923"/>
                                </a:lnTo>
                                <a:lnTo>
                                  <a:pt x="197298" y="1047923"/>
                                </a:lnTo>
                                <a:lnTo>
                                  <a:pt x="197298" y="1045738"/>
                                </a:lnTo>
                                <a:lnTo>
                                  <a:pt x="192942" y="1045738"/>
                                </a:lnTo>
                                <a:lnTo>
                                  <a:pt x="192942" y="1047923"/>
                                </a:lnTo>
                                <a:lnTo>
                                  <a:pt x="188522" y="1047923"/>
                                </a:lnTo>
                                <a:lnTo>
                                  <a:pt x="188522" y="1050107"/>
                                </a:lnTo>
                                <a:lnTo>
                                  <a:pt x="184153" y="1050107"/>
                                </a:lnTo>
                                <a:lnTo>
                                  <a:pt x="184153" y="1052279"/>
                                </a:lnTo>
                                <a:lnTo>
                                  <a:pt x="177613" y="1052279"/>
                                </a:lnTo>
                                <a:lnTo>
                                  <a:pt x="177613" y="1054514"/>
                                </a:lnTo>
                                <a:lnTo>
                                  <a:pt x="175377" y="1054514"/>
                                </a:lnTo>
                                <a:lnTo>
                                  <a:pt x="175377" y="1061068"/>
                                </a:lnTo>
                                <a:lnTo>
                                  <a:pt x="173193" y="1061068"/>
                                </a:lnTo>
                                <a:lnTo>
                                  <a:pt x="173193" y="1063252"/>
                                </a:lnTo>
                                <a:lnTo>
                                  <a:pt x="171008" y="1063252"/>
                                </a:lnTo>
                                <a:lnTo>
                                  <a:pt x="171008" y="1065437"/>
                                </a:lnTo>
                                <a:lnTo>
                                  <a:pt x="168824" y="1065437"/>
                                </a:lnTo>
                                <a:lnTo>
                                  <a:pt x="168824" y="1069844"/>
                                </a:lnTo>
                                <a:lnTo>
                                  <a:pt x="166640" y="1069844"/>
                                </a:lnTo>
                                <a:lnTo>
                                  <a:pt x="166640" y="1067659"/>
                                </a:lnTo>
                                <a:lnTo>
                                  <a:pt x="160048" y="1067659"/>
                                </a:lnTo>
                                <a:lnTo>
                                  <a:pt x="160048" y="1063252"/>
                                </a:lnTo>
                                <a:lnTo>
                                  <a:pt x="155679" y="1063252"/>
                                </a:lnTo>
                                <a:lnTo>
                                  <a:pt x="155679" y="1067659"/>
                                </a:lnTo>
                                <a:lnTo>
                                  <a:pt x="153444" y="1067659"/>
                                </a:lnTo>
                                <a:lnTo>
                                  <a:pt x="153444" y="1065437"/>
                                </a:lnTo>
                                <a:lnTo>
                                  <a:pt x="140299" y="1065437"/>
                                </a:lnTo>
                                <a:lnTo>
                                  <a:pt x="140299" y="1063252"/>
                                </a:lnTo>
                                <a:lnTo>
                                  <a:pt x="129339" y="1063252"/>
                                </a:lnTo>
                                <a:lnTo>
                                  <a:pt x="129339" y="1061068"/>
                                </a:lnTo>
                                <a:lnTo>
                                  <a:pt x="116194" y="1061068"/>
                                </a:lnTo>
                                <a:lnTo>
                                  <a:pt x="116194" y="1058883"/>
                                </a:lnTo>
                                <a:lnTo>
                                  <a:pt x="114010" y="1058883"/>
                                </a:lnTo>
                                <a:lnTo>
                                  <a:pt x="114010" y="1061068"/>
                                </a:lnTo>
                                <a:lnTo>
                                  <a:pt x="105221" y="1061068"/>
                                </a:lnTo>
                                <a:lnTo>
                                  <a:pt x="105221" y="1063252"/>
                                </a:lnTo>
                                <a:lnTo>
                                  <a:pt x="103049" y="1063252"/>
                                </a:lnTo>
                                <a:lnTo>
                                  <a:pt x="103049" y="1065437"/>
                                </a:lnTo>
                                <a:lnTo>
                                  <a:pt x="89892" y="1065437"/>
                                </a:lnTo>
                                <a:lnTo>
                                  <a:pt x="89892" y="1063252"/>
                                </a:lnTo>
                                <a:lnTo>
                                  <a:pt x="87707" y="1063252"/>
                                </a:lnTo>
                                <a:lnTo>
                                  <a:pt x="87707" y="1067659"/>
                                </a:lnTo>
                                <a:lnTo>
                                  <a:pt x="85536" y="1067659"/>
                                </a:lnTo>
                                <a:lnTo>
                                  <a:pt x="85536" y="1069844"/>
                                </a:lnTo>
                                <a:lnTo>
                                  <a:pt x="83300" y="1069844"/>
                                </a:lnTo>
                                <a:lnTo>
                                  <a:pt x="83300" y="1072028"/>
                                </a:lnTo>
                                <a:lnTo>
                                  <a:pt x="81116" y="1072028"/>
                                </a:lnTo>
                                <a:lnTo>
                                  <a:pt x="81116" y="1074212"/>
                                </a:lnTo>
                                <a:lnTo>
                                  <a:pt x="72340" y="1074212"/>
                                </a:lnTo>
                                <a:lnTo>
                                  <a:pt x="72340" y="1069844"/>
                                </a:lnTo>
                                <a:lnTo>
                                  <a:pt x="70156" y="1069844"/>
                                </a:lnTo>
                                <a:lnTo>
                                  <a:pt x="70156" y="1065437"/>
                                </a:lnTo>
                                <a:lnTo>
                                  <a:pt x="67971" y="1065437"/>
                                </a:lnTo>
                                <a:lnTo>
                                  <a:pt x="67971" y="1069844"/>
                                </a:lnTo>
                                <a:lnTo>
                                  <a:pt x="65787" y="1069844"/>
                                </a:lnTo>
                                <a:lnTo>
                                  <a:pt x="65787" y="1065437"/>
                                </a:lnTo>
                                <a:lnTo>
                                  <a:pt x="63602" y="1065437"/>
                                </a:lnTo>
                                <a:lnTo>
                                  <a:pt x="63602" y="1061068"/>
                                </a:lnTo>
                                <a:lnTo>
                                  <a:pt x="65787" y="1061068"/>
                                </a:lnTo>
                                <a:lnTo>
                                  <a:pt x="65787" y="1056699"/>
                                </a:lnTo>
                                <a:lnTo>
                                  <a:pt x="63602" y="1056699"/>
                                </a:lnTo>
                                <a:lnTo>
                                  <a:pt x="63602" y="1052279"/>
                                </a:lnTo>
                                <a:lnTo>
                                  <a:pt x="59183" y="1052279"/>
                                </a:lnTo>
                                <a:lnTo>
                                  <a:pt x="59183" y="1043554"/>
                                </a:lnTo>
                                <a:lnTo>
                                  <a:pt x="61367" y="1043554"/>
                                </a:lnTo>
                                <a:lnTo>
                                  <a:pt x="61367" y="1041319"/>
                                </a:lnTo>
                                <a:lnTo>
                                  <a:pt x="59183" y="1041319"/>
                                </a:lnTo>
                                <a:lnTo>
                                  <a:pt x="59183" y="1039134"/>
                                </a:lnTo>
                                <a:lnTo>
                                  <a:pt x="54826" y="1039134"/>
                                </a:lnTo>
                                <a:lnTo>
                                  <a:pt x="54826" y="1034778"/>
                                </a:lnTo>
                                <a:lnTo>
                                  <a:pt x="50407" y="1034778"/>
                                </a:lnTo>
                                <a:lnTo>
                                  <a:pt x="50407" y="1032594"/>
                                </a:lnTo>
                                <a:lnTo>
                                  <a:pt x="41669" y="1032594"/>
                                </a:lnTo>
                                <a:lnTo>
                                  <a:pt x="41669" y="1030358"/>
                                </a:lnTo>
                                <a:lnTo>
                                  <a:pt x="32893" y="1030358"/>
                                </a:lnTo>
                                <a:lnTo>
                                  <a:pt x="32893" y="1032594"/>
                                </a:lnTo>
                                <a:lnTo>
                                  <a:pt x="28524" y="1032594"/>
                                </a:lnTo>
                                <a:lnTo>
                                  <a:pt x="28524" y="1034778"/>
                                </a:lnTo>
                                <a:lnTo>
                                  <a:pt x="24117" y="1034778"/>
                                </a:lnTo>
                                <a:lnTo>
                                  <a:pt x="24117" y="1032594"/>
                                </a:lnTo>
                                <a:lnTo>
                                  <a:pt x="21933" y="1032594"/>
                                </a:lnTo>
                                <a:lnTo>
                                  <a:pt x="21933" y="1030358"/>
                                </a:lnTo>
                                <a:lnTo>
                                  <a:pt x="19748" y="1030358"/>
                                </a:lnTo>
                                <a:lnTo>
                                  <a:pt x="19748" y="1025990"/>
                                </a:lnTo>
                                <a:lnTo>
                                  <a:pt x="13144" y="1025990"/>
                                </a:lnTo>
                                <a:lnTo>
                                  <a:pt x="13144" y="1023805"/>
                                </a:lnTo>
                                <a:lnTo>
                                  <a:pt x="4368" y="1023805"/>
                                </a:lnTo>
                                <a:lnTo>
                                  <a:pt x="4368" y="1025990"/>
                                </a:lnTo>
                                <a:lnTo>
                                  <a:pt x="0" y="1025990"/>
                                </a:lnTo>
                                <a:lnTo>
                                  <a:pt x="0" y="1021621"/>
                                </a:lnTo>
                                <a:lnTo>
                                  <a:pt x="4368" y="1021621"/>
                                </a:lnTo>
                                <a:lnTo>
                                  <a:pt x="4368" y="1017214"/>
                                </a:lnTo>
                                <a:lnTo>
                                  <a:pt x="6604" y="1017214"/>
                                </a:lnTo>
                                <a:lnTo>
                                  <a:pt x="6604" y="1001884"/>
                                </a:lnTo>
                                <a:lnTo>
                                  <a:pt x="10973" y="1001884"/>
                                </a:lnTo>
                                <a:lnTo>
                                  <a:pt x="10973" y="997516"/>
                                </a:lnTo>
                                <a:lnTo>
                                  <a:pt x="8788" y="997516"/>
                                </a:lnTo>
                                <a:lnTo>
                                  <a:pt x="8788" y="995280"/>
                                </a:lnTo>
                                <a:lnTo>
                                  <a:pt x="10973" y="995280"/>
                                </a:lnTo>
                                <a:lnTo>
                                  <a:pt x="10973" y="986555"/>
                                </a:lnTo>
                                <a:lnTo>
                                  <a:pt x="13144" y="986555"/>
                                </a:lnTo>
                                <a:lnTo>
                                  <a:pt x="13144" y="984320"/>
                                </a:lnTo>
                                <a:lnTo>
                                  <a:pt x="15329" y="984320"/>
                                </a:lnTo>
                                <a:lnTo>
                                  <a:pt x="15329" y="979951"/>
                                </a:lnTo>
                                <a:lnTo>
                                  <a:pt x="10973" y="979951"/>
                                </a:lnTo>
                                <a:lnTo>
                                  <a:pt x="10973" y="982136"/>
                                </a:lnTo>
                                <a:lnTo>
                                  <a:pt x="4368" y="982136"/>
                                </a:lnTo>
                                <a:lnTo>
                                  <a:pt x="4368" y="979951"/>
                                </a:lnTo>
                                <a:lnTo>
                                  <a:pt x="2184" y="979951"/>
                                </a:lnTo>
                                <a:lnTo>
                                  <a:pt x="2184" y="977767"/>
                                </a:lnTo>
                                <a:lnTo>
                                  <a:pt x="4368" y="977767"/>
                                </a:lnTo>
                                <a:lnTo>
                                  <a:pt x="4368" y="975582"/>
                                </a:lnTo>
                                <a:lnTo>
                                  <a:pt x="2184" y="975582"/>
                                </a:lnTo>
                                <a:lnTo>
                                  <a:pt x="2184" y="971175"/>
                                </a:lnTo>
                                <a:lnTo>
                                  <a:pt x="0" y="971175"/>
                                </a:lnTo>
                                <a:lnTo>
                                  <a:pt x="0" y="964622"/>
                                </a:lnTo>
                                <a:lnTo>
                                  <a:pt x="2184" y="964622"/>
                                </a:lnTo>
                                <a:lnTo>
                                  <a:pt x="2184" y="962387"/>
                                </a:lnTo>
                                <a:lnTo>
                                  <a:pt x="4368" y="962387"/>
                                </a:lnTo>
                                <a:lnTo>
                                  <a:pt x="4368" y="958030"/>
                                </a:lnTo>
                                <a:lnTo>
                                  <a:pt x="6604" y="958030"/>
                                </a:lnTo>
                                <a:lnTo>
                                  <a:pt x="6604" y="953662"/>
                                </a:lnTo>
                                <a:lnTo>
                                  <a:pt x="8788" y="953662"/>
                                </a:lnTo>
                                <a:lnTo>
                                  <a:pt x="8788" y="951477"/>
                                </a:lnTo>
                                <a:lnTo>
                                  <a:pt x="10973" y="951477"/>
                                </a:lnTo>
                                <a:lnTo>
                                  <a:pt x="10973" y="949242"/>
                                </a:lnTo>
                                <a:lnTo>
                                  <a:pt x="15329" y="949242"/>
                                </a:lnTo>
                                <a:lnTo>
                                  <a:pt x="15329" y="942701"/>
                                </a:lnTo>
                                <a:lnTo>
                                  <a:pt x="19748" y="942701"/>
                                </a:lnTo>
                                <a:lnTo>
                                  <a:pt x="19748" y="933913"/>
                                </a:lnTo>
                                <a:lnTo>
                                  <a:pt x="24117" y="933913"/>
                                </a:lnTo>
                                <a:lnTo>
                                  <a:pt x="24117" y="925137"/>
                                </a:lnTo>
                                <a:lnTo>
                                  <a:pt x="26302" y="925137"/>
                                </a:lnTo>
                                <a:lnTo>
                                  <a:pt x="26302" y="920768"/>
                                </a:lnTo>
                                <a:lnTo>
                                  <a:pt x="28524" y="920768"/>
                                </a:lnTo>
                                <a:lnTo>
                                  <a:pt x="28524" y="916348"/>
                                </a:lnTo>
                                <a:lnTo>
                                  <a:pt x="30709" y="916348"/>
                                </a:lnTo>
                                <a:lnTo>
                                  <a:pt x="30709" y="914164"/>
                                </a:lnTo>
                                <a:lnTo>
                                  <a:pt x="32893" y="914164"/>
                                </a:lnTo>
                                <a:lnTo>
                                  <a:pt x="32893" y="907623"/>
                                </a:lnTo>
                                <a:lnTo>
                                  <a:pt x="35078" y="907623"/>
                                </a:lnTo>
                                <a:lnTo>
                                  <a:pt x="35078" y="903203"/>
                                </a:lnTo>
                                <a:lnTo>
                                  <a:pt x="32893" y="903203"/>
                                </a:lnTo>
                                <a:lnTo>
                                  <a:pt x="32893" y="898835"/>
                                </a:lnTo>
                                <a:lnTo>
                                  <a:pt x="35078" y="898835"/>
                                </a:lnTo>
                                <a:lnTo>
                                  <a:pt x="35078" y="879098"/>
                                </a:lnTo>
                                <a:lnTo>
                                  <a:pt x="37262" y="879098"/>
                                </a:lnTo>
                                <a:lnTo>
                                  <a:pt x="37262" y="870310"/>
                                </a:lnTo>
                                <a:lnTo>
                                  <a:pt x="41669" y="870310"/>
                                </a:lnTo>
                                <a:lnTo>
                                  <a:pt x="41669" y="868125"/>
                                </a:lnTo>
                                <a:lnTo>
                                  <a:pt x="39497" y="868125"/>
                                </a:lnTo>
                                <a:lnTo>
                                  <a:pt x="39497" y="865954"/>
                                </a:lnTo>
                                <a:lnTo>
                                  <a:pt x="37262" y="865954"/>
                                </a:lnTo>
                                <a:lnTo>
                                  <a:pt x="37262" y="861585"/>
                                </a:lnTo>
                                <a:lnTo>
                                  <a:pt x="43853" y="861585"/>
                                </a:lnTo>
                                <a:lnTo>
                                  <a:pt x="43853" y="859400"/>
                                </a:lnTo>
                                <a:lnTo>
                                  <a:pt x="37262" y="859400"/>
                                </a:lnTo>
                                <a:lnTo>
                                  <a:pt x="37262" y="854981"/>
                                </a:lnTo>
                                <a:lnTo>
                                  <a:pt x="39497" y="854981"/>
                                </a:lnTo>
                                <a:lnTo>
                                  <a:pt x="39497" y="850624"/>
                                </a:lnTo>
                                <a:lnTo>
                                  <a:pt x="41669" y="850624"/>
                                </a:lnTo>
                                <a:lnTo>
                                  <a:pt x="41669" y="848440"/>
                                </a:lnTo>
                                <a:lnTo>
                                  <a:pt x="37262" y="848440"/>
                                </a:lnTo>
                                <a:lnTo>
                                  <a:pt x="37262" y="844020"/>
                                </a:lnTo>
                                <a:lnTo>
                                  <a:pt x="35078" y="844020"/>
                                </a:lnTo>
                                <a:lnTo>
                                  <a:pt x="35078" y="839651"/>
                                </a:lnTo>
                                <a:lnTo>
                                  <a:pt x="41669" y="839651"/>
                                </a:lnTo>
                                <a:lnTo>
                                  <a:pt x="41669" y="837467"/>
                                </a:lnTo>
                                <a:lnTo>
                                  <a:pt x="43853" y="837467"/>
                                </a:lnTo>
                                <a:lnTo>
                                  <a:pt x="43853" y="835244"/>
                                </a:lnTo>
                                <a:lnTo>
                                  <a:pt x="46038" y="835244"/>
                                </a:lnTo>
                                <a:lnTo>
                                  <a:pt x="46038" y="837467"/>
                                </a:lnTo>
                                <a:lnTo>
                                  <a:pt x="48222" y="837467"/>
                                </a:lnTo>
                                <a:lnTo>
                                  <a:pt x="48222" y="835244"/>
                                </a:lnTo>
                                <a:lnTo>
                                  <a:pt x="52642" y="835244"/>
                                </a:lnTo>
                                <a:lnTo>
                                  <a:pt x="52642" y="837467"/>
                                </a:lnTo>
                                <a:lnTo>
                                  <a:pt x="57011" y="837467"/>
                                </a:lnTo>
                                <a:lnTo>
                                  <a:pt x="57011" y="835244"/>
                                </a:lnTo>
                                <a:lnTo>
                                  <a:pt x="61367" y="835244"/>
                                </a:lnTo>
                                <a:lnTo>
                                  <a:pt x="61367" y="828691"/>
                                </a:lnTo>
                                <a:lnTo>
                                  <a:pt x="63602" y="828691"/>
                                </a:lnTo>
                                <a:lnTo>
                                  <a:pt x="63602" y="830876"/>
                                </a:lnTo>
                                <a:lnTo>
                                  <a:pt x="65787" y="830876"/>
                                </a:lnTo>
                                <a:lnTo>
                                  <a:pt x="65787" y="826507"/>
                                </a:lnTo>
                                <a:lnTo>
                                  <a:pt x="67971" y="826507"/>
                                </a:lnTo>
                                <a:lnTo>
                                  <a:pt x="67971" y="828691"/>
                                </a:lnTo>
                                <a:lnTo>
                                  <a:pt x="76747" y="828691"/>
                                </a:lnTo>
                                <a:lnTo>
                                  <a:pt x="76747" y="830876"/>
                                </a:lnTo>
                                <a:lnTo>
                                  <a:pt x="81116" y="830876"/>
                                </a:lnTo>
                                <a:lnTo>
                                  <a:pt x="81116" y="833060"/>
                                </a:lnTo>
                                <a:lnTo>
                                  <a:pt x="83300" y="833060"/>
                                </a:lnTo>
                                <a:lnTo>
                                  <a:pt x="83300" y="837467"/>
                                </a:lnTo>
                                <a:lnTo>
                                  <a:pt x="87707" y="837467"/>
                                </a:lnTo>
                                <a:lnTo>
                                  <a:pt x="87707" y="839651"/>
                                </a:lnTo>
                                <a:lnTo>
                                  <a:pt x="96445" y="839651"/>
                                </a:lnTo>
                                <a:lnTo>
                                  <a:pt x="96445" y="841836"/>
                                </a:lnTo>
                                <a:lnTo>
                                  <a:pt x="107406" y="841836"/>
                                </a:lnTo>
                                <a:lnTo>
                                  <a:pt x="107406" y="844020"/>
                                </a:lnTo>
                                <a:lnTo>
                                  <a:pt x="111825" y="844020"/>
                                </a:lnTo>
                                <a:lnTo>
                                  <a:pt x="111825" y="841836"/>
                                </a:lnTo>
                                <a:lnTo>
                                  <a:pt x="116194" y="841836"/>
                                </a:lnTo>
                                <a:lnTo>
                                  <a:pt x="116194" y="844020"/>
                                </a:lnTo>
                                <a:lnTo>
                                  <a:pt x="118379" y="844020"/>
                                </a:lnTo>
                                <a:lnTo>
                                  <a:pt x="118379" y="846205"/>
                                </a:lnTo>
                                <a:lnTo>
                                  <a:pt x="124970" y="846205"/>
                                </a:lnTo>
                                <a:lnTo>
                                  <a:pt x="124970" y="848440"/>
                                </a:lnTo>
                                <a:lnTo>
                                  <a:pt x="131574" y="848440"/>
                                </a:lnTo>
                                <a:lnTo>
                                  <a:pt x="131574" y="850624"/>
                                </a:lnTo>
                                <a:lnTo>
                                  <a:pt x="133746" y="850624"/>
                                </a:lnTo>
                                <a:lnTo>
                                  <a:pt x="133746" y="852796"/>
                                </a:lnTo>
                                <a:lnTo>
                                  <a:pt x="140299" y="852796"/>
                                </a:lnTo>
                                <a:lnTo>
                                  <a:pt x="140299" y="857165"/>
                                </a:lnTo>
                                <a:lnTo>
                                  <a:pt x="151260" y="857165"/>
                                </a:lnTo>
                                <a:lnTo>
                                  <a:pt x="151260" y="854981"/>
                                </a:lnTo>
                                <a:lnTo>
                                  <a:pt x="155679" y="854981"/>
                                </a:lnTo>
                                <a:lnTo>
                                  <a:pt x="155679" y="857165"/>
                                </a:lnTo>
                                <a:lnTo>
                                  <a:pt x="162233" y="857165"/>
                                </a:lnTo>
                                <a:lnTo>
                                  <a:pt x="162233" y="854981"/>
                                </a:lnTo>
                                <a:lnTo>
                                  <a:pt x="166640" y="854981"/>
                                </a:lnTo>
                                <a:lnTo>
                                  <a:pt x="166640" y="857165"/>
                                </a:lnTo>
                                <a:lnTo>
                                  <a:pt x="168824" y="857165"/>
                                </a:lnTo>
                                <a:lnTo>
                                  <a:pt x="168824" y="861585"/>
                                </a:lnTo>
                                <a:lnTo>
                                  <a:pt x="175377" y="861585"/>
                                </a:lnTo>
                                <a:lnTo>
                                  <a:pt x="175377" y="863769"/>
                                </a:lnTo>
                                <a:lnTo>
                                  <a:pt x="177613" y="863769"/>
                                </a:lnTo>
                                <a:lnTo>
                                  <a:pt x="177613" y="861585"/>
                                </a:lnTo>
                                <a:lnTo>
                                  <a:pt x="184153" y="861585"/>
                                </a:lnTo>
                                <a:lnTo>
                                  <a:pt x="184153" y="863769"/>
                                </a:lnTo>
                                <a:lnTo>
                                  <a:pt x="188522" y="863769"/>
                                </a:lnTo>
                                <a:lnTo>
                                  <a:pt x="188522" y="865954"/>
                                </a:lnTo>
                                <a:lnTo>
                                  <a:pt x="192942" y="865954"/>
                                </a:lnTo>
                                <a:lnTo>
                                  <a:pt x="192942" y="868125"/>
                                </a:lnTo>
                                <a:lnTo>
                                  <a:pt x="195126" y="868125"/>
                                </a:lnTo>
                                <a:lnTo>
                                  <a:pt x="195126" y="865954"/>
                                </a:lnTo>
                                <a:lnTo>
                                  <a:pt x="201718" y="865954"/>
                                </a:lnTo>
                                <a:lnTo>
                                  <a:pt x="201718" y="868125"/>
                                </a:lnTo>
                                <a:lnTo>
                                  <a:pt x="206087" y="868125"/>
                                </a:lnTo>
                                <a:lnTo>
                                  <a:pt x="206087" y="865954"/>
                                </a:lnTo>
                                <a:lnTo>
                                  <a:pt x="208271" y="865954"/>
                                </a:lnTo>
                                <a:lnTo>
                                  <a:pt x="208271" y="863769"/>
                                </a:lnTo>
                                <a:lnTo>
                                  <a:pt x="210455" y="863769"/>
                                </a:lnTo>
                                <a:lnTo>
                                  <a:pt x="210455" y="861585"/>
                                </a:lnTo>
                                <a:lnTo>
                                  <a:pt x="212678" y="861585"/>
                                </a:lnTo>
                                <a:lnTo>
                                  <a:pt x="212678" y="850624"/>
                                </a:lnTo>
                                <a:lnTo>
                                  <a:pt x="219231" y="850624"/>
                                </a:lnTo>
                                <a:lnTo>
                                  <a:pt x="219231" y="848440"/>
                                </a:lnTo>
                                <a:lnTo>
                                  <a:pt x="217047" y="848440"/>
                                </a:lnTo>
                                <a:lnTo>
                                  <a:pt x="217047" y="844020"/>
                                </a:lnTo>
                                <a:lnTo>
                                  <a:pt x="219231" y="844020"/>
                                </a:lnTo>
                                <a:lnTo>
                                  <a:pt x="219231" y="841836"/>
                                </a:lnTo>
                                <a:lnTo>
                                  <a:pt x="217047" y="841836"/>
                                </a:lnTo>
                                <a:lnTo>
                                  <a:pt x="217047" y="835244"/>
                                </a:lnTo>
                                <a:lnTo>
                                  <a:pt x="223651" y="835244"/>
                                </a:lnTo>
                                <a:lnTo>
                                  <a:pt x="223651" y="830876"/>
                                </a:lnTo>
                                <a:lnTo>
                                  <a:pt x="225823" y="830876"/>
                                </a:lnTo>
                                <a:lnTo>
                                  <a:pt x="225823" y="826507"/>
                                </a:lnTo>
                                <a:lnTo>
                                  <a:pt x="223651" y="826507"/>
                                </a:lnTo>
                                <a:lnTo>
                                  <a:pt x="223651" y="817731"/>
                                </a:lnTo>
                                <a:lnTo>
                                  <a:pt x="225823" y="817731"/>
                                </a:lnTo>
                                <a:lnTo>
                                  <a:pt x="225823" y="815546"/>
                                </a:lnTo>
                                <a:lnTo>
                                  <a:pt x="228007" y="815546"/>
                                </a:lnTo>
                                <a:lnTo>
                                  <a:pt x="228007" y="811127"/>
                                </a:lnTo>
                                <a:lnTo>
                                  <a:pt x="225823" y="811127"/>
                                </a:lnTo>
                                <a:lnTo>
                                  <a:pt x="225823" y="804586"/>
                                </a:lnTo>
                                <a:lnTo>
                                  <a:pt x="230192" y="804586"/>
                                </a:lnTo>
                                <a:lnTo>
                                  <a:pt x="230192" y="806758"/>
                                </a:lnTo>
                                <a:lnTo>
                                  <a:pt x="232376" y="806758"/>
                                </a:lnTo>
                                <a:lnTo>
                                  <a:pt x="232376" y="800166"/>
                                </a:lnTo>
                                <a:lnTo>
                                  <a:pt x="230192" y="800166"/>
                                </a:lnTo>
                                <a:lnTo>
                                  <a:pt x="230192" y="795797"/>
                                </a:lnTo>
                                <a:lnTo>
                                  <a:pt x="228007" y="795797"/>
                                </a:lnTo>
                                <a:lnTo>
                                  <a:pt x="228007" y="797982"/>
                                </a:lnTo>
                                <a:lnTo>
                                  <a:pt x="225823" y="797982"/>
                                </a:lnTo>
                                <a:lnTo>
                                  <a:pt x="225823" y="791429"/>
                                </a:lnTo>
                                <a:lnTo>
                                  <a:pt x="228007" y="791429"/>
                                </a:lnTo>
                                <a:lnTo>
                                  <a:pt x="228007" y="789206"/>
                                </a:lnTo>
                                <a:lnTo>
                                  <a:pt x="232376" y="789206"/>
                                </a:lnTo>
                                <a:lnTo>
                                  <a:pt x="232376" y="782653"/>
                                </a:lnTo>
                                <a:lnTo>
                                  <a:pt x="228007" y="782653"/>
                                </a:lnTo>
                                <a:lnTo>
                                  <a:pt x="228007" y="780468"/>
                                </a:lnTo>
                                <a:lnTo>
                                  <a:pt x="230192" y="780468"/>
                                </a:lnTo>
                                <a:lnTo>
                                  <a:pt x="230192" y="778233"/>
                                </a:lnTo>
                                <a:lnTo>
                                  <a:pt x="228007" y="778233"/>
                                </a:lnTo>
                                <a:lnTo>
                                  <a:pt x="228007" y="776049"/>
                                </a:lnTo>
                                <a:lnTo>
                                  <a:pt x="221416" y="776049"/>
                                </a:lnTo>
                                <a:lnTo>
                                  <a:pt x="221416" y="771692"/>
                                </a:lnTo>
                                <a:lnTo>
                                  <a:pt x="217047" y="771692"/>
                                </a:lnTo>
                                <a:lnTo>
                                  <a:pt x="217047" y="769508"/>
                                </a:lnTo>
                                <a:lnTo>
                                  <a:pt x="219231" y="769508"/>
                                </a:lnTo>
                                <a:lnTo>
                                  <a:pt x="219231" y="765088"/>
                                </a:lnTo>
                                <a:lnTo>
                                  <a:pt x="214862" y="765088"/>
                                </a:lnTo>
                                <a:lnTo>
                                  <a:pt x="214862" y="758548"/>
                                </a:lnTo>
                                <a:lnTo>
                                  <a:pt x="212678" y="758548"/>
                                </a:lnTo>
                                <a:lnTo>
                                  <a:pt x="212678" y="756363"/>
                                </a:lnTo>
                                <a:lnTo>
                                  <a:pt x="217047" y="756363"/>
                                </a:lnTo>
                                <a:lnTo>
                                  <a:pt x="217047" y="749759"/>
                                </a:lnTo>
                                <a:lnTo>
                                  <a:pt x="214862" y="749759"/>
                                </a:lnTo>
                                <a:lnTo>
                                  <a:pt x="214862" y="751943"/>
                                </a:lnTo>
                                <a:lnTo>
                                  <a:pt x="212678" y="751943"/>
                                </a:lnTo>
                                <a:lnTo>
                                  <a:pt x="212678" y="747575"/>
                                </a:lnTo>
                                <a:lnTo>
                                  <a:pt x="214862" y="747575"/>
                                </a:lnTo>
                                <a:lnTo>
                                  <a:pt x="214862" y="745390"/>
                                </a:lnTo>
                                <a:lnTo>
                                  <a:pt x="208271" y="745390"/>
                                </a:lnTo>
                                <a:lnTo>
                                  <a:pt x="208271" y="736614"/>
                                </a:lnTo>
                                <a:lnTo>
                                  <a:pt x="206087" y="736614"/>
                                </a:lnTo>
                                <a:lnTo>
                                  <a:pt x="206087" y="734430"/>
                                </a:lnTo>
                                <a:lnTo>
                                  <a:pt x="195126" y="734430"/>
                                </a:lnTo>
                                <a:lnTo>
                                  <a:pt x="195126" y="732195"/>
                                </a:lnTo>
                                <a:lnTo>
                                  <a:pt x="192942" y="732195"/>
                                </a:lnTo>
                                <a:lnTo>
                                  <a:pt x="192942" y="730010"/>
                                </a:lnTo>
                                <a:lnTo>
                                  <a:pt x="190757" y="730010"/>
                                </a:lnTo>
                                <a:lnTo>
                                  <a:pt x="190757" y="723469"/>
                                </a:lnTo>
                                <a:lnTo>
                                  <a:pt x="188522" y="723469"/>
                                </a:lnTo>
                                <a:lnTo>
                                  <a:pt x="188522" y="725654"/>
                                </a:lnTo>
                                <a:lnTo>
                                  <a:pt x="186338" y="725654"/>
                                </a:lnTo>
                                <a:lnTo>
                                  <a:pt x="186338" y="721234"/>
                                </a:lnTo>
                                <a:lnTo>
                                  <a:pt x="181969" y="721234"/>
                                </a:lnTo>
                                <a:lnTo>
                                  <a:pt x="181969" y="723469"/>
                                </a:lnTo>
                                <a:lnTo>
                                  <a:pt x="179784" y="723469"/>
                                </a:lnTo>
                                <a:lnTo>
                                  <a:pt x="179784" y="721234"/>
                                </a:lnTo>
                                <a:lnTo>
                                  <a:pt x="175377" y="721234"/>
                                </a:lnTo>
                                <a:lnTo>
                                  <a:pt x="175377" y="723469"/>
                                </a:lnTo>
                                <a:lnTo>
                                  <a:pt x="173193" y="723469"/>
                                </a:lnTo>
                                <a:lnTo>
                                  <a:pt x="173193" y="719050"/>
                                </a:lnTo>
                                <a:lnTo>
                                  <a:pt x="171008" y="719050"/>
                                </a:lnTo>
                                <a:lnTo>
                                  <a:pt x="171008" y="716865"/>
                                </a:lnTo>
                                <a:lnTo>
                                  <a:pt x="173193" y="716865"/>
                                </a:lnTo>
                                <a:lnTo>
                                  <a:pt x="173193" y="714681"/>
                                </a:lnTo>
                                <a:lnTo>
                                  <a:pt x="175377" y="714681"/>
                                </a:lnTo>
                                <a:lnTo>
                                  <a:pt x="175377" y="708089"/>
                                </a:lnTo>
                                <a:lnTo>
                                  <a:pt x="173193" y="708089"/>
                                </a:lnTo>
                                <a:lnTo>
                                  <a:pt x="173193" y="705905"/>
                                </a:lnTo>
                                <a:lnTo>
                                  <a:pt x="175377" y="705905"/>
                                </a:lnTo>
                                <a:lnTo>
                                  <a:pt x="175377" y="703721"/>
                                </a:lnTo>
                                <a:lnTo>
                                  <a:pt x="166640" y="703721"/>
                                </a:lnTo>
                                <a:lnTo>
                                  <a:pt x="166640" y="697129"/>
                                </a:lnTo>
                                <a:lnTo>
                                  <a:pt x="171008" y="697129"/>
                                </a:lnTo>
                                <a:lnTo>
                                  <a:pt x="171008" y="694945"/>
                                </a:lnTo>
                                <a:lnTo>
                                  <a:pt x="181969" y="694945"/>
                                </a:lnTo>
                                <a:lnTo>
                                  <a:pt x="181969" y="692760"/>
                                </a:lnTo>
                                <a:lnTo>
                                  <a:pt x="186338" y="692760"/>
                                </a:lnTo>
                                <a:lnTo>
                                  <a:pt x="186338" y="694945"/>
                                </a:lnTo>
                                <a:lnTo>
                                  <a:pt x="190757" y="694945"/>
                                </a:lnTo>
                                <a:lnTo>
                                  <a:pt x="190757" y="692760"/>
                                </a:lnTo>
                                <a:lnTo>
                                  <a:pt x="203902" y="692760"/>
                                </a:lnTo>
                                <a:lnTo>
                                  <a:pt x="203902" y="694945"/>
                                </a:lnTo>
                                <a:lnTo>
                                  <a:pt x="206087" y="694945"/>
                                </a:lnTo>
                                <a:lnTo>
                                  <a:pt x="206087" y="697129"/>
                                </a:lnTo>
                                <a:lnTo>
                                  <a:pt x="208271" y="697129"/>
                                </a:lnTo>
                                <a:lnTo>
                                  <a:pt x="208271" y="699352"/>
                                </a:lnTo>
                                <a:lnTo>
                                  <a:pt x="206087" y="699352"/>
                                </a:lnTo>
                                <a:lnTo>
                                  <a:pt x="206087" y="703721"/>
                                </a:lnTo>
                                <a:lnTo>
                                  <a:pt x="212678" y="703721"/>
                                </a:lnTo>
                                <a:lnTo>
                                  <a:pt x="212678" y="701536"/>
                                </a:lnTo>
                                <a:lnTo>
                                  <a:pt x="217047" y="701536"/>
                                </a:lnTo>
                                <a:lnTo>
                                  <a:pt x="217047" y="703721"/>
                                </a:lnTo>
                                <a:lnTo>
                                  <a:pt x="223651" y="703721"/>
                                </a:lnTo>
                                <a:lnTo>
                                  <a:pt x="223651" y="701536"/>
                                </a:lnTo>
                                <a:lnTo>
                                  <a:pt x="228007" y="701536"/>
                                </a:lnTo>
                                <a:lnTo>
                                  <a:pt x="228007" y="703721"/>
                                </a:lnTo>
                                <a:lnTo>
                                  <a:pt x="230192" y="703721"/>
                                </a:lnTo>
                                <a:lnTo>
                                  <a:pt x="230192" y="705905"/>
                                </a:lnTo>
                                <a:lnTo>
                                  <a:pt x="234611" y="705905"/>
                                </a:lnTo>
                                <a:lnTo>
                                  <a:pt x="234611" y="703721"/>
                                </a:lnTo>
                                <a:lnTo>
                                  <a:pt x="236796" y="703721"/>
                                </a:lnTo>
                                <a:lnTo>
                                  <a:pt x="236796" y="701536"/>
                                </a:lnTo>
                                <a:lnTo>
                                  <a:pt x="232376" y="701536"/>
                                </a:lnTo>
                                <a:lnTo>
                                  <a:pt x="232376" y="699352"/>
                                </a:lnTo>
                                <a:lnTo>
                                  <a:pt x="234611" y="699352"/>
                                </a:lnTo>
                                <a:lnTo>
                                  <a:pt x="234611" y="694945"/>
                                </a:lnTo>
                                <a:lnTo>
                                  <a:pt x="232376" y="694945"/>
                                </a:lnTo>
                                <a:lnTo>
                                  <a:pt x="232376" y="690576"/>
                                </a:lnTo>
                                <a:lnTo>
                                  <a:pt x="236796" y="690576"/>
                                </a:lnTo>
                                <a:lnTo>
                                  <a:pt x="236796" y="686156"/>
                                </a:lnTo>
                                <a:lnTo>
                                  <a:pt x="234611" y="686156"/>
                                </a:lnTo>
                                <a:lnTo>
                                  <a:pt x="234611" y="683972"/>
                                </a:lnTo>
                                <a:lnTo>
                                  <a:pt x="232376" y="683972"/>
                                </a:lnTo>
                                <a:lnTo>
                                  <a:pt x="232376" y="679616"/>
                                </a:lnTo>
                                <a:lnTo>
                                  <a:pt x="230192" y="679616"/>
                                </a:lnTo>
                                <a:lnTo>
                                  <a:pt x="230192" y="677431"/>
                                </a:lnTo>
                                <a:lnTo>
                                  <a:pt x="234611" y="677431"/>
                                </a:lnTo>
                                <a:lnTo>
                                  <a:pt x="234611" y="673011"/>
                                </a:lnTo>
                                <a:lnTo>
                                  <a:pt x="236796" y="673011"/>
                                </a:lnTo>
                                <a:lnTo>
                                  <a:pt x="236796" y="675196"/>
                                </a:lnTo>
                                <a:lnTo>
                                  <a:pt x="241165" y="675196"/>
                                </a:lnTo>
                                <a:lnTo>
                                  <a:pt x="241165" y="681800"/>
                                </a:lnTo>
                                <a:lnTo>
                                  <a:pt x="245521" y="681800"/>
                                </a:lnTo>
                                <a:lnTo>
                                  <a:pt x="245521" y="683972"/>
                                </a:lnTo>
                                <a:lnTo>
                                  <a:pt x="249941" y="683972"/>
                                </a:lnTo>
                                <a:lnTo>
                                  <a:pt x="249941" y="686156"/>
                                </a:lnTo>
                                <a:lnTo>
                                  <a:pt x="258716" y="686156"/>
                                </a:lnTo>
                                <a:lnTo>
                                  <a:pt x="258716" y="690576"/>
                                </a:lnTo>
                                <a:lnTo>
                                  <a:pt x="267454" y="690576"/>
                                </a:lnTo>
                                <a:lnTo>
                                  <a:pt x="267454" y="688391"/>
                                </a:lnTo>
                                <a:lnTo>
                                  <a:pt x="269689" y="688391"/>
                                </a:lnTo>
                                <a:lnTo>
                                  <a:pt x="269689" y="686156"/>
                                </a:lnTo>
                                <a:lnTo>
                                  <a:pt x="271861" y="686156"/>
                                </a:lnTo>
                                <a:lnTo>
                                  <a:pt x="271861" y="681800"/>
                                </a:lnTo>
                                <a:lnTo>
                                  <a:pt x="269689" y="681800"/>
                                </a:lnTo>
                                <a:lnTo>
                                  <a:pt x="269689" y="679616"/>
                                </a:lnTo>
                                <a:lnTo>
                                  <a:pt x="274046" y="679616"/>
                                </a:lnTo>
                                <a:lnTo>
                                  <a:pt x="274046" y="677431"/>
                                </a:lnTo>
                                <a:lnTo>
                                  <a:pt x="280650" y="677431"/>
                                </a:lnTo>
                                <a:lnTo>
                                  <a:pt x="280650" y="675196"/>
                                </a:lnTo>
                                <a:lnTo>
                                  <a:pt x="282834" y="675196"/>
                                </a:lnTo>
                                <a:lnTo>
                                  <a:pt x="282834" y="673011"/>
                                </a:lnTo>
                                <a:lnTo>
                                  <a:pt x="285019" y="673011"/>
                                </a:lnTo>
                                <a:lnTo>
                                  <a:pt x="285019" y="670827"/>
                                </a:lnTo>
                                <a:lnTo>
                                  <a:pt x="287203" y="670827"/>
                                </a:lnTo>
                                <a:lnTo>
                                  <a:pt x="287203" y="673011"/>
                                </a:lnTo>
                                <a:lnTo>
                                  <a:pt x="298163" y="673011"/>
                                </a:lnTo>
                                <a:lnTo>
                                  <a:pt x="298163" y="666471"/>
                                </a:lnTo>
                                <a:lnTo>
                                  <a:pt x="302532" y="666471"/>
                                </a:lnTo>
                                <a:lnTo>
                                  <a:pt x="302532" y="668642"/>
                                </a:lnTo>
                                <a:lnTo>
                                  <a:pt x="304755" y="668642"/>
                                </a:lnTo>
                                <a:lnTo>
                                  <a:pt x="304755" y="664286"/>
                                </a:lnTo>
                                <a:lnTo>
                                  <a:pt x="302532" y="664286"/>
                                </a:lnTo>
                                <a:lnTo>
                                  <a:pt x="302532" y="662051"/>
                                </a:lnTo>
                                <a:lnTo>
                                  <a:pt x="300348" y="662051"/>
                                </a:lnTo>
                                <a:lnTo>
                                  <a:pt x="300348" y="659867"/>
                                </a:lnTo>
                                <a:lnTo>
                                  <a:pt x="302532" y="659867"/>
                                </a:lnTo>
                                <a:lnTo>
                                  <a:pt x="302532" y="651091"/>
                                </a:lnTo>
                                <a:lnTo>
                                  <a:pt x="304755" y="651091"/>
                                </a:lnTo>
                                <a:lnTo>
                                  <a:pt x="304755" y="648906"/>
                                </a:lnTo>
                                <a:lnTo>
                                  <a:pt x="306939" y="648906"/>
                                </a:lnTo>
                                <a:lnTo>
                                  <a:pt x="306939" y="642353"/>
                                </a:lnTo>
                                <a:lnTo>
                                  <a:pt x="311308" y="642353"/>
                                </a:lnTo>
                                <a:lnTo>
                                  <a:pt x="311308" y="644537"/>
                                </a:lnTo>
                                <a:lnTo>
                                  <a:pt x="313493" y="644537"/>
                                </a:lnTo>
                                <a:lnTo>
                                  <a:pt x="313493" y="642353"/>
                                </a:lnTo>
                                <a:lnTo>
                                  <a:pt x="315728" y="642353"/>
                                </a:lnTo>
                                <a:lnTo>
                                  <a:pt x="315728" y="640118"/>
                                </a:lnTo>
                                <a:lnTo>
                                  <a:pt x="320084" y="640118"/>
                                </a:lnTo>
                                <a:lnTo>
                                  <a:pt x="320084" y="642353"/>
                                </a:lnTo>
                                <a:lnTo>
                                  <a:pt x="322268" y="642353"/>
                                </a:lnTo>
                                <a:lnTo>
                                  <a:pt x="322268" y="640118"/>
                                </a:lnTo>
                                <a:lnTo>
                                  <a:pt x="324453" y="640118"/>
                                </a:lnTo>
                                <a:lnTo>
                                  <a:pt x="324453" y="637933"/>
                                </a:lnTo>
                                <a:lnTo>
                                  <a:pt x="331057" y="637933"/>
                                </a:lnTo>
                                <a:lnTo>
                                  <a:pt x="331057" y="635762"/>
                                </a:lnTo>
                                <a:lnTo>
                                  <a:pt x="333241" y="635762"/>
                                </a:lnTo>
                                <a:lnTo>
                                  <a:pt x="333241" y="633577"/>
                                </a:lnTo>
                                <a:lnTo>
                                  <a:pt x="346386" y="633577"/>
                                </a:lnTo>
                                <a:lnTo>
                                  <a:pt x="346386" y="631393"/>
                                </a:lnTo>
                                <a:lnTo>
                                  <a:pt x="344202" y="631393"/>
                                </a:lnTo>
                                <a:lnTo>
                                  <a:pt x="344202" y="626973"/>
                                </a:lnTo>
                                <a:lnTo>
                                  <a:pt x="348571" y="626973"/>
                                </a:lnTo>
                                <a:lnTo>
                                  <a:pt x="348571" y="629157"/>
                                </a:lnTo>
                                <a:lnTo>
                                  <a:pt x="352978" y="629157"/>
                                </a:lnTo>
                                <a:lnTo>
                                  <a:pt x="352978" y="631393"/>
                                </a:lnTo>
                                <a:lnTo>
                                  <a:pt x="361766" y="631393"/>
                                </a:lnTo>
                                <a:lnTo>
                                  <a:pt x="361766" y="629157"/>
                                </a:lnTo>
                                <a:lnTo>
                                  <a:pt x="355162" y="629157"/>
                                </a:lnTo>
                                <a:lnTo>
                                  <a:pt x="355162" y="624789"/>
                                </a:lnTo>
                                <a:lnTo>
                                  <a:pt x="348571" y="624789"/>
                                </a:lnTo>
                                <a:lnTo>
                                  <a:pt x="348571" y="622604"/>
                                </a:lnTo>
                                <a:lnTo>
                                  <a:pt x="355162" y="622604"/>
                                </a:lnTo>
                                <a:lnTo>
                                  <a:pt x="355162" y="613828"/>
                                </a:lnTo>
                                <a:lnTo>
                                  <a:pt x="359531" y="613828"/>
                                </a:lnTo>
                                <a:lnTo>
                                  <a:pt x="359531" y="609459"/>
                                </a:lnTo>
                                <a:lnTo>
                                  <a:pt x="361766" y="609459"/>
                                </a:lnTo>
                                <a:lnTo>
                                  <a:pt x="361766" y="607275"/>
                                </a:lnTo>
                                <a:lnTo>
                                  <a:pt x="363938" y="607275"/>
                                </a:lnTo>
                                <a:lnTo>
                                  <a:pt x="363938" y="605052"/>
                                </a:lnTo>
                                <a:lnTo>
                                  <a:pt x="368307" y="605052"/>
                                </a:lnTo>
                                <a:lnTo>
                                  <a:pt x="368307" y="600683"/>
                                </a:lnTo>
                                <a:lnTo>
                                  <a:pt x="366122" y="600683"/>
                                </a:lnTo>
                                <a:lnTo>
                                  <a:pt x="366122" y="598499"/>
                                </a:lnTo>
                                <a:lnTo>
                                  <a:pt x="368307" y="598499"/>
                                </a:lnTo>
                                <a:lnTo>
                                  <a:pt x="368307" y="591895"/>
                                </a:lnTo>
                                <a:lnTo>
                                  <a:pt x="370491" y="591895"/>
                                </a:lnTo>
                                <a:lnTo>
                                  <a:pt x="370491" y="585354"/>
                                </a:lnTo>
                                <a:lnTo>
                                  <a:pt x="372727" y="585354"/>
                                </a:lnTo>
                                <a:lnTo>
                                  <a:pt x="372727" y="589723"/>
                                </a:lnTo>
                                <a:lnTo>
                                  <a:pt x="379280" y="589723"/>
                                </a:lnTo>
                                <a:lnTo>
                                  <a:pt x="379280" y="594079"/>
                                </a:lnTo>
                                <a:lnTo>
                                  <a:pt x="381452" y="594079"/>
                                </a:lnTo>
                                <a:lnTo>
                                  <a:pt x="381452" y="596315"/>
                                </a:lnTo>
                                <a:lnTo>
                                  <a:pt x="374911" y="596315"/>
                                </a:lnTo>
                                <a:lnTo>
                                  <a:pt x="374911" y="598499"/>
                                </a:lnTo>
                                <a:lnTo>
                                  <a:pt x="377095" y="598499"/>
                                </a:lnTo>
                                <a:lnTo>
                                  <a:pt x="377095" y="605052"/>
                                </a:lnTo>
                                <a:lnTo>
                                  <a:pt x="379280" y="605052"/>
                                </a:lnTo>
                                <a:lnTo>
                                  <a:pt x="379280" y="602868"/>
                                </a:lnTo>
                                <a:lnTo>
                                  <a:pt x="383636" y="602868"/>
                                </a:lnTo>
                                <a:lnTo>
                                  <a:pt x="383636" y="600683"/>
                                </a:lnTo>
                                <a:lnTo>
                                  <a:pt x="388056" y="600683"/>
                                </a:lnTo>
                                <a:lnTo>
                                  <a:pt x="388056" y="589723"/>
                                </a:lnTo>
                                <a:lnTo>
                                  <a:pt x="383636" y="589723"/>
                                </a:lnTo>
                                <a:lnTo>
                                  <a:pt x="383636" y="578750"/>
                                </a:lnTo>
                                <a:lnTo>
                                  <a:pt x="390240" y="578750"/>
                                </a:lnTo>
                                <a:lnTo>
                                  <a:pt x="390240" y="574394"/>
                                </a:lnTo>
                                <a:lnTo>
                                  <a:pt x="394609" y="574394"/>
                                </a:lnTo>
                                <a:lnTo>
                                  <a:pt x="394609" y="572209"/>
                                </a:lnTo>
                                <a:lnTo>
                                  <a:pt x="396832" y="572209"/>
                                </a:lnTo>
                                <a:lnTo>
                                  <a:pt x="396832" y="576566"/>
                                </a:lnTo>
                                <a:lnTo>
                                  <a:pt x="401201" y="576566"/>
                                </a:lnTo>
                                <a:lnTo>
                                  <a:pt x="401201" y="572209"/>
                                </a:lnTo>
                                <a:lnTo>
                                  <a:pt x="416530" y="572209"/>
                                </a:lnTo>
                                <a:lnTo>
                                  <a:pt x="416530" y="569974"/>
                                </a:lnTo>
                                <a:lnTo>
                                  <a:pt x="418765" y="569974"/>
                                </a:lnTo>
                                <a:lnTo>
                                  <a:pt x="418765" y="567790"/>
                                </a:lnTo>
                                <a:lnTo>
                                  <a:pt x="420949" y="567790"/>
                                </a:lnTo>
                                <a:lnTo>
                                  <a:pt x="420949" y="563421"/>
                                </a:lnTo>
                                <a:lnTo>
                                  <a:pt x="431910" y="563421"/>
                                </a:lnTo>
                                <a:lnTo>
                                  <a:pt x="431910" y="567790"/>
                                </a:lnTo>
                                <a:lnTo>
                                  <a:pt x="436279" y="567790"/>
                                </a:lnTo>
                                <a:lnTo>
                                  <a:pt x="436279" y="574394"/>
                                </a:lnTo>
                                <a:lnTo>
                                  <a:pt x="440648" y="574394"/>
                                </a:lnTo>
                                <a:lnTo>
                                  <a:pt x="440648" y="569974"/>
                                </a:lnTo>
                                <a:lnTo>
                                  <a:pt x="442870" y="569974"/>
                                </a:lnTo>
                                <a:lnTo>
                                  <a:pt x="442870" y="561236"/>
                                </a:lnTo>
                                <a:lnTo>
                                  <a:pt x="453843" y="561236"/>
                                </a:lnTo>
                                <a:lnTo>
                                  <a:pt x="453843" y="559014"/>
                                </a:lnTo>
                                <a:lnTo>
                                  <a:pt x="449423" y="559014"/>
                                </a:lnTo>
                                <a:lnTo>
                                  <a:pt x="449423" y="554645"/>
                                </a:lnTo>
                                <a:lnTo>
                                  <a:pt x="451608" y="554645"/>
                                </a:lnTo>
                                <a:lnTo>
                                  <a:pt x="451608" y="552461"/>
                                </a:lnTo>
                                <a:lnTo>
                                  <a:pt x="449423" y="552461"/>
                                </a:lnTo>
                                <a:lnTo>
                                  <a:pt x="449423" y="550276"/>
                                </a:lnTo>
                                <a:lnTo>
                                  <a:pt x="447239" y="550276"/>
                                </a:lnTo>
                                <a:lnTo>
                                  <a:pt x="447239" y="545856"/>
                                </a:lnTo>
                                <a:lnTo>
                                  <a:pt x="445055" y="545856"/>
                                </a:lnTo>
                                <a:lnTo>
                                  <a:pt x="445055" y="543685"/>
                                </a:lnTo>
                                <a:lnTo>
                                  <a:pt x="451608" y="543685"/>
                                </a:lnTo>
                                <a:lnTo>
                                  <a:pt x="451608" y="537081"/>
                                </a:lnTo>
                                <a:lnTo>
                                  <a:pt x="449423" y="537081"/>
                                </a:lnTo>
                                <a:lnTo>
                                  <a:pt x="449423" y="532712"/>
                                </a:lnTo>
                                <a:lnTo>
                                  <a:pt x="447239" y="532712"/>
                                </a:lnTo>
                                <a:lnTo>
                                  <a:pt x="447239" y="517382"/>
                                </a:lnTo>
                                <a:lnTo>
                                  <a:pt x="445055" y="517382"/>
                                </a:lnTo>
                                <a:lnTo>
                                  <a:pt x="445055" y="515198"/>
                                </a:lnTo>
                                <a:lnTo>
                                  <a:pt x="447239" y="515198"/>
                                </a:lnTo>
                                <a:lnTo>
                                  <a:pt x="447239" y="510791"/>
                                </a:lnTo>
                                <a:lnTo>
                                  <a:pt x="442870" y="510791"/>
                                </a:lnTo>
                                <a:lnTo>
                                  <a:pt x="442870" y="508607"/>
                                </a:lnTo>
                                <a:lnTo>
                                  <a:pt x="436279" y="508607"/>
                                </a:lnTo>
                                <a:lnTo>
                                  <a:pt x="436279" y="506422"/>
                                </a:lnTo>
                                <a:lnTo>
                                  <a:pt x="438463" y="506422"/>
                                </a:lnTo>
                                <a:lnTo>
                                  <a:pt x="438463" y="499818"/>
                                </a:lnTo>
                                <a:lnTo>
                                  <a:pt x="440648" y="499818"/>
                                </a:lnTo>
                                <a:lnTo>
                                  <a:pt x="440648" y="493277"/>
                                </a:lnTo>
                                <a:lnTo>
                                  <a:pt x="438463" y="493277"/>
                                </a:lnTo>
                                <a:lnTo>
                                  <a:pt x="438463" y="488858"/>
                                </a:lnTo>
                                <a:lnTo>
                                  <a:pt x="436279" y="488858"/>
                                </a:lnTo>
                                <a:lnTo>
                                  <a:pt x="436279" y="484489"/>
                                </a:lnTo>
                                <a:lnTo>
                                  <a:pt x="438463" y="484489"/>
                                </a:lnTo>
                                <a:lnTo>
                                  <a:pt x="438463" y="473528"/>
                                </a:lnTo>
                                <a:lnTo>
                                  <a:pt x="440648" y="473528"/>
                                </a:lnTo>
                                <a:lnTo>
                                  <a:pt x="440648" y="477897"/>
                                </a:lnTo>
                                <a:lnTo>
                                  <a:pt x="449423" y="477897"/>
                                </a:lnTo>
                                <a:lnTo>
                                  <a:pt x="449423" y="473528"/>
                                </a:lnTo>
                                <a:lnTo>
                                  <a:pt x="442870" y="473528"/>
                                </a:lnTo>
                                <a:lnTo>
                                  <a:pt x="442870" y="471344"/>
                                </a:lnTo>
                                <a:lnTo>
                                  <a:pt x="440648" y="471344"/>
                                </a:lnTo>
                                <a:lnTo>
                                  <a:pt x="440648" y="464753"/>
                                </a:lnTo>
                                <a:lnTo>
                                  <a:pt x="445055" y="464753"/>
                                </a:lnTo>
                                <a:lnTo>
                                  <a:pt x="445055" y="462568"/>
                                </a:lnTo>
                                <a:lnTo>
                                  <a:pt x="451608" y="462568"/>
                                </a:lnTo>
                                <a:lnTo>
                                  <a:pt x="451608" y="458199"/>
                                </a:lnTo>
                                <a:lnTo>
                                  <a:pt x="460384" y="458199"/>
                                </a:lnTo>
                                <a:lnTo>
                                  <a:pt x="460384" y="455964"/>
                                </a:lnTo>
                                <a:lnTo>
                                  <a:pt x="466988" y="455964"/>
                                </a:lnTo>
                                <a:lnTo>
                                  <a:pt x="466988" y="449423"/>
                                </a:lnTo>
                                <a:lnTo>
                                  <a:pt x="469172" y="449423"/>
                                </a:lnTo>
                                <a:lnTo>
                                  <a:pt x="469172" y="447239"/>
                                </a:lnTo>
                                <a:lnTo>
                                  <a:pt x="473528" y="447239"/>
                                </a:lnTo>
                                <a:lnTo>
                                  <a:pt x="473528" y="442819"/>
                                </a:lnTo>
                                <a:lnTo>
                                  <a:pt x="475764" y="442819"/>
                                </a:lnTo>
                                <a:lnTo>
                                  <a:pt x="475764" y="447239"/>
                                </a:lnTo>
                                <a:lnTo>
                                  <a:pt x="480133" y="447239"/>
                                </a:lnTo>
                                <a:lnTo>
                                  <a:pt x="480133" y="449423"/>
                                </a:lnTo>
                                <a:lnTo>
                                  <a:pt x="477948" y="449423"/>
                                </a:lnTo>
                                <a:lnTo>
                                  <a:pt x="477948" y="453780"/>
                                </a:lnTo>
                                <a:lnTo>
                                  <a:pt x="480133" y="453780"/>
                                </a:lnTo>
                                <a:lnTo>
                                  <a:pt x="480133" y="455964"/>
                                </a:lnTo>
                                <a:lnTo>
                                  <a:pt x="477948" y="455964"/>
                                </a:lnTo>
                                <a:lnTo>
                                  <a:pt x="477948" y="462568"/>
                                </a:lnTo>
                                <a:lnTo>
                                  <a:pt x="475764" y="462568"/>
                                </a:lnTo>
                                <a:lnTo>
                                  <a:pt x="475764" y="473528"/>
                                </a:lnTo>
                                <a:lnTo>
                                  <a:pt x="477948" y="473528"/>
                                </a:lnTo>
                                <a:lnTo>
                                  <a:pt x="477948" y="477897"/>
                                </a:lnTo>
                                <a:lnTo>
                                  <a:pt x="486686" y="477897"/>
                                </a:lnTo>
                                <a:lnTo>
                                  <a:pt x="486686" y="484489"/>
                                </a:lnTo>
                                <a:lnTo>
                                  <a:pt x="484502" y="484489"/>
                                </a:lnTo>
                                <a:lnTo>
                                  <a:pt x="484502" y="486673"/>
                                </a:lnTo>
                                <a:lnTo>
                                  <a:pt x="482317" y="486673"/>
                                </a:lnTo>
                                <a:lnTo>
                                  <a:pt x="482317" y="491042"/>
                                </a:lnTo>
                                <a:lnTo>
                                  <a:pt x="477948" y="491042"/>
                                </a:lnTo>
                                <a:lnTo>
                                  <a:pt x="477948" y="484489"/>
                                </a:lnTo>
                                <a:lnTo>
                                  <a:pt x="475764" y="484489"/>
                                </a:lnTo>
                                <a:lnTo>
                                  <a:pt x="475764" y="499818"/>
                                </a:lnTo>
                                <a:lnTo>
                                  <a:pt x="469172" y="499818"/>
                                </a:lnTo>
                                <a:lnTo>
                                  <a:pt x="469172" y="506422"/>
                                </a:lnTo>
                                <a:lnTo>
                                  <a:pt x="466988" y="506422"/>
                                </a:lnTo>
                                <a:lnTo>
                                  <a:pt x="466988" y="508607"/>
                                </a:lnTo>
                                <a:lnTo>
                                  <a:pt x="473528" y="508607"/>
                                </a:lnTo>
                                <a:lnTo>
                                  <a:pt x="473528" y="506422"/>
                                </a:lnTo>
                                <a:lnTo>
                                  <a:pt x="477948" y="506422"/>
                                </a:lnTo>
                                <a:lnTo>
                                  <a:pt x="477948" y="512975"/>
                                </a:lnTo>
                                <a:lnTo>
                                  <a:pt x="484502" y="512975"/>
                                </a:lnTo>
                                <a:lnTo>
                                  <a:pt x="484502" y="521751"/>
                                </a:lnTo>
                                <a:lnTo>
                                  <a:pt x="482317" y="521751"/>
                                </a:lnTo>
                                <a:lnTo>
                                  <a:pt x="482317" y="528355"/>
                                </a:lnTo>
                                <a:lnTo>
                                  <a:pt x="495462" y="528355"/>
                                </a:lnTo>
                                <a:lnTo>
                                  <a:pt x="495462" y="530527"/>
                                </a:lnTo>
                                <a:lnTo>
                                  <a:pt x="499882" y="530527"/>
                                </a:lnTo>
                                <a:lnTo>
                                  <a:pt x="499882" y="526120"/>
                                </a:lnTo>
                                <a:lnTo>
                                  <a:pt x="506422" y="526120"/>
                                </a:lnTo>
                                <a:lnTo>
                                  <a:pt x="506422" y="523936"/>
                                </a:lnTo>
                                <a:lnTo>
                                  <a:pt x="502053" y="523936"/>
                                </a:lnTo>
                                <a:lnTo>
                                  <a:pt x="502053" y="521751"/>
                                </a:lnTo>
                                <a:lnTo>
                                  <a:pt x="493277" y="521751"/>
                                </a:lnTo>
                                <a:lnTo>
                                  <a:pt x="493277" y="515198"/>
                                </a:lnTo>
                                <a:lnTo>
                                  <a:pt x="491093" y="515198"/>
                                </a:lnTo>
                                <a:lnTo>
                                  <a:pt x="491093" y="506422"/>
                                </a:lnTo>
                                <a:lnTo>
                                  <a:pt x="488908" y="506422"/>
                                </a:lnTo>
                                <a:lnTo>
                                  <a:pt x="488908" y="502002"/>
                                </a:lnTo>
                                <a:lnTo>
                                  <a:pt x="495462" y="502002"/>
                                </a:lnTo>
                                <a:lnTo>
                                  <a:pt x="495462" y="499818"/>
                                </a:lnTo>
                                <a:lnTo>
                                  <a:pt x="497646" y="499818"/>
                                </a:lnTo>
                                <a:lnTo>
                                  <a:pt x="497646" y="495462"/>
                                </a:lnTo>
                                <a:lnTo>
                                  <a:pt x="502053" y="495462"/>
                                </a:lnTo>
                                <a:lnTo>
                                  <a:pt x="502053" y="493277"/>
                                </a:lnTo>
                                <a:lnTo>
                                  <a:pt x="508607" y="493277"/>
                                </a:lnTo>
                                <a:lnTo>
                                  <a:pt x="508607" y="491042"/>
                                </a:lnTo>
                                <a:lnTo>
                                  <a:pt x="510842" y="491042"/>
                                </a:lnTo>
                                <a:lnTo>
                                  <a:pt x="510842" y="493277"/>
                                </a:lnTo>
                                <a:lnTo>
                                  <a:pt x="517395" y="493277"/>
                                </a:lnTo>
                                <a:lnTo>
                                  <a:pt x="517395" y="488858"/>
                                </a:lnTo>
                                <a:lnTo>
                                  <a:pt x="515211" y="488858"/>
                                </a:lnTo>
                                <a:lnTo>
                                  <a:pt x="515211" y="486673"/>
                                </a:lnTo>
                                <a:lnTo>
                                  <a:pt x="517395" y="486673"/>
                                </a:lnTo>
                                <a:lnTo>
                                  <a:pt x="517395" y="480082"/>
                                </a:lnTo>
                                <a:lnTo>
                                  <a:pt x="521802" y="480082"/>
                                </a:lnTo>
                                <a:lnTo>
                                  <a:pt x="521802" y="473528"/>
                                </a:lnTo>
                                <a:lnTo>
                                  <a:pt x="517395" y="473528"/>
                                </a:lnTo>
                                <a:lnTo>
                                  <a:pt x="517395" y="471344"/>
                                </a:lnTo>
                                <a:lnTo>
                                  <a:pt x="515211" y="471344"/>
                                </a:lnTo>
                                <a:lnTo>
                                  <a:pt x="515211" y="469160"/>
                                </a:lnTo>
                                <a:lnTo>
                                  <a:pt x="513026" y="469160"/>
                                </a:lnTo>
                                <a:lnTo>
                                  <a:pt x="513026" y="460384"/>
                                </a:lnTo>
                                <a:lnTo>
                                  <a:pt x="510842" y="460384"/>
                                </a:lnTo>
                                <a:lnTo>
                                  <a:pt x="510842" y="458199"/>
                                </a:lnTo>
                                <a:lnTo>
                                  <a:pt x="506422" y="458199"/>
                                </a:lnTo>
                                <a:lnTo>
                                  <a:pt x="506422" y="451608"/>
                                </a:lnTo>
                                <a:lnTo>
                                  <a:pt x="504238" y="451608"/>
                                </a:lnTo>
                                <a:lnTo>
                                  <a:pt x="504238" y="449423"/>
                                </a:lnTo>
                                <a:lnTo>
                                  <a:pt x="502053" y="449423"/>
                                </a:lnTo>
                                <a:lnTo>
                                  <a:pt x="502053" y="447239"/>
                                </a:lnTo>
                                <a:lnTo>
                                  <a:pt x="504238" y="447239"/>
                                </a:lnTo>
                                <a:lnTo>
                                  <a:pt x="504238" y="442819"/>
                                </a:lnTo>
                                <a:lnTo>
                                  <a:pt x="502053" y="442819"/>
                                </a:lnTo>
                                <a:lnTo>
                                  <a:pt x="502053" y="436279"/>
                                </a:lnTo>
                                <a:lnTo>
                                  <a:pt x="497646" y="436279"/>
                                </a:lnTo>
                                <a:lnTo>
                                  <a:pt x="497646" y="434043"/>
                                </a:lnTo>
                                <a:lnTo>
                                  <a:pt x="495462" y="434043"/>
                                </a:lnTo>
                                <a:lnTo>
                                  <a:pt x="495462" y="427490"/>
                                </a:lnTo>
                                <a:lnTo>
                                  <a:pt x="493277" y="427490"/>
                                </a:lnTo>
                                <a:lnTo>
                                  <a:pt x="493277" y="420899"/>
                                </a:lnTo>
                                <a:lnTo>
                                  <a:pt x="488908" y="420899"/>
                                </a:lnTo>
                                <a:lnTo>
                                  <a:pt x="488908" y="418714"/>
                                </a:lnTo>
                                <a:lnTo>
                                  <a:pt x="491093" y="418714"/>
                                </a:lnTo>
                                <a:lnTo>
                                  <a:pt x="491093" y="409926"/>
                                </a:lnTo>
                                <a:lnTo>
                                  <a:pt x="488908" y="409926"/>
                                </a:lnTo>
                                <a:lnTo>
                                  <a:pt x="488908" y="403385"/>
                                </a:lnTo>
                                <a:lnTo>
                                  <a:pt x="486686" y="403385"/>
                                </a:lnTo>
                                <a:lnTo>
                                  <a:pt x="486686" y="401201"/>
                                </a:lnTo>
                                <a:lnTo>
                                  <a:pt x="488908" y="401201"/>
                                </a:lnTo>
                                <a:lnTo>
                                  <a:pt x="488908" y="398965"/>
                                </a:lnTo>
                                <a:lnTo>
                                  <a:pt x="491093" y="398965"/>
                                </a:lnTo>
                                <a:lnTo>
                                  <a:pt x="491093" y="396781"/>
                                </a:lnTo>
                                <a:lnTo>
                                  <a:pt x="482317" y="396781"/>
                                </a:lnTo>
                                <a:lnTo>
                                  <a:pt x="482317" y="390240"/>
                                </a:lnTo>
                                <a:lnTo>
                                  <a:pt x="480133" y="390240"/>
                                </a:lnTo>
                                <a:lnTo>
                                  <a:pt x="480133" y="394596"/>
                                </a:lnTo>
                                <a:lnTo>
                                  <a:pt x="477948" y="394596"/>
                                </a:lnTo>
                                <a:lnTo>
                                  <a:pt x="477948" y="396781"/>
                                </a:lnTo>
                                <a:lnTo>
                                  <a:pt x="473528" y="396781"/>
                                </a:lnTo>
                                <a:lnTo>
                                  <a:pt x="473528" y="398965"/>
                                </a:lnTo>
                                <a:lnTo>
                                  <a:pt x="471357" y="398965"/>
                                </a:lnTo>
                                <a:lnTo>
                                  <a:pt x="471357" y="403385"/>
                                </a:lnTo>
                                <a:lnTo>
                                  <a:pt x="462568" y="403385"/>
                                </a:lnTo>
                                <a:lnTo>
                                  <a:pt x="462568" y="405569"/>
                                </a:lnTo>
                                <a:lnTo>
                                  <a:pt x="460384" y="405569"/>
                                </a:lnTo>
                                <a:lnTo>
                                  <a:pt x="460384" y="409926"/>
                                </a:lnTo>
                                <a:lnTo>
                                  <a:pt x="456015" y="409926"/>
                                </a:lnTo>
                                <a:lnTo>
                                  <a:pt x="456015" y="414345"/>
                                </a:lnTo>
                                <a:lnTo>
                                  <a:pt x="451608" y="414345"/>
                                </a:lnTo>
                                <a:lnTo>
                                  <a:pt x="451608" y="418714"/>
                                </a:lnTo>
                                <a:lnTo>
                                  <a:pt x="449423" y="418714"/>
                                </a:lnTo>
                                <a:lnTo>
                                  <a:pt x="449423" y="420899"/>
                                </a:lnTo>
                                <a:lnTo>
                                  <a:pt x="447239" y="420899"/>
                                </a:lnTo>
                                <a:lnTo>
                                  <a:pt x="447239" y="425306"/>
                                </a:lnTo>
                                <a:lnTo>
                                  <a:pt x="442870" y="425306"/>
                                </a:lnTo>
                                <a:lnTo>
                                  <a:pt x="442870" y="427490"/>
                                </a:lnTo>
                                <a:lnTo>
                                  <a:pt x="436279" y="427490"/>
                                </a:lnTo>
                                <a:lnTo>
                                  <a:pt x="436279" y="429675"/>
                                </a:lnTo>
                                <a:lnTo>
                                  <a:pt x="434094" y="429675"/>
                                </a:lnTo>
                                <a:lnTo>
                                  <a:pt x="434094" y="431859"/>
                                </a:lnTo>
                                <a:lnTo>
                                  <a:pt x="431910" y="431859"/>
                                </a:lnTo>
                                <a:lnTo>
                                  <a:pt x="431910" y="429675"/>
                                </a:lnTo>
                                <a:lnTo>
                                  <a:pt x="429675" y="429675"/>
                                </a:lnTo>
                                <a:lnTo>
                                  <a:pt x="429675" y="431859"/>
                                </a:lnTo>
                                <a:lnTo>
                                  <a:pt x="427490" y="431859"/>
                                </a:lnTo>
                                <a:lnTo>
                                  <a:pt x="427490" y="429675"/>
                                </a:lnTo>
                                <a:lnTo>
                                  <a:pt x="423134" y="429675"/>
                                </a:lnTo>
                                <a:lnTo>
                                  <a:pt x="423134" y="434043"/>
                                </a:lnTo>
                                <a:lnTo>
                                  <a:pt x="420949" y="434043"/>
                                </a:lnTo>
                                <a:lnTo>
                                  <a:pt x="420949" y="429675"/>
                                </a:lnTo>
                                <a:lnTo>
                                  <a:pt x="414345" y="429675"/>
                                </a:lnTo>
                                <a:lnTo>
                                  <a:pt x="414345" y="423121"/>
                                </a:lnTo>
                                <a:lnTo>
                                  <a:pt x="407805" y="423121"/>
                                </a:lnTo>
                                <a:lnTo>
                                  <a:pt x="407805" y="420899"/>
                                </a:lnTo>
                                <a:lnTo>
                                  <a:pt x="405569" y="420899"/>
                                </a:lnTo>
                                <a:lnTo>
                                  <a:pt x="405569" y="416530"/>
                                </a:lnTo>
                                <a:lnTo>
                                  <a:pt x="401201" y="416530"/>
                                </a:lnTo>
                                <a:lnTo>
                                  <a:pt x="401201" y="414345"/>
                                </a:lnTo>
                                <a:lnTo>
                                  <a:pt x="399016" y="414345"/>
                                </a:lnTo>
                                <a:lnTo>
                                  <a:pt x="399016" y="401201"/>
                                </a:lnTo>
                                <a:lnTo>
                                  <a:pt x="405569" y="401201"/>
                                </a:lnTo>
                                <a:lnTo>
                                  <a:pt x="405569" y="394596"/>
                                </a:lnTo>
                                <a:lnTo>
                                  <a:pt x="407805" y="394596"/>
                                </a:lnTo>
                                <a:lnTo>
                                  <a:pt x="407805" y="392412"/>
                                </a:lnTo>
                                <a:lnTo>
                                  <a:pt x="409976" y="392412"/>
                                </a:lnTo>
                                <a:lnTo>
                                  <a:pt x="409976" y="388005"/>
                                </a:lnTo>
                                <a:lnTo>
                                  <a:pt x="405569" y="388005"/>
                                </a:lnTo>
                                <a:lnTo>
                                  <a:pt x="405569" y="385821"/>
                                </a:lnTo>
                                <a:lnTo>
                                  <a:pt x="403385" y="385821"/>
                                </a:lnTo>
                                <a:lnTo>
                                  <a:pt x="403385" y="388005"/>
                                </a:lnTo>
                                <a:lnTo>
                                  <a:pt x="396832" y="388005"/>
                                </a:lnTo>
                                <a:lnTo>
                                  <a:pt x="396832" y="394596"/>
                                </a:lnTo>
                                <a:lnTo>
                                  <a:pt x="394609" y="394596"/>
                                </a:lnTo>
                                <a:lnTo>
                                  <a:pt x="394609" y="379267"/>
                                </a:lnTo>
                                <a:lnTo>
                                  <a:pt x="405569" y="379267"/>
                                </a:lnTo>
                                <a:lnTo>
                                  <a:pt x="405569" y="372676"/>
                                </a:lnTo>
                                <a:lnTo>
                                  <a:pt x="399016" y="372676"/>
                                </a:lnTo>
                                <a:lnTo>
                                  <a:pt x="399016" y="374860"/>
                                </a:lnTo>
                                <a:lnTo>
                                  <a:pt x="394609" y="374860"/>
                                </a:lnTo>
                                <a:lnTo>
                                  <a:pt x="394609" y="372676"/>
                                </a:lnTo>
                                <a:lnTo>
                                  <a:pt x="396832" y="372676"/>
                                </a:lnTo>
                                <a:lnTo>
                                  <a:pt x="396832" y="366122"/>
                                </a:lnTo>
                                <a:lnTo>
                                  <a:pt x="401201" y="366122"/>
                                </a:lnTo>
                                <a:lnTo>
                                  <a:pt x="401201" y="363887"/>
                                </a:lnTo>
                                <a:lnTo>
                                  <a:pt x="399016" y="363887"/>
                                </a:lnTo>
                                <a:lnTo>
                                  <a:pt x="399016" y="359531"/>
                                </a:lnTo>
                                <a:lnTo>
                                  <a:pt x="394609" y="359531"/>
                                </a:lnTo>
                                <a:lnTo>
                                  <a:pt x="394609" y="363887"/>
                                </a:lnTo>
                                <a:lnTo>
                                  <a:pt x="392425" y="363887"/>
                                </a:lnTo>
                                <a:lnTo>
                                  <a:pt x="392425" y="357347"/>
                                </a:lnTo>
                                <a:lnTo>
                                  <a:pt x="396832" y="357347"/>
                                </a:lnTo>
                                <a:lnTo>
                                  <a:pt x="396832" y="350742"/>
                                </a:lnTo>
                                <a:lnTo>
                                  <a:pt x="394609" y="350742"/>
                                </a:lnTo>
                                <a:lnTo>
                                  <a:pt x="394609" y="346374"/>
                                </a:lnTo>
                                <a:lnTo>
                                  <a:pt x="392425" y="346374"/>
                                </a:lnTo>
                                <a:lnTo>
                                  <a:pt x="392425" y="344202"/>
                                </a:lnTo>
                                <a:lnTo>
                                  <a:pt x="394609" y="344202"/>
                                </a:lnTo>
                                <a:lnTo>
                                  <a:pt x="394609" y="331044"/>
                                </a:lnTo>
                                <a:lnTo>
                                  <a:pt x="396832" y="331044"/>
                                </a:lnTo>
                                <a:lnTo>
                                  <a:pt x="396832" y="328822"/>
                                </a:lnTo>
                                <a:lnTo>
                                  <a:pt x="394609" y="328822"/>
                                </a:lnTo>
                                <a:lnTo>
                                  <a:pt x="394609" y="322268"/>
                                </a:lnTo>
                                <a:lnTo>
                                  <a:pt x="401201" y="322268"/>
                                </a:lnTo>
                                <a:lnTo>
                                  <a:pt x="401201" y="320084"/>
                                </a:lnTo>
                                <a:lnTo>
                                  <a:pt x="399016" y="320084"/>
                                </a:lnTo>
                                <a:lnTo>
                                  <a:pt x="399016" y="315664"/>
                                </a:lnTo>
                                <a:lnTo>
                                  <a:pt x="394609" y="315664"/>
                                </a:lnTo>
                                <a:lnTo>
                                  <a:pt x="394609" y="313493"/>
                                </a:lnTo>
                                <a:lnTo>
                                  <a:pt x="401201" y="313493"/>
                                </a:lnTo>
                                <a:lnTo>
                                  <a:pt x="401201" y="311308"/>
                                </a:lnTo>
                                <a:lnTo>
                                  <a:pt x="396832" y="311308"/>
                                </a:lnTo>
                                <a:lnTo>
                                  <a:pt x="396832" y="304704"/>
                                </a:lnTo>
                                <a:lnTo>
                                  <a:pt x="399016" y="304704"/>
                                </a:lnTo>
                                <a:lnTo>
                                  <a:pt x="399016" y="306888"/>
                                </a:lnTo>
                                <a:lnTo>
                                  <a:pt x="401201" y="306888"/>
                                </a:lnTo>
                                <a:lnTo>
                                  <a:pt x="401201" y="304704"/>
                                </a:lnTo>
                                <a:lnTo>
                                  <a:pt x="405569" y="304704"/>
                                </a:lnTo>
                                <a:lnTo>
                                  <a:pt x="405569" y="300335"/>
                                </a:lnTo>
                                <a:lnTo>
                                  <a:pt x="403385" y="300335"/>
                                </a:lnTo>
                                <a:lnTo>
                                  <a:pt x="403385" y="298163"/>
                                </a:lnTo>
                                <a:lnTo>
                                  <a:pt x="407805" y="298163"/>
                                </a:lnTo>
                                <a:lnTo>
                                  <a:pt x="407805" y="293744"/>
                                </a:lnTo>
                                <a:lnTo>
                                  <a:pt x="409976" y="293744"/>
                                </a:lnTo>
                                <a:lnTo>
                                  <a:pt x="409976" y="291559"/>
                                </a:lnTo>
                                <a:lnTo>
                                  <a:pt x="412161" y="291559"/>
                                </a:lnTo>
                                <a:lnTo>
                                  <a:pt x="412161" y="295928"/>
                                </a:lnTo>
                                <a:lnTo>
                                  <a:pt x="418765" y="295928"/>
                                </a:lnTo>
                                <a:lnTo>
                                  <a:pt x="418765" y="293744"/>
                                </a:lnTo>
                                <a:lnTo>
                                  <a:pt x="420949" y="293744"/>
                                </a:lnTo>
                                <a:lnTo>
                                  <a:pt x="420949" y="289375"/>
                                </a:lnTo>
                                <a:lnTo>
                                  <a:pt x="418765" y="289375"/>
                                </a:lnTo>
                                <a:lnTo>
                                  <a:pt x="418765" y="291559"/>
                                </a:lnTo>
                                <a:lnTo>
                                  <a:pt x="416530" y="291559"/>
                                </a:lnTo>
                                <a:lnTo>
                                  <a:pt x="416530" y="287190"/>
                                </a:lnTo>
                                <a:lnTo>
                                  <a:pt x="434094" y="287190"/>
                                </a:lnTo>
                                <a:lnTo>
                                  <a:pt x="434094" y="284968"/>
                                </a:lnTo>
                                <a:lnTo>
                                  <a:pt x="427490" y="284968"/>
                                </a:lnTo>
                                <a:lnTo>
                                  <a:pt x="427490" y="278414"/>
                                </a:lnTo>
                                <a:lnTo>
                                  <a:pt x="431910" y="278414"/>
                                </a:lnTo>
                                <a:lnTo>
                                  <a:pt x="431910" y="274046"/>
                                </a:lnTo>
                                <a:lnTo>
                                  <a:pt x="440648" y="274046"/>
                                </a:lnTo>
                                <a:lnTo>
                                  <a:pt x="440648" y="278414"/>
                                </a:lnTo>
                                <a:lnTo>
                                  <a:pt x="442870" y="278414"/>
                                </a:lnTo>
                                <a:lnTo>
                                  <a:pt x="442870" y="276230"/>
                                </a:lnTo>
                                <a:lnTo>
                                  <a:pt x="445055" y="276230"/>
                                </a:lnTo>
                                <a:lnTo>
                                  <a:pt x="445055" y="271810"/>
                                </a:lnTo>
                                <a:lnTo>
                                  <a:pt x="442870" y="271810"/>
                                </a:lnTo>
                                <a:lnTo>
                                  <a:pt x="442870" y="269626"/>
                                </a:lnTo>
                                <a:lnTo>
                                  <a:pt x="447239" y="269626"/>
                                </a:lnTo>
                                <a:lnTo>
                                  <a:pt x="447239" y="265270"/>
                                </a:lnTo>
                                <a:lnTo>
                                  <a:pt x="449423" y="265270"/>
                                </a:lnTo>
                                <a:lnTo>
                                  <a:pt x="449423" y="254297"/>
                                </a:lnTo>
                                <a:lnTo>
                                  <a:pt x="453843" y="254297"/>
                                </a:lnTo>
                                <a:lnTo>
                                  <a:pt x="453843" y="256481"/>
                                </a:lnTo>
                                <a:lnTo>
                                  <a:pt x="458199" y="256481"/>
                                </a:lnTo>
                                <a:lnTo>
                                  <a:pt x="458199" y="265270"/>
                                </a:lnTo>
                                <a:lnTo>
                                  <a:pt x="460384" y="265270"/>
                                </a:lnTo>
                                <a:lnTo>
                                  <a:pt x="460384" y="260850"/>
                                </a:lnTo>
                                <a:lnTo>
                                  <a:pt x="464803" y="260850"/>
                                </a:lnTo>
                                <a:lnTo>
                                  <a:pt x="464803" y="249890"/>
                                </a:lnTo>
                                <a:lnTo>
                                  <a:pt x="469172" y="249890"/>
                                </a:lnTo>
                                <a:lnTo>
                                  <a:pt x="469172" y="241152"/>
                                </a:lnTo>
                                <a:lnTo>
                                  <a:pt x="475764" y="241152"/>
                                </a:lnTo>
                                <a:lnTo>
                                  <a:pt x="475764" y="234560"/>
                                </a:lnTo>
                                <a:lnTo>
                                  <a:pt x="480133" y="234560"/>
                                </a:lnTo>
                                <a:lnTo>
                                  <a:pt x="480133" y="228007"/>
                                </a:lnTo>
                                <a:lnTo>
                                  <a:pt x="482317" y="228007"/>
                                </a:lnTo>
                                <a:lnTo>
                                  <a:pt x="482317" y="225772"/>
                                </a:lnTo>
                                <a:lnTo>
                                  <a:pt x="491093" y="225772"/>
                                </a:lnTo>
                                <a:lnTo>
                                  <a:pt x="491093" y="219231"/>
                                </a:lnTo>
                                <a:lnTo>
                                  <a:pt x="482317" y="219231"/>
                                </a:lnTo>
                                <a:lnTo>
                                  <a:pt x="482317" y="217047"/>
                                </a:lnTo>
                                <a:lnTo>
                                  <a:pt x="493277" y="217047"/>
                                </a:lnTo>
                                <a:lnTo>
                                  <a:pt x="493277" y="212627"/>
                                </a:lnTo>
                                <a:lnTo>
                                  <a:pt x="495462" y="212627"/>
                                </a:lnTo>
                                <a:lnTo>
                                  <a:pt x="495462" y="210443"/>
                                </a:lnTo>
                                <a:lnTo>
                                  <a:pt x="497646" y="210443"/>
                                </a:lnTo>
                                <a:lnTo>
                                  <a:pt x="497646" y="212627"/>
                                </a:lnTo>
                                <a:lnTo>
                                  <a:pt x="502053" y="212627"/>
                                </a:lnTo>
                                <a:lnTo>
                                  <a:pt x="502053" y="206087"/>
                                </a:lnTo>
                                <a:lnTo>
                                  <a:pt x="495462" y="206087"/>
                                </a:lnTo>
                                <a:lnTo>
                                  <a:pt x="495462" y="203851"/>
                                </a:lnTo>
                                <a:lnTo>
                                  <a:pt x="497646" y="203851"/>
                                </a:lnTo>
                                <a:lnTo>
                                  <a:pt x="497646" y="201667"/>
                                </a:lnTo>
                                <a:lnTo>
                                  <a:pt x="499882" y="201667"/>
                                </a:lnTo>
                                <a:lnTo>
                                  <a:pt x="499882" y="199482"/>
                                </a:lnTo>
                                <a:lnTo>
                                  <a:pt x="504238" y="199482"/>
                                </a:lnTo>
                                <a:lnTo>
                                  <a:pt x="504238" y="197298"/>
                                </a:lnTo>
                                <a:lnTo>
                                  <a:pt x="502053" y="197298"/>
                                </a:lnTo>
                                <a:lnTo>
                                  <a:pt x="502053" y="190707"/>
                                </a:lnTo>
                                <a:lnTo>
                                  <a:pt x="504238" y="190707"/>
                                </a:lnTo>
                                <a:lnTo>
                                  <a:pt x="504238" y="184153"/>
                                </a:lnTo>
                                <a:lnTo>
                                  <a:pt x="499882" y="184153"/>
                                </a:lnTo>
                                <a:lnTo>
                                  <a:pt x="499882" y="181969"/>
                                </a:lnTo>
                                <a:lnTo>
                                  <a:pt x="502053" y="181969"/>
                                </a:lnTo>
                                <a:lnTo>
                                  <a:pt x="502053" y="179733"/>
                                </a:lnTo>
                                <a:lnTo>
                                  <a:pt x="506422" y="179733"/>
                                </a:lnTo>
                                <a:lnTo>
                                  <a:pt x="506422" y="177549"/>
                                </a:lnTo>
                                <a:lnTo>
                                  <a:pt x="508607" y="177549"/>
                                </a:lnTo>
                                <a:lnTo>
                                  <a:pt x="508607" y="166589"/>
                                </a:lnTo>
                                <a:lnTo>
                                  <a:pt x="510842" y="166589"/>
                                </a:lnTo>
                                <a:lnTo>
                                  <a:pt x="510842" y="162220"/>
                                </a:lnTo>
                                <a:lnTo>
                                  <a:pt x="513026" y="162220"/>
                                </a:lnTo>
                                <a:lnTo>
                                  <a:pt x="513026" y="160048"/>
                                </a:lnTo>
                                <a:lnTo>
                                  <a:pt x="519567" y="160048"/>
                                </a:lnTo>
                                <a:lnTo>
                                  <a:pt x="519567" y="155628"/>
                                </a:lnTo>
                                <a:lnTo>
                                  <a:pt x="515211" y="155628"/>
                                </a:lnTo>
                                <a:lnTo>
                                  <a:pt x="515211" y="153444"/>
                                </a:lnTo>
                                <a:lnTo>
                                  <a:pt x="519567" y="153444"/>
                                </a:lnTo>
                                <a:lnTo>
                                  <a:pt x="519567" y="146853"/>
                                </a:lnTo>
                                <a:lnTo>
                                  <a:pt x="523987" y="146853"/>
                                </a:lnTo>
                                <a:lnTo>
                                  <a:pt x="523987" y="140299"/>
                                </a:lnTo>
                                <a:lnTo>
                                  <a:pt x="526171" y="140299"/>
                                </a:lnTo>
                                <a:lnTo>
                                  <a:pt x="526171" y="138115"/>
                                </a:lnTo>
                                <a:lnTo>
                                  <a:pt x="528355" y="138115"/>
                                </a:lnTo>
                                <a:lnTo>
                                  <a:pt x="528355" y="133695"/>
                                </a:lnTo>
                                <a:lnTo>
                                  <a:pt x="532724" y="133695"/>
                                </a:lnTo>
                                <a:lnTo>
                                  <a:pt x="532724" y="127154"/>
                                </a:lnTo>
                                <a:lnTo>
                                  <a:pt x="526171" y="127154"/>
                                </a:lnTo>
                                <a:lnTo>
                                  <a:pt x="526171" y="124970"/>
                                </a:lnTo>
                                <a:lnTo>
                                  <a:pt x="528355" y="124970"/>
                                </a:lnTo>
                                <a:lnTo>
                                  <a:pt x="528355" y="120550"/>
                                </a:lnTo>
                                <a:lnTo>
                                  <a:pt x="534947" y="120550"/>
                                </a:lnTo>
                                <a:lnTo>
                                  <a:pt x="534947" y="118366"/>
                                </a:lnTo>
                                <a:lnTo>
                                  <a:pt x="532724" y="118366"/>
                                </a:lnTo>
                                <a:lnTo>
                                  <a:pt x="532724" y="114010"/>
                                </a:lnTo>
                                <a:lnTo>
                                  <a:pt x="541500" y="114010"/>
                                </a:lnTo>
                                <a:lnTo>
                                  <a:pt x="541500" y="118366"/>
                                </a:lnTo>
                                <a:lnTo>
                                  <a:pt x="543685" y="118366"/>
                                </a:lnTo>
                                <a:lnTo>
                                  <a:pt x="543685" y="116181"/>
                                </a:lnTo>
                                <a:lnTo>
                                  <a:pt x="545920" y="116181"/>
                                </a:lnTo>
                                <a:lnTo>
                                  <a:pt x="545920" y="114010"/>
                                </a:lnTo>
                                <a:lnTo>
                                  <a:pt x="548092" y="114010"/>
                                </a:lnTo>
                                <a:lnTo>
                                  <a:pt x="548092" y="111774"/>
                                </a:lnTo>
                                <a:lnTo>
                                  <a:pt x="543685" y="111774"/>
                                </a:lnTo>
                                <a:lnTo>
                                  <a:pt x="543685" y="107406"/>
                                </a:lnTo>
                                <a:lnTo>
                                  <a:pt x="539316" y="107406"/>
                                </a:lnTo>
                                <a:lnTo>
                                  <a:pt x="539316" y="105221"/>
                                </a:lnTo>
                                <a:lnTo>
                                  <a:pt x="537131" y="105221"/>
                                </a:lnTo>
                                <a:lnTo>
                                  <a:pt x="537131" y="109590"/>
                                </a:lnTo>
                                <a:lnTo>
                                  <a:pt x="532724" y="109590"/>
                                </a:lnTo>
                                <a:lnTo>
                                  <a:pt x="532724" y="105221"/>
                                </a:lnTo>
                                <a:lnTo>
                                  <a:pt x="530540" y="105221"/>
                                </a:lnTo>
                                <a:lnTo>
                                  <a:pt x="530540" y="100814"/>
                                </a:lnTo>
                                <a:lnTo>
                                  <a:pt x="528355" y="100814"/>
                                </a:lnTo>
                                <a:lnTo>
                                  <a:pt x="528355" y="103037"/>
                                </a:lnTo>
                                <a:lnTo>
                                  <a:pt x="523987" y="103037"/>
                                </a:lnTo>
                                <a:lnTo>
                                  <a:pt x="523987" y="100814"/>
                                </a:lnTo>
                                <a:lnTo>
                                  <a:pt x="521802" y="100814"/>
                                </a:lnTo>
                                <a:lnTo>
                                  <a:pt x="521802" y="94261"/>
                                </a:lnTo>
                                <a:lnTo>
                                  <a:pt x="526171" y="94261"/>
                                </a:lnTo>
                                <a:lnTo>
                                  <a:pt x="526171" y="89892"/>
                                </a:lnTo>
                                <a:lnTo>
                                  <a:pt x="530540" y="89892"/>
                                </a:lnTo>
                                <a:lnTo>
                                  <a:pt x="530540" y="94261"/>
                                </a:lnTo>
                                <a:lnTo>
                                  <a:pt x="532724" y="94261"/>
                                </a:lnTo>
                                <a:lnTo>
                                  <a:pt x="532724" y="87657"/>
                                </a:lnTo>
                                <a:lnTo>
                                  <a:pt x="534947" y="87657"/>
                                </a:lnTo>
                                <a:lnTo>
                                  <a:pt x="534947" y="78932"/>
                                </a:lnTo>
                                <a:lnTo>
                                  <a:pt x="537131" y="78932"/>
                                </a:lnTo>
                                <a:lnTo>
                                  <a:pt x="537131" y="81116"/>
                                </a:lnTo>
                                <a:lnTo>
                                  <a:pt x="539316" y="81116"/>
                                </a:lnTo>
                                <a:lnTo>
                                  <a:pt x="539316" y="83300"/>
                                </a:lnTo>
                                <a:lnTo>
                                  <a:pt x="537131" y="83300"/>
                                </a:lnTo>
                                <a:lnTo>
                                  <a:pt x="537131" y="92076"/>
                                </a:lnTo>
                                <a:lnTo>
                                  <a:pt x="539316" y="92076"/>
                                </a:lnTo>
                                <a:lnTo>
                                  <a:pt x="539316" y="96445"/>
                                </a:lnTo>
                                <a:lnTo>
                                  <a:pt x="541500" y="96445"/>
                                </a:lnTo>
                                <a:lnTo>
                                  <a:pt x="541500" y="92076"/>
                                </a:lnTo>
                                <a:lnTo>
                                  <a:pt x="543685" y="92076"/>
                                </a:lnTo>
                                <a:lnTo>
                                  <a:pt x="543685" y="89892"/>
                                </a:lnTo>
                                <a:lnTo>
                                  <a:pt x="548092" y="89892"/>
                                </a:lnTo>
                                <a:lnTo>
                                  <a:pt x="548092" y="92076"/>
                                </a:lnTo>
                                <a:lnTo>
                                  <a:pt x="556880" y="92076"/>
                                </a:lnTo>
                                <a:lnTo>
                                  <a:pt x="556880" y="87657"/>
                                </a:lnTo>
                                <a:lnTo>
                                  <a:pt x="552461" y="87657"/>
                                </a:lnTo>
                                <a:lnTo>
                                  <a:pt x="552461" y="85472"/>
                                </a:lnTo>
                                <a:lnTo>
                                  <a:pt x="554645" y="85472"/>
                                </a:lnTo>
                                <a:lnTo>
                                  <a:pt x="554645" y="83300"/>
                                </a:lnTo>
                                <a:lnTo>
                                  <a:pt x="559065" y="83300"/>
                                </a:lnTo>
                                <a:lnTo>
                                  <a:pt x="559065" y="81116"/>
                                </a:lnTo>
                                <a:lnTo>
                                  <a:pt x="552461" y="81116"/>
                                </a:lnTo>
                                <a:lnTo>
                                  <a:pt x="552461" y="83300"/>
                                </a:lnTo>
                                <a:lnTo>
                                  <a:pt x="548092" y="83300"/>
                                </a:lnTo>
                                <a:lnTo>
                                  <a:pt x="548092" y="76696"/>
                                </a:lnTo>
                                <a:lnTo>
                                  <a:pt x="552461" y="76696"/>
                                </a:lnTo>
                                <a:lnTo>
                                  <a:pt x="552461" y="72327"/>
                                </a:lnTo>
                                <a:lnTo>
                                  <a:pt x="550276" y="72327"/>
                                </a:lnTo>
                                <a:lnTo>
                                  <a:pt x="550276" y="70143"/>
                                </a:lnTo>
                                <a:lnTo>
                                  <a:pt x="559065" y="70143"/>
                                </a:lnTo>
                                <a:lnTo>
                                  <a:pt x="559065" y="72327"/>
                                </a:lnTo>
                                <a:lnTo>
                                  <a:pt x="563434" y="72327"/>
                                </a:lnTo>
                                <a:lnTo>
                                  <a:pt x="563434" y="67971"/>
                                </a:lnTo>
                                <a:lnTo>
                                  <a:pt x="561249" y="67971"/>
                                </a:lnTo>
                                <a:lnTo>
                                  <a:pt x="561249" y="59183"/>
                                </a:lnTo>
                                <a:lnTo>
                                  <a:pt x="563434" y="59183"/>
                                </a:lnTo>
                                <a:lnTo>
                                  <a:pt x="563434" y="61367"/>
                                </a:lnTo>
                                <a:lnTo>
                                  <a:pt x="565605" y="61367"/>
                                </a:lnTo>
                                <a:lnTo>
                                  <a:pt x="565605" y="52591"/>
                                </a:lnTo>
                                <a:lnTo>
                                  <a:pt x="570025" y="52591"/>
                                </a:lnTo>
                                <a:lnTo>
                                  <a:pt x="570025" y="48222"/>
                                </a:lnTo>
                                <a:lnTo>
                                  <a:pt x="574394" y="48222"/>
                                </a:lnTo>
                                <a:lnTo>
                                  <a:pt x="574394" y="46038"/>
                                </a:lnTo>
                                <a:lnTo>
                                  <a:pt x="576578" y="46038"/>
                                </a:lnTo>
                                <a:lnTo>
                                  <a:pt x="576578" y="50407"/>
                                </a:lnTo>
                                <a:lnTo>
                                  <a:pt x="574394" y="50407"/>
                                </a:lnTo>
                                <a:lnTo>
                                  <a:pt x="574394" y="52591"/>
                                </a:lnTo>
                                <a:lnTo>
                                  <a:pt x="576578" y="52591"/>
                                </a:lnTo>
                                <a:lnTo>
                                  <a:pt x="576578" y="56998"/>
                                </a:lnTo>
                                <a:lnTo>
                                  <a:pt x="578763" y="56998"/>
                                </a:lnTo>
                                <a:lnTo>
                                  <a:pt x="578763" y="54776"/>
                                </a:lnTo>
                                <a:lnTo>
                                  <a:pt x="580985" y="54776"/>
                                </a:lnTo>
                                <a:lnTo>
                                  <a:pt x="580985" y="52591"/>
                                </a:lnTo>
                                <a:lnTo>
                                  <a:pt x="583170" y="52591"/>
                                </a:lnTo>
                                <a:lnTo>
                                  <a:pt x="583170" y="56998"/>
                                </a:lnTo>
                                <a:lnTo>
                                  <a:pt x="587539" y="56998"/>
                                </a:lnTo>
                                <a:lnTo>
                                  <a:pt x="587539" y="54776"/>
                                </a:lnTo>
                                <a:lnTo>
                                  <a:pt x="591958" y="54776"/>
                                </a:lnTo>
                                <a:lnTo>
                                  <a:pt x="591958" y="48222"/>
                                </a:lnTo>
                                <a:lnTo>
                                  <a:pt x="594130" y="48222"/>
                                </a:lnTo>
                                <a:lnTo>
                                  <a:pt x="594130" y="46038"/>
                                </a:lnTo>
                                <a:lnTo>
                                  <a:pt x="589723" y="46038"/>
                                </a:lnTo>
                                <a:lnTo>
                                  <a:pt x="589723" y="41618"/>
                                </a:lnTo>
                                <a:lnTo>
                                  <a:pt x="591958" y="41618"/>
                                </a:lnTo>
                                <a:lnTo>
                                  <a:pt x="591958" y="39434"/>
                                </a:lnTo>
                                <a:lnTo>
                                  <a:pt x="598499" y="39434"/>
                                </a:lnTo>
                                <a:lnTo>
                                  <a:pt x="598499" y="41618"/>
                                </a:lnTo>
                                <a:lnTo>
                                  <a:pt x="602919" y="41618"/>
                                </a:lnTo>
                                <a:lnTo>
                                  <a:pt x="602919" y="37262"/>
                                </a:lnTo>
                                <a:lnTo>
                                  <a:pt x="605103" y="37262"/>
                                </a:lnTo>
                                <a:lnTo>
                                  <a:pt x="605103" y="30658"/>
                                </a:lnTo>
                                <a:lnTo>
                                  <a:pt x="607288" y="30658"/>
                                </a:lnTo>
                                <a:lnTo>
                                  <a:pt x="607288" y="32893"/>
                                </a:lnTo>
                                <a:lnTo>
                                  <a:pt x="609472" y="32893"/>
                                </a:lnTo>
                                <a:lnTo>
                                  <a:pt x="609472" y="30658"/>
                                </a:lnTo>
                                <a:lnTo>
                                  <a:pt x="611644" y="30658"/>
                                </a:lnTo>
                                <a:lnTo>
                                  <a:pt x="611644" y="28473"/>
                                </a:lnTo>
                                <a:lnTo>
                                  <a:pt x="613879" y="28473"/>
                                </a:lnTo>
                                <a:lnTo>
                                  <a:pt x="613879" y="26289"/>
                                </a:lnTo>
                                <a:lnTo>
                                  <a:pt x="611644" y="26289"/>
                                </a:lnTo>
                                <a:lnTo>
                                  <a:pt x="611644" y="24105"/>
                                </a:lnTo>
                                <a:lnTo>
                                  <a:pt x="607288" y="24105"/>
                                </a:lnTo>
                                <a:lnTo>
                                  <a:pt x="607288" y="19698"/>
                                </a:lnTo>
                                <a:lnTo>
                                  <a:pt x="609472" y="19698"/>
                                </a:lnTo>
                                <a:lnTo>
                                  <a:pt x="609472" y="21933"/>
                                </a:lnTo>
                                <a:lnTo>
                                  <a:pt x="616063" y="21933"/>
                                </a:lnTo>
                                <a:lnTo>
                                  <a:pt x="616063" y="24105"/>
                                </a:lnTo>
                                <a:lnTo>
                                  <a:pt x="622617" y="24105"/>
                                </a:lnTo>
                                <a:lnTo>
                                  <a:pt x="622617" y="21933"/>
                                </a:lnTo>
                                <a:lnTo>
                                  <a:pt x="618248" y="21933"/>
                                </a:lnTo>
                                <a:lnTo>
                                  <a:pt x="618248" y="17513"/>
                                </a:lnTo>
                                <a:lnTo>
                                  <a:pt x="620432" y="17513"/>
                                </a:lnTo>
                                <a:lnTo>
                                  <a:pt x="620432" y="15329"/>
                                </a:lnTo>
                                <a:lnTo>
                                  <a:pt x="627024" y="15329"/>
                                </a:lnTo>
                                <a:lnTo>
                                  <a:pt x="627024" y="10960"/>
                                </a:lnTo>
                                <a:lnTo>
                                  <a:pt x="629208" y="10960"/>
                                </a:lnTo>
                                <a:lnTo>
                                  <a:pt x="629208" y="6553"/>
                                </a:lnTo>
                                <a:lnTo>
                                  <a:pt x="631393" y="6553"/>
                                </a:lnTo>
                                <a:lnTo>
                                  <a:pt x="631393" y="13144"/>
                                </a:lnTo>
                                <a:lnTo>
                                  <a:pt x="633577" y="13144"/>
                                </a:lnTo>
                                <a:lnTo>
                                  <a:pt x="633577" y="17513"/>
                                </a:lnTo>
                                <a:lnTo>
                                  <a:pt x="631393" y="17513"/>
                                </a:lnTo>
                                <a:lnTo>
                                  <a:pt x="631393" y="19698"/>
                                </a:lnTo>
                                <a:lnTo>
                                  <a:pt x="629208" y="19698"/>
                                </a:lnTo>
                                <a:lnTo>
                                  <a:pt x="629208" y="26289"/>
                                </a:lnTo>
                                <a:lnTo>
                                  <a:pt x="627024" y="26289"/>
                                </a:lnTo>
                                <a:lnTo>
                                  <a:pt x="627024" y="28473"/>
                                </a:lnTo>
                                <a:lnTo>
                                  <a:pt x="631393" y="28473"/>
                                </a:lnTo>
                                <a:lnTo>
                                  <a:pt x="631393" y="35078"/>
                                </a:lnTo>
                                <a:lnTo>
                                  <a:pt x="629208" y="35078"/>
                                </a:lnTo>
                                <a:lnTo>
                                  <a:pt x="629208" y="41618"/>
                                </a:lnTo>
                                <a:lnTo>
                                  <a:pt x="633577" y="41618"/>
                                </a:lnTo>
                                <a:lnTo>
                                  <a:pt x="633577" y="30658"/>
                                </a:lnTo>
                                <a:lnTo>
                                  <a:pt x="635762" y="30658"/>
                                </a:lnTo>
                                <a:lnTo>
                                  <a:pt x="635762" y="28473"/>
                                </a:lnTo>
                                <a:lnTo>
                                  <a:pt x="633577" y="28473"/>
                                </a:lnTo>
                                <a:lnTo>
                                  <a:pt x="633577" y="24105"/>
                                </a:lnTo>
                                <a:lnTo>
                                  <a:pt x="635762" y="24105"/>
                                </a:lnTo>
                                <a:lnTo>
                                  <a:pt x="635762" y="17513"/>
                                </a:lnTo>
                                <a:lnTo>
                                  <a:pt x="637997" y="17513"/>
                                </a:lnTo>
                                <a:lnTo>
                                  <a:pt x="637997" y="10960"/>
                                </a:lnTo>
                                <a:lnTo>
                                  <a:pt x="640169" y="10960"/>
                                </a:lnTo>
                                <a:lnTo>
                                  <a:pt x="640169" y="13144"/>
                                </a:lnTo>
                                <a:lnTo>
                                  <a:pt x="644537" y="13144"/>
                                </a:lnTo>
                                <a:lnTo>
                                  <a:pt x="644537" y="15329"/>
                                </a:lnTo>
                                <a:lnTo>
                                  <a:pt x="642353" y="15329"/>
                                </a:lnTo>
                                <a:lnTo>
                                  <a:pt x="642353" y="21933"/>
                                </a:lnTo>
                                <a:lnTo>
                                  <a:pt x="644537" y="21933"/>
                                </a:lnTo>
                                <a:lnTo>
                                  <a:pt x="644537" y="24105"/>
                                </a:lnTo>
                                <a:lnTo>
                                  <a:pt x="646722" y="24105"/>
                                </a:lnTo>
                                <a:lnTo>
                                  <a:pt x="646722" y="21933"/>
                                </a:lnTo>
                                <a:lnTo>
                                  <a:pt x="648957" y="21933"/>
                                </a:lnTo>
                                <a:lnTo>
                                  <a:pt x="648957" y="15329"/>
                                </a:lnTo>
                                <a:lnTo>
                                  <a:pt x="651142" y="15329"/>
                                </a:lnTo>
                                <a:lnTo>
                                  <a:pt x="651142" y="13144"/>
                                </a:lnTo>
                                <a:lnTo>
                                  <a:pt x="648957" y="13144"/>
                                </a:lnTo>
                                <a:lnTo>
                                  <a:pt x="648957" y="10960"/>
                                </a:lnTo>
                                <a:lnTo>
                                  <a:pt x="651142" y="10960"/>
                                </a:lnTo>
                                <a:lnTo>
                                  <a:pt x="651142" y="8737"/>
                                </a:lnTo>
                                <a:lnTo>
                                  <a:pt x="646722" y="8737"/>
                                </a:lnTo>
                                <a:lnTo>
                                  <a:pt x="646722" y="4368"/>
                                </a:lnTo>
                                <a:lnTo>
                                  <a:pt x="655510" y="4368"/>
                                </a:lnTo>
                                <a:lnTo>
                                  <a:pt x="655510" y="6553"/>
                                </a:lnTo>
                                <a:lnTo>
                                  <a:pt x="657682" y="6553"/>
                                </a:lnTo>
                                <a:lnTo>
                                  <a:pt x="657682" y="2184"/>
                                </a:lnTo>
                              </a:path>
                              <a:path w="1205865" h="1118235">
                                <a:moveTo>
                                  <a:pt x="276230" y="4368"/>
                                </a:moveTo>
                                <a:lnTo>
                                  <a:pt x="280650" y="4368"/>
                                </a:lnTo>
                                <a:lnTo>
                                  <a:pt x="280650" y="6553"/>
                                </a:lnTo>
                                <a:lnTo>
                                  <a:pt x="276230" y="6553"/>
                                </a:lnTo>
                                <a:lnTo>
                                  <a:pt x="276230" y="4368"/>
                                </a:lnTo>
                              </a:path>
                              <a:path w="1205865" h="1118235">
                                <a:moveTo>
                                  <a:pt x="282834" y="4368"/>
                                </a:moveTo>
                                <a:lnTo>
                                  <a:pt x="285019" y="4368"/>
                                </a:lnTo>
                                <a:lnTo>
                                  <a:pt x="285019" y="6553"/>
                                </a:lnTo>
                                <a:lnTo>
                                  <a:pt x="282834" y="6553"/>
                                </a:lnTo>
                                <a:lnTo>
                                  <a:pt x="282834" y="4368"/>
                                </a:lnTo>
                              </a:path>
                              <a:path w="1205865" h="1118235">
                                <a:moveTo>
                                  <a:pt x="600683" y="24105"/>
                                </a:moveTo>
                                <a:lnTo>
                                  <a:pt x="605103" y="24105"/>
                                </a:lnTo>
                                <a:lnTo>
                                  <a:pt x="605103" y="26289"/>
                                </a:lnTo>
                                <a:lnTo>
                                  <a:pt x="607288" y="26289"/>
                                </a:lnTo>
                                <a:lnTo>
                                  <a:pt x="607288" y="28473"/>
                                </a:lnTo>
                                <a:lnTo>
                                  <a:pt x="605103" y="28473"/>
                                </a:lnTo>
                                <a:lnTo>
                                  <a:pt x="605103" y="30658"/>
                                </a:lnTo>
                                <a:lnTo>
                                  <a:pt x="598499" y="30658"/>
                                </a:lnTo>
                                <a:lnTo>
                                  <a:pt x="598499" y="32893"/>
                                </a:lnTo>
                                <a:lnTo>
                                  <a:pt x="596315" y="32893"/>
                                </a:lnTo>
                                <a:lnTo>
                                  <a:pt x="596315" y="28473"/>
                                </a:lnTo>
                                <a:lnTo>
                                  <a:pt x="600683" y="28473"/>
                                </a:lnTo>
                                <a:lnTo>
                                  <a:pt x="600683" y="24105"/>
                                </a:lnTo>
                              </a:path>
                              <a:path w="1205865" h="1118235">
                                <a:moveTo>
                                  <a:pt x="703721" y="24105"/>
                                </a:moveTo>
                                <a:lnTo>
                                  <a:pt x="705956" y="24105"/>
                                </a:lnTo>
                                <a:lnTo>
                                  <a:pt x="705956" y="26289"/>
                                </a:lnTo>
                                <a:lnTo>
                                  <a:pt x="703721" y="26289"/>
                                </a:lnTo>
                                <a:lnTo>
                                  <a:pt x="703721" y="24105"/>
                                </a:lnTo>
                              </a:path>
                              <a:path w="1205865" h="1118235">
                                <a:moveTo>
                                  <a:pt x="701549" y="28473"/>
                                </a:moveTo>
                                <a:lnTo>
                                  <a:pt x="703721" y="28473"/>
                                </a:lnTo>
                                <a:lnTo>
                                  <a:pt x="703721" y="30658"/>
                                </a:lnTo>
                                <a:lnTo>
                                  <a:pt x="701549" y="30658"/>
                                </a:lnTo>
                                <a:lnTo>
                                  <a:pt x="701549" y="28473"/>
                                </a:lnTo>
                              </a:path>
                              <a:path w="1205865" h="1118235">
                                <a:moveTo>
                                  <a:pt x="723469" y="32893"/>
                                </a:moveTo>
                                <a:lnTo>
                                  <a:pt x="725654" y="32893"/>
                                </a:lnTo>
                                <a:lnTo>
                                  <a:pt x="725654" y="37262"/>
                                </a:lnTo>
                                <a:lnTo>
                                  <a:pt x="723469" y="37262"/>
                                </a:lnTo>
                                <a:lnTo>
                                  <a:pt x="723469" y="32893"/>
                                </a:lnTo>
                              </a:path>
                              <a:path w="1205865" h="1118235">
                                <a:moveTo>
                                  <a:pt x="580985" y="43803"/>
                                </a:moveTo>
                                <a:lnTo>
                                  <a:pt x="587539" y="43803"/>
                                </a:lnTo>
                                <a:lnTo>
                                  <a:pt x="587539" y="50407"/>
                                </a:lnTo>
                                <a:lnTo>
                                  <a:pt x="589723" y="50407"/>
                                </a:lnTo>
                                <a:lnTo>
                                  <a:pt x="589723" y="52591"/>
                                </a:lnTo>
                                <a:lnTo>
                                  <a:pt x="585354" y="52591"/>
                                </a:lnTo>
                                <a:lnTo>
                                  <a:pt x="585354" y="50407"/>
                                </a:lnTo>
                                <a:lnTo>
                                  <a:pt x="580985" y="50407"/>
                                </a:lnTo>
                                <a:lnTo>
                                  <a:pt x="580985" y="43803"/>
                                </a:lnTo>
                              </a:path>
                              <a:path w="1205865" h="1118235">
                                <a:moveTo>
                                  <a:pt x="526171" y="105221"/>
                                </a:moveTo>
                                <a:lnTo>
                                  <a:pt x="530540" y="105221"/>
                                </a:lnTo>
                                <a:lnTo>
                                  <a:pt x="530540" y="109590"/>
                                </a:lnTo>
                                <a:lnTo>
                                  <a:pt x="528355" y="109590"/>
                                </a:lnTo>
                                <a:lnTo>
                                  <a:pt x="528355" y="111774"/>
                                </a:lnTo>
                                <a:lnTo>
                                  <a:pt x="521802" y="111774"/>
                                </a:lnTo>
                                <a:lnTo>
                                  <a:pt x="521802" y="116181"/>
                                </a:lnTo>
                                <a:lnTo>
                                  <a:pt x="513026" y="116181"/>
                                </a:lnTo>
                                <a:lnTo>
                                  <a:pt x="513026" y="109590"/>
                                </a:lnTo>
                                <a:lnTo>
                                  <a:pt x="519567" y="109590"/>
                                </a:lnTo>
                                <a:lnTo>
                                  <a:pt x="519567" y="107406"/>
                                </a:lnTo>
                                <a:lnTo>
                                  <a:pt x="521802" y="107406"/>
                                </a:lnTo>
                                <a:lnTo>
                                  <a:pt x="521802" y="109590"/>
                                </a:lnTo>
                                <a:lnTo>
                                  <a:pt x="523987" y="109590"/>
                                </a:lnTo>
                                <a:lnTo>
                                  <a:pt x="523987" y="107406"/>
                                </a:lnTo>
                                <a:lnTo>
                                  <a:pt x="526171" y="107406"/>
                                </a:lnTo>
                                <a:lnTo>
                                  <a:pt x="526171" y="105221"/>
                                </a:lnTo>
                              </a:path>
                              <a:path w="1205865" h="1118235">
                                <a:moveTo>
                                  <a:pt x="844071" y="111774"/>
                                </a:moveTo>
                                <a:lnTo>
                                  <a:pt x="846256" y="111774"/>
                                </a:lnTo>
                                <a:lnTo>
                                  <a:pt x="846256" y="114010"/>
                                </a:lnTo>
                                <a:lnTo>
                                  <a:pt x="848440" y="114010"/>
                                </a:lnTo>
                                <a:lnTo>
                                  <a:pt x="848440" y="118366"/>
                                </a:lnTo>
                                <a:lnTo>
                                  <a:pt x="850624" y="118366"/>
                                </a:lnTo>
                                <a:lnTo>
                                  <a:pt x="850624" y="122735"/>
                                </a:lnTo>
                                <a:lnTo>
                                  <a:pt x="848440" y="122735"/>
                                </a:lnTo>
                                <a:lnTo>
                                  <a:pt x="848440" y="120550"/>
                                </a:lnTo>
                                <a:lnTo>
                                  <a:pt x="846256" y="120550"/>
                                </a:lnTo>
                                <a:lnTo>
                                  <a:pt x="846256" y="118366"/>
                                </a:lnTo>
                                <a:lnTo>
                                  <a:pt x="844071" y="118366"/>
                                </a:lnTo>
                                <a:lnTo>
                                  <a:pt x="844071" y="111774"/>
                                </a:lnTo>
                              </a:path>
                              <a:path w="1205865" h="1118235">
                                <a:moveTo>
                                  <a:pt x="508607" y="116181"/>
                                </a:moveTo>
                                <a:lnTo>
                                  <a:pt x="513026" y="116181"/>
                                </a:lnTo>
                                <a:lnTo>
                                  <a:pt x="513026" y="120550"/>
                                </a:lnTo>
                                <a:lnTo>
                                  <a:pt x="508607" y="120550"/>
                                </a:lnTo>
                                <a:lnTo>
                                  <a:pt x="508607" y="116181"/>
                                </a:lnTo>
                              </a:path>
                              <a:path w="1205865" h="1118235">
                                <a:moveTo>
                                  <a:pt x="506422" y="120550"/>
                                </a:moveTo>
                                <a:lnTo>
                                  <a:pt x="508607" y="120550"/>
                                </a:lnTo>
                                <a:lnTo>
                                  <a:pt x="508607" y="122735"/>
                                </a:lnTo>
                                <a:lnTo>
                                  <a:pt x="506422" y="122735"/>
                                </a:lnTo>
                                <a:lnTo>
                                  <a:pt x="506422" y="120550"/>
                                </a:lnTo>
                              </a:path>
                              <a:path w="1205865" h="1118235">
                                <a:moveTo>
                                  <a:pt x="850624" y="122735"/>
                                </a:moveTo>
                                <a:lnTo>
                                  <a:pt x="852809" y="122735"/>
                                </a:lnTo>
                                <a:lnTo>
                                  <a:pt x="852809" y="124970"/>
                                </a:lnTo>
                                <a:lnTo>
                                  <a:pt x="850624" y="124970"/>
                                </a:lnTo>
                                <a:lnTo>
                                  <a:pt x="850624" y="122735"/>
                                </a:lnTo>
                              </a:path>
                              <a:path w="1205865" h="1118235">
                                <a:moveTo>
                                  <a:pt x="164417" y="144668"/>
                                </a:moveTo>
                                <a:lnTo>
                                  <a:pt x="168824" y="144668"/>
                                </a:lnTo>
                                <a:lnTo>
                                  <a:pt x="168824" y="151260"/>
                                </a:lnTo>
                                <a:lnTo>
                                  <a:pt x="164417" y="151260"/>
                                </a:lnTo>
                                <a:lnTo>
                                  <a:pt x="164417" y="160048"/>
                                </a:lnTo>
                                <a:lnTo>
                                  <a:pt x="160048" y="160048"/>
                                </a:lnTo>
                                <a:lnTo>
                                  <a:pt x="160048" y="166589"/>
                                </a:lnTo>
                                <a:lnTo>
                                  <a:pt x="157864" y="166589"/>
                                </a:lnTo>
                                <a:lnTo>
                                  <a:pt x="157864" y="168773"/>
                                </a:lnTo>
                                <a:lnTo>
                                  <a:pt x="155679" y="168773"/>
                                </a:lnTo>
                                <a:lnTo>
                                  <a:pt x="155679" y="164404"/>
                                </a:lnTo>
                                <a:lnTo>
                                  <a:pt x="157864" y="164404"/>
                                </a:lnTo>
                                <a:lnTo>
                                  <a:pt x="157864" y="157813"/>
                                </a:lnTo>
                                <a:lnTo>
                                  <a:pt x="160048" y="157813"/>
                                </a:lnTo>
                                <a:lnTo>
                                  <a:pt x="160048" y="153444"/>
                                </a:lnTo>
                                <a:lnTo>
                                  <a:pt x="162233" y="153444"/>
                                </a:lnTo>
                                <a:lnTo>
                                  <a:pt x="162233" y="146853"/>
                                </a:lnTo>
                                <a:lnTo>
                                  <a:pt x="164417" y="146853"/>
                                </a:lnTo>
                                <a:lnTo>
                                  <a:pt x="164417" y="144668"/>
                                </a:lnTo>
                              </a:path>
                              <a:path w="1205865" h="1118235">
                                <a:moveTo>
                                  <a:pt x="800217" y="149075"/>
                                </a:moveTo>
                                <a:lnTo>
                                  <a:pt x="802402" y="149075"/>
                                </a:lnTo>
                                <a:lnTo>
                                  <a:pt x="802402" y="151260"/>
                                </a:lnTo>
                                <a:lnTo>
                                  <a:pt x="800217" y="151260"/>
                                </a:lnTo>
                                <a:lnTo>
                                  <a:pt x="800217" y="149075"/>
                                </a:lnTo>
                              </a:path>
                              <a:path w="1205865" h="1118235">
                                <a:moveTo>
                                  <a:pt x="153444" y="168773"/>
                                </a:moveTo>
                                <a:lnTo>
                                  <a:pt x="155679" y="168773"/>
                                </a:lnTo>
                                <a:lnTo>
                                  <a:pt x="155679" y="171008"/>
                                </a:lnTo>
                                <a:lnTo>
                                  <a:pt x="153444" y="171008"/>
                                </a:lnTo>
                                <a:lnTo>
                                  <a:pt x="153444" y="168773"/>
                                </a:lnTo>
                              </a:path>
                              <a:path w="1205865" h="1118235">
                                <a:moveTo>
                                  <a:pt x="440648" y="263085"/>
                                </a:moveTo>
                                <a:lnTo>
                                  <a:pt x="442870" y="263085"/>
                                </a:lnTo>
                                <a:lnTo>
                                  <a:pt x="442870" y="265270"/>
                                </a:lnTo>
                                <a:lnTo>
                                  <a:pt x="440648" y="265270"/>
                                </a:lnTo>
                                <a:lnTo>
                                  <a:pt x="440648" y="263085"/>
                                </a:lnTo>
                              </a:path>
                              <a:path w="1205865" h="1118235">
                                <a:moveTo>
                                  <a:pt x="223651" y="267454"/>
                                </a:moveTo>
                                <a:lnTo>
                                  <a:pt x="225823" y="267454"/>
                                </a:lnTo>
                                <a:lnTo>
                                  <a:pt x="225823" y="271810"/>
                                </a:lnTo>
                                <a:lnTo>
                                  <a:pt x="230192" y="271810"/>
                                </a:lnTo>
                                <a:lnTo>
                                  <a:pt x="230192" y="274046"/>
                                </a:lnTo>
                                <a:lnTo>
                                  <a:pt x="225823" y="274046"/>
                                </a:lnTo>
                                <a:lnTo>
                                  <a:pt x="225823" y="276230"/>
                                </a:lnTo>
                                <a:lnTo>
                                  <a:pt x="219231" y="276230"/>
                                </a:lnTo>
                                <a:lnTo>
                                  <a:pt x="219231" y="271810"/>
                                </a:lnTo>
                                <a:lnTo>
                                  <a:pt x="221416" y="271810"/>
                                </a:lnTo>
                                <a:lnTo>
                                  <a:pt x="221416" y="269626"/>
                                </a:lnTo>
                                <a:lnTo>
                                  <a:pt x="223651" y="269626"/>
                                </a:lnTo>
                                <a:lnTo>
                                  <a:pt x="223651" y="267454"/>
                                </a:lnTo>
                              </a:path>
                              <a:path w="1205865" h="1118235">
                                <a:moveTo>
                                  <a:pt x="230192" y="269626"/>
                                </a:moveTo>
                                <a:lnTo>
                                  <a:pt x="232376" y="269626"/>
                                </a:lnTo>
                                <a:lnTo>
                                  <a:pt x="232376" y="271810"/>
                                </a:lnTo>
                                <a:lnTo>
                                  <a:pt x="230192" y="271810"/>
                                </a:lnTo>
                                <a:lnTo>
                                  <a:pt x="230192" y="269626"/>
                                </a:lnTo>
                              </a:path>
                              <a:path w="1205865" h="1118235">
                                <a:moveTo>
                                  <a:pt x="223651" y="284968"/>
                                </a:moveTo>
                                <a:lnTo>
                                  <a:pt x="225823" y="284968"/>
                                </a:lnTo>
                                <a:lnTo>
                                  <a:pt x="225823" y="287190"/>
                                </a:lnTo>
                                <a:lnTo>
                                  <a:pt x="223651" y="287190"/>
                                </a:lnTo>
                                <a:lnTo>
                                  <a:pt x="223651" y="284968"/>
                                </a:lnTo>
                              </a:path>
                              <a:path w="1205865" h="1118235">
                                <a:moveTo>
                                  <a:pt x="399016" y="298163"/>
                                </a:moveTo>
                                <a:lnTo>
                                  <a:pt x="401201" y="298163"/>
                                </a:lnTo>
                                <a:lnTo>
                                  <a:pt x="401201" y="300335"/>
                                </a:lnTo>
                                <a:lnTo>
                                  <a:pt x="399016" y="300335"/>
                                </a:lnTo>
                                <a:lnTo>
                                  <a:pt x="399016" y="298163"/>
                                </a:lnTo>
                              </a:path>
                              <a:path w="1205865" h="1118235">
                                <a:moveTo>
                                  <a:pt x="304755" y="331044"/>
                                </a:moveTo>
                                <a:lnTo>
                                  <a:pt x="306939" y="331044"/>
                                </a:lnTo>
                                <a:lnTo>
                                  <a:pt x="306939" y="335413"/>
                                </a:lnTo>
                                <a:lnTo>
                                  <a:pt x="304755" y="335413"/>
                                </a:lnTo>
                                <a:lnTo>
                                  <a:pt x="304755" y="331044"/>
                                </a:lnTo>
                              </a:path>
                              <a:path w="1205865" h="1118235">
                                <a:moveTo>
                                  <a:pt x="300348" y="333229"/>
                                </a:moveTo>
                                <a:lnTo>
                                  <a:pt x="302532" y="333229"/>
                                </a:lnTo>
                                <a:lnTo>
                                  <a:pt x="302532" y="337598"/>
                                </a:lnTo>
                                <a:lnTo>
                                  <a:pt x="304755" y="337598"/>
                                </a:lnTo>
                                <a:lnTo>
                                  <a:pt x="304755" y="339782"/>
                                </a:lnTo>
                                <a:lnTo>
                                  <a:pt x="300348" y="339782"/>
                                </a:lnTo>
                                <a:lnTo>
                                  <a:pt x="300348" y="333229"/>
                                </a:lnTo>
                              </a:path>
                              <a:path w="1205865" h="1118235">
                                <a:moveTo>
                                  <a:pt x="293794" y="339782"/>
                                </a:moveTo>
                                <a:lnTo>
                                  <a:pt x="300348" y="339782"/>
                                </a:lnTo>
                                <a:lnTo>
                                  <a:pt x="300348" y="341967"/>
                                </a:lnTo>
                                <a:lnTo>
                                  <a:pt x="298163" y="341967"/>
                                </a:lnTo>
                                <a:lnTo>
                                  <a:pt x="298163" y="355162"/>
                                </a:lnTo>
                                <a:lnTo>
                                  <a:pt x="295979" y="355162"/>
                                </a:lnTo>
                                <a:lnTo>
                                  <a:pt x="295979" y="357347"/>
                                </a:lnTo>
                                <a:lnTo>
                                  <a:pt x="293794" y="357347"/>
                                </a:lnTo>
                                <a:lnTo>
                                  <a:pt x="293794" y="350742"/>
                                </a:lnTo>
                                <a:lnTo>
                                  <a:pt x="291559" y="350742"/>
                                </a:lnTo>
                                <a:lnTo>
                                  <a:pt x="291559" y="348558"/>
                                </a:lnTo>
                                <a:lnTo>
                                  <a:pt x="289375" y="348558"/>
                                </a:lnTo>
                                <a:lnTo>
                                  <a:pt x="289375" y="344202"/>
                                </a:lnTo>
                                <a:lnTo>
                                  <a:pt x="293794" y="344202"/>
                                </a:lnTo>
                                <a:lnTo>
                                  <a:pt x="293794" y="339782"/>
                                </a:lnTo>
                              </a:path>
                              <a:path w="1205865" h="1118235">
                                <a:moveTo>
                                  <a:pt x="263085" y="374860"/>
                                </a:moveTo>
                                <a:lnTo>
                                  <a:pt x="265270" y="374860"/>
                                </a:lnTo>
                                <a:lnTo>
                                  <a:pt x="265270" y="377083"/>
                                </a:lnTo>
                                <a:lnTo>
                                  <a:pt x="263085" y="377083"/>
                                </a:lnTo>
                                <a:lnTo>
                                  <a:pt x="263085" y="374860"/>
                                </a:lnTo>
                              </a:path>
                              <a:path w="1205865" h="1118235">
                                <a:moveTo>
                                  <a:pt x="256494" y="377083"/>
                                </a:moveTo>
                                <a:lnTo>
                                  <a:pt x="263085" y="377083"/>
                                </a:lnTo>
                                <a:lnTo>
                                  <a:pt x="263085" y="381452"/>
                                </a:lnTo>
                                <a:lnTo>
                                  <a:pt x="258716" y="381452"/>
                                </a:lnTo>
                                <a:lnTo>
                                  <a:pt x="258716" y="383636"/>
                                </a:lnTo>
                                <a:lnTo>
                                  <a:pt x="256494" y="383636"/>
                                </a:lnTo>
                                <a:lnTo>
                                  <a:pt x="256494" y="377083"/>
                                </a:lnTo>
                              </a:path>
                              <a:path w="1205865" h="1118235">
                                <a:moveTo>
                                  <a:pt x="258716" y="383636"/>
                                </a:moveTo>
                                <a:lnTo>
                                  <a:pt x="260901" y="383636"/>
                                </a:lnTo>
                                <a:lnTo>
                                  <a:pt x="260901" y="385821"/>
                                </a:lnTo>
                                <a:lnTo>
                                  <a:pt x="258716" y="385821"/>
                                </a:lnTo>
                                <a:lnTo>
                                  <a:pt x="258716" y="383636"/>
                                </a:lnTo>
                              </a:path>
                              <a:path w="1205865" h="1118235">
                                <a:moveTo>
                                  <a:pt x="206087" y="385821"/>
                                </a:moveTo>
                                <a:lnTo>
                                  <a:pt x="208271" y="385821"/>
                                </a:lnTo>
                                <a:lnTo>
                                  <a:pt x="208271" y="388005"/>
                                </a:lnTo>
                                <a:lnTo>
                                  <a:pt x="206087" y="388005"/>
                                </a:lnTo>
                                <a:lnTo>
                                  <a:pt x="206087" y="385821"/>
                                </a:lnTo>
                              </a:path>
                              <a:path w="1205865" h="1118235">
                                <a:moveTo>
                                  <a:pt x="228007" y="385821"/>
                                </a:moveTo>
                                <a:lnTo>
                                  <a:pt x="230192" y="385821"/>
                                </a:lnTo>
                                <a:lnTo>
                                  <a:pt x="230192" y="390240"/>
                                </a:lnTo>
                                <a:lnTo>
                                  <a:pt x="234611" y="390240"/>
                                </a:lnTo>
                                <a:lnTo>
                                  <a:pt x="234611" y="392412"/>
                                </a:lnTo>
                                <a:lnTo>
                                  <a:pt x="245521" y="392412"/>
                                </a:lnTo>
                                <a:lnTo>
                                  <a:pt x="245521" y="394596"/>
                                </a:lnTo>
                                <a:lnTo>
                                  <a:pt x="249941" y="394596"/>
                                </a:lnTo>
                                <a:lnTo>
                                  <a:pt x="249941" y="392412"/>
                                </a:lnTo>
                                <a:lnTo>
                                  <a:pt x="258716" y="392412"/>
                                </a:lnTo>
                                <a:lnTo>
                                  <a:pt x="258716" y="396781"/>
                                </a:lnTo>
                                <a:lnTo>
                                  <a:pt x="256494" y="396781"/>
                                </a:lnTo>
                                <a:lnTo>
                                  <a:pt x="256494" y="398965"/>
                                </a:lnTo>
                                <a:lnTo>
                                  <a:pt x="258716" y="398965"/>
                                </a:lnTo>
                                <a:lnTo>
                                  <a:pt x="258716" y="401201"/>
                                </a:lnTo>
                                <a:lnTo>
                                  <a:pt x="254309" y="401201"/>
                                </a:lnTo>
                                <a:lnTo>
                                  <a:pt x="254309" y="405569"/>
                                </a:lnTo>
                                <a:lnTo>
                                  <a:pt x="252125" y="405569"/>
                                </a:lnTo>
                                <a:lnTo>
                                  <a:pt x="252125" y="403385"/>
                                </a:lnTo>
                                <a:lnTo>
                                  <a:pt x="249941" y="403385"/>
                                </a:lnTo>
                                <a:lnTo>
                                  <a:pt x="249941" y="407741"/>
                                </a:lnTo>
                                <a:lnTo>
                                  <a:pt x="245521" y="407741"/>
                                </a:lnTo>
                                <a:lnTo>
                                  <a:pt x="245521" y="409926"/>
                                </a:lnTo>
                                <a:lnTo>
                                  <a:pt x="241165" y="409926"/>
                                </a:lnTo>
                                <a:lnTo>
                                  <a:pt x="241165" y="412161"/>
                                </a:lnTo>
                                <a:lnTo>
                                  <a:pt x="238980" y="412161"/>
                                </a:lnTo>
                                <a:lnTo>
                                  <a:pt x="238980" y="414345"/>
                                </a:lnTo>
                                <a:lnTo>
                                  <a:pt x="241165" y="414345"/>
                                </a:lnTo>
                                <a:lnTo>
                                  <a:pt x="241165" y="418714"/>
                                </a:lnTo>
                                <a:lnTo>
                                  <a:pt x="238980" y="418714"/>
                                </a:lnTo>
                                <a:lnTo>
                                  <a:pt x="238980" y="416530"/>
                                </a:lnTo>
                                <a:lnTo>
                                  <a:pt x="236796" y="416530"/>
                                </a:lnTo>
                                <a:lnTo>
                                  <a:pt x="236796" y="418714"/>
                                </a:lnTo>
                                <a:lnTo>
                                  <a:pt x="234611" y="418714"/>
                                </a:lnTo>
                                <a:lnTo>
                                  <a:pt x="234611" y="423121"/>
                                </a:lnTo>
                                <a:lnTo>
                                  <a:pt x="238980" y="423121"/>
                                </a:lnTo>
                                <a:lnTo>
                                  <a:pt x="238980" y="425306"/>
                                </a:lnTo>
                                <a:lnTo>
                                  <a:pt x="241165" y="425306"/>
                                </a:lnTo>
                                <a:lnTo>
                                  <a:pt x="241165" y="420899"/>
                                </a:lnTo>
                                <a:lnTo>
                                  <a:pt x="247756" y="420899"/>
                                </a:lnTo>
                                <a:lnTo>
                                  <a:pt x="247756" y="418714"/>
                                </a:lnTo>
                                <a:lnTo>
                                  <a:pt x="249941" y="418714"/>
                                </a:lnTo>
                                <a:lnTo>
                                  <a:pt x="249941" y="420899"/>
                                </a:lnTo>
                                <a:lnTo>
                                  <a:pt x="263085" y="420899"/>
                                </a:lnTo>
                                <a:lnTo>
                                  <a:pt x="263085" y="423121"/>
                                </a:lnTo>
                                <a:lnTo>
                                  <a:pt x="260901" y="423121"/>
                                </a:lnTo>
                                <a:lnTo>
                                  <a:pt x="260901" y="425306"/>
                                </a:lnTo>
                                <a:lnTo>
                                  <a:pt x="265270" y="425306"/>
                                </a:lnTo>
                                <a:lnTo>
                                  <a:pt x="265270" y="423121"/>
                                </a:lnTo>
                                <a:lnTo>
                                  <a:pt x="269689" y="423121"/>
                                </a:lnTo>
                                <a:lnTo>
                                  <a:pt x="269689" y="427490"/>
                                </a:lnTo>
                                <a:lnTo>
                                  <a:pt x="271861" y="427490"/>
                                </a:lnTo>
                                <a:lnTo>
                                  <a:pt x="271861" y="436279"/>
                                </a:lnTo>
                                <a:lnTo>
                                  <a:pt x="267454" y="436279"/>
                                </a:lnTo>
                                <a:lnTo>
                                  <a:pt x="267454" y="442819"/>
                                </a:lnTo>
                                <a:lnTo>
                                  <a:pt x="265270" y="442819"/>
                                </a:lnTo>
                                <a:lnTo>
                                  <a:pt x="265270" y="447239"/>
                                </a:lnTo>
                                <a:lnTo>
                                  <a:pt x="263085" y="447239"/>
                                </a:lnTo>
                                <a:lnTo>
                                  <a:pt x="263085" y="449423"/>
                                </a:lnTo>
                                <a:lnTo>
                                  <a:pt x="260901" y="449423"/>
                                </a:lnTo>
                                <a:lnTo>
                                  <a:pt x="260901" y="453780"/>
                                </a:lnTo>
                                <a:lnTo>
                                  <a:pt x="256494" y="453780"/>
                                </a:lnTo>
                                <a:lnTo>
                                  <a:pt x="256494" y="458199"/>
                                </a:lnTo>
                                <a:lnTo>
                                  <a:pt x="254309" y="458199"/>
                                </a:lnTo>
                                <a:lnTo>
                                  <a:pt x="254309" y="460384"/>
                                </a:lnTo>
                                <a:lnTo>
                                  <a:pt x="247756" y="460384"/>
                                </a:lnTo>
                                <a:lnTo>
                                  <a:pt x="247756" y="464753"/>
                                </a:lnTo>
                                <a:lnTo>
                                  <a:pt x="252125" y="464753"/>
                                </a:lnTo>
                                <a:lnTo>
                                  <a:pt x="252125" y="469160"/>
                                </a:lnTo>
                                <a:lnTo>
                                  <a:pt x="243336" y="469160"/>
                                </a:lnTo>
                                <a:lnTo>
                                  <a:pt x="243336" y="471344"/>
                                </a:lnTo>
                                <a:lnTo>
                                  <a:pt x="241165" y="471344"/>
                                </a:lnTo>
                                <a:lnTo>
                                  <a:pt x="241165" y="475713"/>
                                </a:lnTo>
                                <a:lnTo>
                                  <a:pt x="247756" y="475713"/>
                                </a:lnTo>
                                <a:lnTo>
                                  <a:pt x="247756" y="473528"/>
                                </a:lnTo>
                                <a:lnTo>
                                  <a:pt x="254309" y="473528"/>
                                </a:lnTo>
                                <a:lnTo>
                                  <a:pt x="254309" y="477897"/>
                                </a:lnTo>
                                <a:lnTo>
                                  <a:pt x="258716" y="477897"/>
                                </a:lnTo>
                                <a:lnTo>
                                  <a:pt x="258716" y="482317"/>
                                </a:lnTo>
                                <a:lnTo>
                                  <a:pt x="260901" y="482317"/>
                                </a:lnTo>
                                <a:lnTo>
                                  <a:pt x="260901" y="488858"/>
                                </a:lnTo>
                                <a:lnTo>
                                  <a:pt x="263085" y="488858"/>
                                </a:lnTo>
                                <a:lnTo>
                                  <a:pt x="263085" y="491042"/>
                                </a:lnTo>
                                <a:lnTo>
                                  <a:pt x="265270" y="491042"/>
                                </a:lnTo>
                                <a:lnTo>
                                  <a:pt x="265270" y="493277"/>
                                </a:lnTo>
                                <a:lnTo>
                                  <a:pt x="267454" y="493277"/>
                                </a:lnTo>
                                <a:lnTo>
                                  <a:pt x="267454" y="497646"/>
                                </a:lnTo>
                                <a:lnTo>
                                  <a:pt x="265270" y="497646"/>
                                </a:lnTo>
                                <a:lnTo>
                                  <a:pt x="265270" y="508607"/>
                                </a:lnTo>
                                <a:lnTo>
                                  <a:pt x="267454" y="508607"/>
                                </a:lnTo>
                                <a:lnTo>
                                  <a:pt x="267454" y="517382"/>
                                </a:lnTo>
                                <a:lnTo>
                                  <a:pt x="269689" y="517382"/>
                                </a:lnTo>
                                <a:lnTo>
                                  <a:pt x="269689" y="521751"/>
                                </a:lnTo>
                                <a:lnTo>
                                  <a:pt x="274046" y="521751"/>
                                </a:lnTo>
                                <a:lnTo>
                                  <a:pt x="274046" y="526120"/>
                                </a:lnTo>
                                <a:lnTo>
                                  <a:pt x="278414" y="526120"/>
                                </a:lnTo>
                                <a:lnTo>
                                  <a:pt x="278414" y="528355"/>
                                </a:lnTo>
                                <a:lnTo>
                                  <a:pt x="280650" y="528355"/>
                                </a:lnTo>
                                <a:lnTo>
                                  <a:pt x="280650" y="534896"/>
                                </a:lnTo>
                                <a:lnTo>
                                  <a:pt x="282834" y="534896"/>
                                </a:lnTo>
                                <a:lnTo>
                                  <a:pt x="282834" y="539316"/>
                                </a:lnTo>
                                <a:lnTo>
                                  <a:pt x="287203" y="539316"/>
                                </a:lnTo>
                                <a:lnTo>
                                  <a:pt x="287203" y="543685"/>
                                </a:lnTo>
                                <a:lnTo>
                                  <a:pt x="285019" y="543685"/>
                                </a:lnTo>
                                <a:lnTo>
                                  <a:pt x="285019" y="541500"/>
                                </a:lnTo>
                                <a:lnTo>
                                  <a:pt x="282834" y="541500"/>
                                </a:lnTo>
                                <a:lnTo>
                                  <a:pt x="282834" y="545856"/>
                                </a:lnTo>
                                <a:lnTo>
                                  <a:pt x="285019" y="545856"/>
                                </a:lnTo>
                                <a:lnTo>
                                  <a:pt x="285019" y="550276"/>
                                </a:lnTo>
                                <a:lnTo>
                                  <a:pt x="282834" y="550276"/>
                                </a:lnTo>
                                <a:lnTo>
                                  <a:pt x="282834" y="552461"/>
                                </a:lnTo>
                                <a:lnTo>
                                  <a:pt x="287203" y="552461"/>
                                </a:lnTo>
                                <a:lnTo>
                                  <a:pt x="287203" y="554645"/>
                                </a:lnTo>
                                <a:lnTo>
                                  <a:pt x="285019" y="554645"/>
                                </a:lnTo>
                                <a:lnTo>
                                  <a:pt x="285019" y="559014"/>
                                </a:lnTo>
                                <a:lnTo>
                                  <a:pt x="287203" y="559014"/>
                                </a:lnTo>
                                <a:lnTo>
                                  <a:pt x="287203" y="561236"/>
                                </a:lnTo>
                                <a:lnTo>
                                  <a:pt x="289375" y="561236"/>
                                </a:lnTo>
                                <a:lnTo>
                                  <a:pt x="289375" y="567790"/>
                                </a:lnTo>
                                <a:lnTo>
                                  <a:pt x="291559" y="567790"/>
                                </a:lnTo>
                                <a:lnTo>
                                  <a:pt x="291559" y="572209"/>
                                </a:lnTo>
                                <a:lnTo>
                                  <a:pt x="287203" y="572209"/>
                                </a:lnTo>
                                <a:lnTo>
                                  <a:pt x="287203" y="576566"/>
                                </a:lnTo>
                                <a:lnTo>
                                  <a:pt x="282834" y="576566"/>
                                </a:lnTo>
                                <a:lnTo>
                                  <a:pt x="282834" y="580935"/>
                                </a:lnTo>
                                <a:lnTo>
                                  <a:pt x="289375" y="580935"/>
                                </a:lnTo>
                                <a:lnTo>
                                  <a:pt x="289375" y="585354"/>
                                </a:lnTo>
                                <a:lnTo>
                                  <a:pt x="291559" y="585354"/>
                                </a:lnTo>
                                <a:lnTo>
                                  <a:pt x="291559" y="578750"/>
                                </a:lnTo>
                                <a:lnTo>
                                  <a:pt x="293794" y="578750"/>
                                </a:lnTo>
                                <a:lnTo>
                                  <a:pt x="293794" y="576566"/>
                                </a:lnTo>
                                <a:lnTo>
                                  <a:pt x="298163" y="576566"/>
                                </a:lnTo>
                                <a:lnTo>
                                  <a:pt x="298163" y="578750"/>
                                </a:lnTo>
                                <a:lnTo>
                                  <a:pt x="304755" y="578750"/>
                                </a:lnTo>
                                <a:lnTo>
                                  <a:pt x="304755" y="580935"/>
                                </a:lnTo>
                                <a:lnTo>
                                  <a:pt x="309124" y="580935"/>
                                </a:lnTo>
                                <a:lnTo>
                                  <a:pt x="309124" y="583119"/>
                                </a:lnTo>
                                <a:lnTo>
                                  <a:pt x="313493" y="583119"/>
                                </a:lnTo>
                                <a:lnTo>
                                  <a:pt x="313493" y="587539"/>
                                </a:lnTo>
                                <a:lnTo>
                                  <a:pt x="315728" y="587539"/>
                                </a:lnTo>
                                <a:lnTo>
                                  <a:pt x="315728" y="589723"/>
                                </a:lnTo>
                                <a:lnTo>
                                  <a:pt x="313493" y="589723"/>
                                </a:lnTo>
                                <a:lnTo>
                                  <a:pt x="313493" y="602868"/>
                                </a:lnTo>
                                <a:lnTo>
                                  <a:pt x="311308" y="602868"/>
                                </a:lnTo>
                                <a:lnTo>
                                  <a:pt x="311308" y="598499"/>
                                </a:lnTo>
                                <a:lnTo>
                                  <a:pt x="309124" y="598499"/>
                                </a:lnTo>
                                <a:lnTo>
                                  <a:pt x="309124" y="609459"/>
                                </a:lnTo>
                                <a:lnTo>
                                  <a:pt x="306939" y="609459"/>
                                </a:lnTo>
                                <a:lnTo>
                                  <a:pt x="306939" y="607275"/>
                                </a:lnTo>
                                <a:lnTo>
                                  <a:pt x="304755" y="607275"/>
                                </a:lnTo>
                                <a:lnTo>
                                  <a:pt x="304755" y="611644"/>
                                </a:lnTo>
                                <a:lnTo>
                                  <a:pt x="302532" y="611644"/>
                                </a:lnTo>
                                <a:lnTo>
                                  <a:pt x="302532" y="616013"/>
                                </a:lnTo>
                                <a:lnTo>
                                  <a:pt x="300348" y="616013"/>
                                </a:lnTo>
                                <a:lnTo>
                                  <a:pt x="300348" y="613828"/>
                                </a:lnTo>
                                <a:lnTo>
                                  <a:pt x="293794" y="613828"/>
                                </a:lnTo>
                                <a:lnTo>
                                  <a:pt x="293794" y="616013"/>
                                </a:lnTo>
                                <a:lnTo>
                                  <a:pt x="295979" y="616013"/>
                                </a:lnTo>
                                <a:lnTo>
                                  <a:pt x="295979" y="622604"/>
                                </a:lnTo>
                                <a:lnTo>
                                  <a:pt x="291559" y="622604"/>
                                </a:lnTo>
                                <a:lnTo>
                                  <a:pt x="291559" y="624789"/>
                                </a:lnTo>
                                <a:lnTo>
                                  <a:pt x="293794" y="624789"/>
                                </a:lnTo>
                                <a:lnTo>
                                  <a:pt x="293794" y="629157"/>
                                </a:lnTo>
                                <a:lnTo>
                                  <a:pt x="302532" y="629157"/>
                                </a:lnTo>
                                <a:lnTo>
                                  <a:pt x="302532" y="635762"/>
                                </a:lnTo>
                                <a:lnTo>
                                  <a:pt x="295979" y="635762"/>
                                </a:lnTo>
                                <a:lnTo>
                                  <a:pt x="295979" y="642353"/>
                                </a:lnTo>
                                <a:lnTo>
                                  <a:pt x="293794" y="642353"/>
                                </a:lnTo>
                                <a:lnTo>
                                  <a:pt x="293794" y="640118"/>
                                </a:lnTo>
                                <a:lnTo>
                                  <a:pt x="289375" y="640118"/>
                                </a:lnTo>
                                <a:lnTo>
                                  <a:pt x="289375" y="644537"/>
                                </a:lnTo>
                                <a:lnTo>
                                  <a:pt x="287203" y="644537"/>
                                </a:lnTo>
                                <a:lnTo>
                                  <a:pt x="287203" y="640118"/>
                                </a:lnTo>
                                <a:lnTo>
                                  <a:pt x="285019" y="640118"/>
                                </a:lnTo>
                                <a:lnTo>
                                  <a:pt x="285019" y="642353"/>
                                </a:lnTo>
                                <a:lnTo>
                                  <a:pt x="280650" y="642353"/>
                                </a:lnTo>
                                <a:lnTo>
                                  <a:pt x="280650" y="646722"/>
                                </a:lnTo>
                                <a:lnTo>
                                  <a:pt x="278414" y="646722"/>
                                </a:lnTo>
                                <a:lnTo>
                                  <a:pt x="278414" y="644537"/>
                                </a:lnTo>
                                <a:lnTo>
                                  <a:pt x="274046" y="644537"/>
                                </a:lnTo>
                                <a:lnTo>
                                  <a:pt x="274046" y="642353"/>
                                </a:lnTo>
                                <a:lnTo>
                                  <a:pt x="269689" y="642353"/>
                                </a:lnTo>
                                <a:lnTo>
                                  <a:pt x="269689" y="640118"/>
                                </a:lnTo>
                                <a:lnTo>
                                  <a:pt x="258716" y="640118"/>
                                </a:lnTo>
                                <a:lnTo>
                                  <a:pt x="258716" y="642353"/>
                                </a:lnTo>
                                <a:lnTo>
                                  <a:pt x="256494" y="642353"/>
                                </a:lnTo>
                                <a:lnTo>
                                  <a:pt x="256494" y="640118"/>
                                </a:lnTo>
                                <a:lnTo>
                                  <a:pt x="254309" y="640118"/>
                                </a:lnTo>
                                <a:lnTo>
                                  <a:pt x="254309" y="637933"/>
                                </a:lnTo>
                                <a:lnTo>
                                  <a:pt x="247756" y="637933"/>
                                </a:lnTo>
                                <a:lnTo>
                                  <a:pt x="247756" y="642353"/>
                                </a:lnTo>
                                <a:lnTo>
                                  <a:pt x="249941" y="642353"/>
                                </a:lnTo>
                                <a:lnTo>
                                  <a:pt x="249941" y="644537"/>
                                </a:lnTo>
                                <a:lnTo>
                                  <a:pt x="243336" y="644537"/>
                                </a:lnTo>
                                <a:lnTo>
                                  <a:pt x="243336" y="640118"/>
                                </a:lnTo>
                                <a:lnTo>
                                  <a:pt x="236796" y="640118"/>
                                </a:lnTo>
                                <a:lnTo>
                                  <a:pt x="236796" y="642353"/>
                                </a:lnTo>
                                <a:lnTo>
                                  <a:pt x="228007" y="642353"/>
                                </a:lnTo>
                                <a:lnTo>
                                  <a:pt x="228007" y="640118"/>
                                </a:lnTo>
                                <a:lnTo>
                                  <a:pt x="219231" y="640118"/>
                                </a:lnTo>
                                <a:lnTo>
                                  <a:pt x="219231" y="637933"/>
                                </a:lnTo>
                                <a:lnTo>
                                  <a:pt x="206087" y="637933"/>
                                </a:lnTo>
                                <a:lnTo>
                                  <a:pt x="206087" y="640118"/>
                                </a:lnTo>
                                <a:lnTo>
                                  <a:pt x="203902" y="640118"/>
                                </a:lnTo>
                                <a:lnTo>
                                  <a:pt x="203902" y="642353"/>
                                </a:lnTo>
                                <a:lnTo>
                                  <a:pt x="201718" y="642353"/>
                                </a:lnTo>
                                <a:lnTo>
                                  <a:pt x="201718" y="648906"/>
                                </a:lnTo>
                                <a:lnTo>
                                  <a:pt x="197298" y="648906"/>
                                </a:lnTo>
                                <a:lnTo>
                                  <a:pt x="197298" y="651091"/>
                                </a:lnTo>
                                <a:lnTo>
                                  <a:pt x="195126" y="651091"/>
                                </a:lnTo>
                                <a:lnTo>
                                  <a:pt x="195126" y="646722"/>
                                </a:lnTo>
                                <a:lnTo>
                                  <a:pt x="197298" y="646722"/>
                                </a:lnTo>
                                <a:lnTo>
                                  <a:pt x="197298" y="644537"/>
                                </a:lnTo>
                                <a:lnTo>
                                  <a:pt x="188522" y="644537"/>
                                </a:lnTo>
                                <a:lnTo>
                                  <a:pt x="188522" y="642353"/>
                                </a:lnTo>
                                <a:lnTo>
                                  <a:pt x="175377" y="642353"/>
                                </a:lnTo>
                                <a:lnTo>
                                  <a:pt x="175377" y="646722"/>
                                </a:lnTo>
                                <a:lnTo>
                                  <a:pt x="173193" y="646722"/>
                                </a:lnTo>
                                <a:lnTo>
                                  <a:pt x="173193" y="644537"/>
                                </a:lnTo>
                                <a:lnTo>
                                  <a:pt x="171008" y="644537"/>
                                </a:lnTo>
                                <a:lnTo>
                                  <a:pt x="171008" y="646722"/>
                                </a:lnTo>
                                <a:lnTo>
                                  <a:pt x="168824" y="646722"/>
                                </a:lnTo>
                                <a:lnTo>
                                  <a:pt x="168824" y="644537"/>
                                </a:lnTo>
                                <a:lnTo>
                                  <a:pt x="164417" y="644537"/>
                                </a:lnTo>
                                <a:lnTo>
                                  <a:pt x="164417" y="642353"/>
                                </a:lnTo>
                                <a:lnTo>
                                  <a:pt x="168824" y="642353"/>
                                </a:lnTo>
                                <a:lnTo>
                                  <a:pt x="168824" y="640118"/>
                                </a:lnTo>
                                <a:lnTo>
                                  <a:pt x="173193" y="640118"/>
                                </a:lnTo>
                                <a:lnTo>
                                  <a:pt x="173193" y="633577"/>
                                </a:lnTo>
                                <a:lnTo>
                                  <a:pt x="177613" y="633577"/>
                                </a:lnTo>
                                <a:lnTo>
                                  <a:pt x="177613" y="631393"/>
                                </a:lnTo>
                                <a:lnTo>
                                  <a:pt x="181969" y="631393"/>
                                </a:lnTo>
                                <a:lnTo>
                                  <a:pt x="181969" y="629157"/>
                                </a:lnTo>
                                <a:lnTo>
                                  <a:pt x="186338" y="629157"/>
                                </a:lnTo>
                                <a:lnTo>
                                  <a:pt x="186338" y="624789"/>
                                </a:lnTo>
                                <a:lnTo>
                                  <a:pt x="188522" y="624789"/>
                                </a:lnTo>
                                <a:lnTo>
                                  <a:pt x="188522" y="620432"/>
                                </a:lnTo>
                                <a:lnTo>
                                  <a:pt x="190757" y="620432"/>
                                </a:lnTo>
                                <a:lnTo>
                                  <a:pt x="190757" y="622604"/>
                                </a:lnTo>
                                <a:lnTo>
                                  <a:pt x="192942" y="622604"/>
                                </a:lnTo>
                                <a:lnTo>
                                  <a:pt x="192942" y="618248"/>
                                </a:lnTo>
                                <a:lnTo>
                                  <a:pt x="195126" y="618248"/>
                                </a:lnTo>
                                <a:lnTo>
                                  <a:pt x="195126" y="616013"/>
                                </a:lnTo>
                                <a:lnTo>
                                  <a:pt x="201718" y="616013"/>
                                </a:lnTo>
                                <a:lnTo>
                                  <a:pt x="201718" y="618248"/>
                                </a:lnTo>
                                <a:lnTo>
                                  <a:pt x="208271" y="618248"/>
                                </a:lnTo>
                                <a:lnTo>
                                  <a:pt x="208271" y="622604"/>
                                </a:lnTo>
                                <a:lnTo>
                                  <a:pt x="217047" y="622604"/>
                                </a:lnTo>
                                <a:lnTo>
                                  <a:pt x="217047" y="620432"/>
                                </a:lnTo>
                                <a:lnTo>
                                  <a:pt x="219231" y="620432"/>
                                </a:lnTo>
                                <a:lnTo>
                                  <a:pt x="219231" y="618248"/>
                                </a:lnTo>
                                <a:lnTo>
                                  <a:pt x="221416" y="618248"/>
                                </a:lnTo>
                                <a:lnTo>
                                  <a:pt x="221416" y="611644"/>
                                </a:lnTo>
                                <a:lnTo>
                                  <a:pt x="217047" y="611644"/>
                                </a:lnTo>
                                <a:lnTo>
                                  <a:pt x="217047" y="613828"/>
                                </a:lnTo>
                                <a:lnTo>
                                  <a:pt x="214862" y="613828"/>
                                </a:lnTo>
                                <a:lnTo>
                                  <a:pt x="214862" y="616013"/>
                                </a:lnTo>
                                <a:lnTo>
                                  <a:pt x="208271" y="616013"/>
                                </a:lnTo>
                                <a:lnTo>
                                  <a:pt x="208271" y="611644"/>
                                </a:lnTo>
                                <a:lnTo>
                                  <a:pt x="206087" y="611644"/>
                                </a:lnTo>
                                <a:lnTo>
                                  <a:pt x="206087" y="607275"/>
                                </a:lnTo>
                                <a:lnTo>
                                  <a:pt x="203902" y="607275"/>
                                </a:lnTo>
                                <a:lnTo>
                                  <a:pt x="203902" y="605052"/>
                                </a:lnTo>
                                <a:lnTo>
                                  <a:pt x="201718" y="605052"/>
                                </a:lnTo>
                                <a:lnTo>
                                  <a:pt x="201718" y="607275"/>
                                </a:lnTo>
                                <a:lnTo>
                                  <a:pt x="192942" y="607275"/>
                                </a:lnTo>
                                <a:lnTo>
                                  <a:pt x="192942" y="605052"/>
                                </a:lnTo>
                                <a:lnTo>
                                  <a:pt x="195126" y="605052"/>
                                </a:lnTo>
                                <a:lnTo>
                                  <a:pt x="195126" y="600683"/>
                                </a:lnTo>
                                <a:lnTo>
                                  <a:pt x="192942" y="600683"/>
                                </a:lnTo>
                                <a:lnTo>
                                  <a:pt x="192942" y="598499"/>
                                </a:lnTo>
                                <a:lnTo>
                                  <a:pt x="188522" y="598499"/>
                                </a:lnTo>
                                <a:lnTo>
                                  <a:pt x="188522" y="600683"/>
                                </a:lnTo>
                                <a:lnTo>
                                  <a:pt x="179784" y="600683"/>
                                </a:lnTo>
                                <a:lnTo>
                                  <a:pt x="179784" y="589723"/>
                                </a:lnTo>
                                <a:lnTo>
                                  <a:pt x="181969" y="589723"/>
                                </a:lnTo>
                                <a:lnTo>
                                  <a:pt x="181969" y="591895"/>
                                </a:lnTo>
                                <a:lnTo>
                                  <a:pt x="184153" y="591895"/>
                                </a:lnTo>
                                <a:lnTo>
                                  <a:pt x="184153" y="589723"/>
                                </a:lnTo>
                                <a:lnTo>
                                  <a:pt x="188522" y="589723"/>
                                </a:lnTo>
                                <a:lnTo>
                                  <a:pt x="188522" y="587539"/>
                                </a:lnTo>
                                <a:lnTo>
                                  <a:pt x="197298" y="587539"/>
                                </a:lnTo>
                                <a:lnTo>
                                  <a:pt x="197298" y="585354"/>
                                </a:lnTo>
                                <a:lnTo>
                                  <a:pt x="201718" y="585354"/>
                                </a:lnTo>
                                <a:lnTo>
                                  <a:pt x="201718" y="583119"/>
                                </a:lnTo>
                                <a:lnTo>
                                  <a:pt x="203902" y="583119"/>
                                </a:lnTo>
                                <a:lnTo>
                                  <a:pt x="203902" y="578750"/>
                                </a:lnTo>
                                <a:lnTo>
                                  <a:pt x="206087" y="578750"/>
                                </a:lnTo>
                                <a:lnTo>
                                  <a:pt x="206087" y="576566"/>
                                </a:lnTo>
                                <a:lnTo>
                                  <a:pt x="203902" y="576566"/>
                                </a:lnTo>
                                <a:lnTo>
                                  <a:pt x="203902" y="572209"/>
                                </a:lnTo>
                                <a:lnTo>
                                  <a:pt x="206087" y="572209"/>
                                </a:lnTo>
                                <a:lnTo>
                                  <a:pt x="206087" y="563421"/>
                                </a:lnTo>
                                <a:lnTo>
                                  <a:pt x="201718" y="563421"/>
                                </a:lnTo>
                                <a:lnTo>
                                  <a:pt x="201718" y="561236"/>
                                </a:lnTo>
                                <a:lnTo>
                                  <a:pt x="203902" y="561236"/>
                                </a:lnTo>
                                <a:lnTo>
                                  <a:pt x="203902" y="556829"/>
                                </a:lnTo>
                                <a:lnTo>
                                  <a:pt x="201718" y="556829"/>
                                </a:lnTo>
                                <a:lnTo>
                                  <a:pt x="201718" y="548041"/>
                                </a:lnTo>
                                <a:lnTo>
                                  <a:pt x="206087" y="548041"/>
                                </a:lnTo>
                                <a:lnTo>
                                  <a:pt x="206087" y="554645"/>
                                </a:lnTo>
                                <a:lnTo>
                                  <a:pt x="212678" y="554645"/>
                                </a:lnTo>
                                <a:lnTo>
                                  <a:pt x="212678" y="556829"/>
                                </a:lnTo>
                                <a:lnTo>
                                  <a:pt x="219231" y="556829"/>
                                </a:lnTo>
                                <a:lnTo>
                                  <a:pt x="219231" y="554645"/>
                                </a:lnTo>
                                <a:lnTo>
                                  <a:pt x="223651" y="554645"/>
                                </a:lnTo>
                                <a:lnTo>
                                  <a:pt x="223651" y="559014"/>
                                </a:lnTo>
                                <a:lnTo>
                                  <a:pt x="225823" y="559014"/>
                                </a:lnTo>
                                <a:lnTo>
                                  <a:pt x="225823" y="554645"/>
                                </a:lnTo>
                                <a:lnTo>
                                  <a:pt x="228007" y="554645"/>
                                </a:lnTo>
                                <a:lnTo>
                                  <a:pt x="228007" y="552461"/>
                                </a:lnTo>
                                <a:lnTo>
                                  <a:pt x="230192" y="552461"/>
                                </a:lnTo>
                                <a:lnTo>
                                  <a:pt x="230192" y="545856"/>
                                </a:lnTo>
                                <a:lnTo>
                                  <a:pt x="232376" y="545856"/>
                                </a:lnTo>
                                <a:lnTo>
                                  <a:pt x="232376" y="543685"/>
                                </a:lnTo>
                                <a:lnTo>
                                  <a:pt x="230192" y="543685"/>
                                </a:lnTo>
                                <a:lnTo>
                                  <a:pt x="230192" y="541500"/>
                                </a:lnTo>
                                <a:lnTo>
                                  <a:pt x="232376" y="541500"/>
                                </a:lnTo>
                                <a:lnTo>
                                  <a:pt x="232376" y="537081"/>
                                </a:lnTo>
                                <a:lnTo>
                                  <a:pt x="234611" y="537081"/>
                                </a:lnTo>
                                <a:lnTo>
                                  <a:pt x="234611" y="534896"/>
                                </a:lnTo>
                                <a:lnTo>
                                  <a:pt x="236796" y="534896"/>
                                </a:lnTo>
                                <a:lnTo>
                                  <a:pt x="236796" y="528355"/>
                                </a:lnTo>
                                <a:lnTo>
                                  <a:pt x="234611" y="528355"/>
                                </a:lnTo>
                                <a:lnTo>
                                  <a:pt x="234611" y="530527"/>
                                </a:lnTo>
                                <a:lnTo>
                                  <a:pt x="230192" y="530527"/>
                                </a:lnTo>
                                <a:lnTo>
                                  <a:pt x="230192" y="526120"/>
                                </a:lnTo>
                                <a:lnTo>
                                  <a:pt x="228007" y="526120"/>
                                </a:lnTo>
                                <a:lnTo>
                                  <a:pt x="228007" y="519567"/>
                                </a:lnTo>
                                <a:lnTo>
                                  <a:pt x="223651" y="519567"/>
                                </a:lnTo>
                                <a:lnTo>
                                  <a:pt x="223651" y="517382"/>
                                </a:lnTo>
                                <a:lnTo>
                                  <a:pt x="225823" y="517382"/>
                                </a:lnTo>
                                <a:lnTo>
                                  <a:pt x="225823" y="512975"/>
                                </a:lnTo>
                                <a:lnTo>
                                  <a:pt x="228007" y="512975"/>
                                </a:lnTo>
                                <a:lnTo>
                                  <a:pt x="228007" y="510791"/>
                                </a:lnTo>
                                <a:lnTo>
                                  <a:pt x="230192" y="510791"/>
                                </a:lnTo>
                                <a:lnTo>
                                  <a:pt x="230192" y="508607"/>
                                </a:lnTo>
                                <a:lnTo>
                                  <a:pt x="234611" y="508607"/>
                                </a:lnTo>
                                <a:lnTo>
                                  <a:pt x="234611" y="504238"/>
                                </a:lnTo>
                                <a:lnTo>
                                  <a:pt x="228007" y="504238"/>
                                </a:lnTo>
                                <a:lnTo>
                                  <a:pt x="228007" y="508607"/>
                                </a:lnTo>
                                <a:lnTo>
                                  <a:pt x="225823" y="508607"/>
                                </a:lnTo>
                                <a:lnTo>
                                  <a:pt x="225823" y="506422"/>
                                </a:lnTo>
                                <a:lnTo>
                                  <a:pt x="223651" y="506422"/>
                                </a:lnTo>
                                <a:lnTo>
                                  <a:pt x="223651" y="508607"/>
                                </a:lnTo>
                                <a:lnTo>
                                  <a:pt x="217047" y="508607"/>
                                </a:lnTo>
                                <a:lnTo>
                                  <a:pt x="217047" y="506422"/>
                                </a:lnTo>
                                <a:lnTo>
                                  <a:pt x="214862" y="506422"/>
                                </a:lnTo>
                                <a:lnTo>
                                  <a:pt x="214862" y="508607"/>
                                </a:lnTo>
                                <a:lnTo>
                                  <a:pt x="210455" y="508607"/>
                                </a:lnTo>
                                <a:lnTo>
                                  <a:pt x="210455" y="506422"/>
                                </a:lnTo>
                                <a:lnTo>
                                  <a:pt x="201718" y="506422"/>
                                </a:lnTo>
                                <a:lnTo>
                                  <a:pt x="201718" y="495462"/>
                                </a:lnTo>
                                <a:lnTo>
                                  <a:pt x="203902" y="495462"/>
                                </a:lnTo>
                                <a:lnTo>
                                  <a:pt x="203902" y="497646"/>
                                </a:lnTo>
                                <a:lnTo>
                                  <a:pt x="206087" y="497646"/>
                                </a:lnTo>
                                <a:lnTo>
                                  <a:pt x="206087" y="491042"/>
                                </a:lnTo>
                                <a:lnTo>
                                  <a:pt x="210455" y="491042"/>
                                </a:lnTo>
                                <a:lnTo>
                                  <a:pt x="210455" y="488858"/>
                                </a:lnTo>
                                <a:lnTo>
                                  <a:pt x="208271" y="488858"/>
                                </a:lnTo>
                                <a:lnTo>
                                  <a:pt x="208271" y="486673"/>
                                </a:lnTo>
                                <a:lnTo>
                                  <a:pt x="210455" y="486673"/>
                                </a:lnTo>
                                <a:lnTo>
                                  <a:pt x="210455" y="484489"/>
                                </a:lnTo>
                                <a:lnTo>
                                  <a:pt x="212678" y="484489"/>
                                </a:lnTo>
                                <a:lnTo>
                                  <a:pt x="212678" y="482317"/>
                                </a:lnTo>
                                <a:lnTo>
                                  <a:pt x="210455" y="482317"/>
                                </a:lnTo>
                                <a:lnTo>
                                  <a:pt x="210455" y="475713"/>
                                </a:lnTo>
                                <a:lnTo>
                                  <a:pt x="212678" y="475713"/>
                                </a:lnTo>
                                <a:lnTo>
                                  <a:pt x="212678" y="473528"/>
                                </a:lnTo>
                                <a:lnTo>
                                  <a:pt x="210455" y="473528"/>
                                </a:lnTo>
                                <a:lnTo>
                                  <a:pt x="210455" y="471344"/>
                                </a:lnTo>
                                <a:lnTo>
                                  <a:pt x="203902" y="471344"/>
                                </a:lnTo>
                                <a:lnTo>
                                  <a:pt x="203902" y="473528"/>
                                </a:lnTo>
                                <a:lnTo>
                                  <a:pt x="201718" y="473528"/>
                                </a:lnTo>
                                <a:lnTo>
                                  <a:pt x="201718" y="475713"/>
                                </a:lnTo>
                                <a:lnTo>
                                  <a:pt x="199482" y="475713"/>
                                </a:lnTo>
                                <a:lnTo>
                                  <a:pt x="199482" y="460384"/>
                                </a:lnTo>
                                <a:lnTo>
                                  <a:pt x="201718" y="460384"/>
                                </a:lnTo>
                                <a:lnTo>
                                  <a:pt x="201718" y="453780"/>
                                </a:lnTo>
                                <a:lnTo>
                                  <a:pt x="203902" y="453780"/>
                                </a:lnTo>
                                <a:lnTo>
                                  <a:pt x="203902" y="451608"/>
                                </a:lnTo>
                                <a:lnTo>
                                  <a:pt x="208271" y="451608"/>
                                </a:lnTo>
                                <a:lnTo>
                                  <a:pt x="208271" y="445004"/>
                                </a:lnTo>
                                <a:lnTo>
                                  <a:pt x="206087" y="445004"/>
                                </a:lnTo>
                                <a:lnTo>
                                  <a:pt x="206087" y="449423"/>
                                </a:lnTo>
                                <a:lnTo>
                                  <a:pt x="201718" y="449423"/>
                                </a:lnTo>
                                <a:lnTo>
                                  <a:pt x="201718" y="451608"/>
                                </a:lnTo>
                                <a:lnTo>
                                  <a:pt x="199482" y="451608"/>
                                </a:lnTo>
                                <a:lnTo>
                                  <a:pt x="199482" y="453780"/>
                                </a:lnTo>
                                <a:lnTo>
                                  <a:pt x="195126" y="453780"/>
                                </a:lnTo>
                                <a:lnTo>
                                  <a:pt x="195126" y="449423"/>
                                </a:lnTo>
                                <a:lnTo>
                                  <a:pt x="192942" y="449423"/>
                                </a:lnTo>
                                <a:lnTo>
                                  <a:pt x="192942" y="442819"/>
                                </a:lnTo>
                                <a:lnTo>
                                  <a:pt x="195126" y="442819"/>
                                </a:lnTo>
                                <a:lnTo>
                                  <a:pt x="195126" y="440635"/>
                                </a:lnTo>
                                <a:lnTo>
                                  <a:pt x="201718" y="440635"/>
                                </a:lnTo>
                                <a:lnTo>
                                  <a:pt x="201718" y="438450"/>
                                </a:lnTo>
                                <a:lnTo>
                                  <a:pt x="203902" y="438450"/>
                                </a:lnTo>
                                <a:lnTo>
                                  <a:pt x="203902" y="434043"/>
                                </a:lnTo>
                                <a:lnTo>
                                  <a:pt x="206087" y="434043"/>
                                </a:lnTo>
                                <a:lnTo>
                                  <a:pt x="206087" y="431859"/>
                                </a:lnTo>
                                <a:lnTo>
                                  <a:pt x="208271" y="431859"/>
                                </a:lnTo>
                                <a:lnTo>
                                  <a:pt x="208271" y="429675"/>
                                </a:lnTo>
                                <a:lnTo>
                                  <a:pt x="203902" y="429675"/>
                                </a:lnTo>
                                <a:lnTo>
                                  <a:pt x="203902" y="431859"/>
                                </a:lnTo>
                                <a:lnTo>
                                  <a:pt x="199482" y="431859"/>
                                </a:lnTo>
                                <a:lnTo>
                                  <a:pt x="199482" y="429675"/>
                                </a:lnTo>
                                <a:lnTo>
                                  <a:pt x="201718" y="429675"/>
                                </a:lnTo>
                                <a:lnTo>
                                  <a:pt x="201718" y="427490"/>
                                </a:lnTo>
                                <a:lnTo>
                                  <a:pt x="199482" y="427490"/>
                                </a:lnTo>
                                <a:lnTo>
                                  <a:pt x="199482" y="425306"/>
                                </a:lnTo>
                                <a:lnTo>
                                  <a:pt x="195126" y="425306"/>
                                </a:lnTo>
                                <a:lnTo>
                                  <a:pt x="195126" y="420899"/>
                                </a:lnTo>
                                <a:lnTo>
                                  <a:pt x="190757" y="420899"/>
                                </a:lnTo>
                                <a:lnTo>
                                  <a:pt x="190757" y="416530"/>
                                </a:lnTo>
                                <a:lnTo>
                                  <a:pt x="192942" y="416530"/>
                                </a:lnTo>
                                <a:lnTo>
                                  <a:pt x="192942" y="414345"/>
                                </a:lnTo>
                                <a:lnTo>
                                  <a:pt x="197298" y="414345"/>
                                </a:lnTo>
                                <a:lnTo>
                                  <a:pt x="197298" y="412161"/>
                                </a:lnTo>
                                <a:lnTo>
                                  <a:pt x="203902" y="412161"/>
                                </a:lnTo>
                                <a:lnTo>
                                  <a:pt x="203902" y="414345"/>
                                </a:lnTo>
                                <a:lnTo>
                                  <a:pt x="201718" y="414345"/>
                                </a:lnTo>
                                <a:lnTo>
                                  <a:pt x="201718" y="416530"/>
                                </a:lnTo>
                                <a:lnTo>
                                  <a:pt x="203902" y="416530"/>
                                </a:lnTo>
                                <a:lnTo>
                                  <a:pt x="203902" y="420899"/>
                                </a:lnTo>
                                <a:lnTo>
                                  <a:pt x="201718" y="420899"/>
                                </a:lnTo>
                                <a:lnTo>
                                  <a:pt x="201718" y="425306"/>
                                </a:lnTo>
                                <a:lnTo>
                                  <a:pt x="203902" y="425306"/>
                                </a:lnTo>
                                <a:lnTo>
                                  <a:pt x="203902" y="423121"/>
                                </a:lnTo>
                                <a:lnTo>
                                  <a:pt x="206087" y="423121"/>
                                </a:lnTo>
                                <a:lnTo>
                                  <a:pt x="206087" y="416530"/>
                                </a:lnTo>
                                <a:lnTo>
                                  <a:pt x="208271" y="416530"/>
                                </a:lnTo>
                                <a:lnTo>
                                  <a:pt x="208271" y="414345"/>
                                </a:lnTo>
                                <a:lnTo>
                                  <a:pt x="210455" y="414345"/>
                                </a:lnTo>
                                <a:lnTo>
                                  <a:pt x="210455" y="407741"/>
                                </a:lnTo>
                                <a:lnTo>
                                  <a:pt x="212678" y="407741"/>
                                </a:lnTo>
                                <a:lnTo>
                                  <a:pt x="212678" y="409926"/>
                                </a:lnTo>
                                <a:lnTo>
                                  <a:pt x="217047" y="409926"/>
                                </a:lnTo>
                                <a:lnTo>
                                  <a:pt x="217047" y="405569"/>
                                </a:lnTo>
                                <a:lnTo>
                                  <a:pt x="219231" y="405569"/>
                                </a:lnTo>
                                <a:lnTo>
                                  <a:pt x="219231" y="403385"/>
                                </a:lnTo>
                                <a:lnTo>
                                  <a:pt x="221416" y="403385"/>
                                </a:lnTo>
                                <a:lnTo>
                                  <a:pt x="221416" y="394596"/>
                                </a:lnTo>
                                <a:lnTo>
                                  <a:pt x="223651" y="394596"/>
                                </a:lnTo>
                                <a:lnTo>
                                  <a:pt x="223651" y="392412"/>
                                </a:lnTo>
                                <a:lnTo>
                                  <a:pt x="225823" y="392412"/>
                                </a:lnTo>
                                <a:lnTo>
                                  <a:pt x="225823" y="390240"/>
                                </a:lnTo>
                                <a:lnTo>
                                  <a:pt x="228007" y="390240"/>
                                </a:lnTo>
                                <a:lnTo>
                                  <a:pt x="228007" y="385821"/>
                                </a:lnTo>
                              </a:path>
                              <a:path w="1205865" h="1118235">
                                <a:moveTo>
                                  <a:pt x="256494" y="385821"/>
                                </a:moveTo>
                                <a:lnTo>
                                  <a:pt x="258716" y="385821"/>
                                </a:lnTo>
                                <a:lnTo>
                                  <a:pt x="258716" y="390240"/>
                                </a:lnTo>
                                <a:lnTo>
                                  <a:pt x="256494" y="390240"/>
                                </a:lnTo>
                                <a:lnTo>
                                  <a:pt x="256494" y="385821"/>
                                </a:lnTo>
                              </a:path>
                              <a:path w="1205865" h="1118235">
                                <a:moveTo>
                                  <a:pt x="203902" y="388005"/>
                                </a:moveTo>
                                <a:lnTo>
                                  <a:pt x="206087" y="388005"/>
                                </a:lnTo>
                                <a:lnTo>
                                  <a:pt x="206087" y="394596"/>
                                </a:lnTo>
                                <a:lnTo>
                                  <a:pt x="203902" y="394596"/>
                                </a:lnTo>
                                <a:lnTo>
                                  <a:pt x="203902" y="398965"/>
                                </a:lnTo>
                                <a:lnTo>
                                  <a:pt x="201718" y="398965"/>
                                </a:lnTo>
                                <a:lnTo>
                                  <a:pt x="201718" y="401201"/>
                                </a:lnTo>
                                <a:lnTo>
                                  <a:pt x="199482" y="401201"/>
                                </a:lnTo>
                                <a:lnTo>
                                  <a:pt x="199482" y="403385"/>
                                </a:lnTo>
                                <a:lnTo>
                                  <a:pt x="197298" y="403385"/>
                                </a:lnTo>
                                <a:lnTo>
                                  <a:pt x="197298" y="401201"/>
                                </a:lnTo>
                                <a:lnTo>
                                  <a:pt x="195126" y="401201"/>
                                </a:lnTo>
                                <a:lnTo>
                                  <a:pt x="195126" y="407741"/>
                                </a:lnTo>
                                <a:lnTo>
                                  <a:pt x="188522" y="407741"/>
                                </a:lnTo>
                                <a:lnTo>
                                  <a:pt x="188522" y="403385"/>
                                </a:lnTo>
                                <a:lnTo>
                                  <a:pt x="190757" y="403385"/>
                                </a:lnTo>
                                <a:lnTo>
                                  <a:pt x="190757" y="401201"/>
                                </a:lnTo>
                                <a:lnTo>
                                  <a:pt x="188522" y="401201"/>
                                </a:lnTo>
                                <a:lnTo>
                                  <a:pt x="188522" y="396781"/>
                                </a:lnTo>
                                <a:lnTo>
                                  <a:pt x="190757" y="396781"/>
                                </a:lnTo>
                                <a:lnTo>
                                  <a:pt x="190757" y="394596"/>
                                </a:lnTo>
                                <a:lnTo>
                                  <a:pt x="192942" y="394596"/>
                                </a:lnTo>
                                <a:lnTo>
                                  <a:pt x="192942" y="392412"/>
                                </a:lnTo>
                                <a:lnTo>
                                  <a:pt x="197298" y="392412"/>
                                </a:lnTo>
                                <a:lnTo>
                                  <a:pt x="197298" y="390240"/>
                                </a:lnTo>
                                <a:lnTo>
                                  <a:pt x="203902" y="390240"/>
                                </a:lnTo>
                                <a:lnTo>
                                  <a:pt x="203902" y="388005"/>
                                </a:lnTo>
                              </a:path>
                              <a:path w="1205865" h="1118235">
                                <a:moveTo>
                                  <a:pt x="181969" y="407741"/>
                                </a:moveTo>
                                <a:lnTo>
                                  <a:pt x="186338" y="407741"/>
                                </a:lnTo>
                                <a:lnTo>
                                  <a:pt x="186338" y="409926"/>
                                </a:lnTo>
                                <a:lnTo>
                                  <a:pt x="188522" y="409926"/>
                                </a:lnTo>
                                <a:lnTo>
                                  <a:pt x="188522" y="412161"/>
                                </a:lnTo>
                                <a:lnTo>
                                  <a:pt x="184153" y="412161"/>
                                </a:lnTo>
                                <a:lnTo>
                                  <a:pt x="184153" y="416530"/>
                                </a:lnTo>
                                <a:lnTo>
                                  <a:pt x="179784" y="416530"/>
                                </a:lnTo>
                                <a:lnTo>
                                  <a:pt x="179784" y="412161"/>
                                </a:lnTo>
                                <a:lnTo>
                                  <a:pt x="181969" y="412161"/>
                                </a:lnTo>
                                <a:lnTo>
                                  <a:pt x="181969" y="407741"/>
                                </a:lnTo>
                              </a:path>
                              <a:path w="1205865" h="1118235">
                                <a:moveTo>
                                  <a:pt x="179784" y="418714"/>
                                </a:moveTo>
                                <a:lnTo>
                                  <a:pt x="181969" y="418714"/>
                                </a:lnTo>
                                <a:lnTo>
                                  <a:pt x="181969" y="420899"/>
                                </a:lnTo>
                                <a:lnTo>
                                  <a:pt x="179784" y="420899"/>
                                </a:lnTo>
                                <a:lnTo>
                                  <a:pt x="179784" y="418714"/>
                                </a:lnTo>
                              </a:path>
                              <a:path w="1205865" h="1118235">
                                <a:moveTo>
                                  <a:pt x="195126" y="429675"/>
                                </a:moveTo>
                                <a:lnTo>
                                  <a:pt x="197298" y="429675"/>
                                </a:lnTo>
                                <a:lnTo>
                                  <a:pt x="197298" y="434043"/>
                                </a:lnTo>
                                <a:lnTo>
                                  <a:pt x="195126" y="434043"/>
                                </a:lnTo>
                                <a:lnTo>
                                  <a:pt x="195126" y="429675"/>
                                </a:lnTo>
                              </a:path>
                              <a:path w="1205865" h="1118235">
                                <a:moveTo>
                                  <a:pt x="186338" y="440635"/>
                                </a:moveTo>
                                <a:lnTo>
                                  <a:pt x="188522" y="440635"/>
                                </a:lnTo>
                                <a:lnTo>
                                  <a:pt x="188522" y="445004"/>
                                </a:lnTo>
                                <a:lnTo>
                                  <a:pt x="186338" y="445004"/>
                                </a:lnTo>
                                <a:lnTo>
                                  <a:pt x="186338" y="440635"/>
                                </a:lnTo>
                              </a:path>
                              <a:path w="1205865" h="1118235">
                                <a:moveTo>
                                  <a:pt x="475764" y="440635"/>
                                </a:moveTo>
                                <a:lnTo>
                                  <a:pt x="480133" y="440635"/>
                                </a:lnTo>
                                <a:lnTo>
                                  <a:pt x="480133" y="442819"/>
                                </a:lnTo>
                                <a:lnTo>
                                  <a:pt x="475764" y="442819"/>
                                </a:lnTo>
                                <a:lnTo>
                                  <a:pt x="475764" y="440635"/>
                                </a:lnTo>
                              </a:path>
                              <a:path w="1205865" h="1118235">
                                <a:moveTo>
                                  <a:pt x="181969" y="442819"/>
                                </a:moveTo>
                                <a:lnTo>
                                  <a:pt x="184153" y="442819"/>
                                </a:lnTo>
                                <a:lnTo>
                                  <a:pt x="184153" y="445004"/>
                                </a:lnTo>
                                <a:lnTo>
                                  <a:pt x="181969" y="445004"/>
                                </a:lnTo>
                                <a:lnTo>
                                  <a:pt x="181969" y="442819"/>
                                </a:lnTo>
                              </a:path>
                              <a:path w="1205865" h="1118235">
                                <a:moveTo>
                                  <a:pt x="179784" y="445004"/>
                                </a:moveTo>
                                <a:lnTo>
                                  <a:pt x="181969" y="445004"/>
                                </a:lnTo>
                                <a:lnTo>
                                  <a:pt x="181969" y="447239"/>
                                </a:lnTo>
                                <a:lnTo>
                                  <a:pt x="179784" y="447239"/>
                                </a:lnTo>
                                <a:lnTo>
                                  <a:pt x="179784" y="445004"/>
                                </a:lnTo>
                              </a:path>
                              <a:path w="1205865" h="1118235">
                                <a:moveTo>
                                  <a:pt x="190757" y="451608"/>
                                </a:moveTo>
                                <a:lnTo>
                                  <a:pt x="192942" y="451608"/>
                                </a:lnTo>
                                <a:lnTo>
                                  <a:pt x="192942" y="455964"/>
                                </a:lnTo>
                                <a:lnTo>
                                  <a:pt x="190757" y="455964"/>
                                </a:lnTo>
                                <a:lnTo>
                                  <a:pt x="190757" y="451608"/>
                                </a:lnTo>
                              </a:path>
                              <a:path w="1205865" h="1118235">
                                <a:moveTo>
                                  <a:pt x="195126" y="462568"/>
                                </a:moveTo>
                                <a:lnTo>
                                  <a:pt x="197298" y="462568"/>
                                </a:lnTo>
                                <a:lnTo>
                                  <a:pt x="197298" y="464753"/>
                                </a:lnTo>
                                <a:lnTo>
                                  <a:pt x="195126" y="464753"/>
                                </a:lnTo>
                                <a:lnTo>
                                  <a:pt x="195126" y="462568"/>
                                </a:lnTo>
                              </a:path>
                              <a:path w="1205865" h="1118235">
                                <a:moveTo>
                                  <a:pt x="190757" y="464753"/>
                                </a:moveTo>
                                <a:lnTo>
                                  <a:pt x="195126" y="464753"/>
                                </a:lnTo>
                                <a:lnTo>
                                  <a:pt x="195126" y="469160"/>
                                </a:lnTo>
                                <a:lnTo>
                                  <a:pt x="188522" y="469160"/>
                                </a:lnTo>
                                <a:lnTo>
                                  <a:pt x="188522" y="473528"/>
                                </a:lnTo>
                                <a:lnTo>
                                  <a:pt x="184153" y="473528"/>
                                </a:lnTo>
                                <a:lnTo>
                                  <a:pt x="184153" y="471344"/>
                                </a:lnTo>
                                <a:lnTo>
                                  <a:pt x="186338" y="471344"/>
                                </a:lnTo>
                                <a:lnTo>
                                  <a:pt x="186338" y="469160"/>
                                </a:lnTo>
                                <a:lnTo>
                                  <a:pt x="184153" y="469160"/>
                                </a:lnTo>
                                <a:lnTo>
                                  <a:pt x="184153" y="466937"/>
                                </a:lnTo>
                                <a:lnTo>
                                  <a:pt x="190757" y="466937"/>
                                </a:lnTo>
                                <a:lnTo>
                                  <a:pt x="190757" y="464753"/>
                                </a:lnTo>
                              </a:path>
                              <a:path w="1205865" h="1118235">
                                <a:moveTo>
                                  <a:pt x="195126" y="475713"/>
                                </a:moveTo>
                                <a:lnTo>
                                  <a:pt x="199482" y="475713"/>
                                </a:lnTo>
                                <a:lnTo>
                                  <a:pt x="199482" y="477897"/>
                                </a:lnTo>
                                <a:lnTo>
                                  <a:pt x="197298" y="477897"/>
                                </a:lnTo>
                                <a:lnTo>
                                  <a:pt x="197298" y="484489"/>
                                </a:lnTo>
                                <a:lnTo>
                                  <a:pt x="192942" y="484489"/>
                                </a:lnTo>
                                <a:lnTo>
                                  <a:pt x="192942" y="480082"/>
                                </a:lnTo>
                                <a:lnTo>
                                  <a:pt x="195126" y="480082"/>
                                </a:lnTo>
                                <a:lnTo>
                                  <a:pt x="195126" y="475713"/>
                                </a:lnTo>
                              </a:path>
                              <a:path w="1205865" h="1118235">
                                <a:moveTo>
                                  <a:pt x="164417" y="477897"/>
                                </a:moveTo>
                                <a:lnTo>
                                  <a:pt x="168824" y="477897"/>
                                </a:lnTo>
                                <a:lnTo>
                                  <a:pt x="168824" y="482317"/>
                                </a:lnTo>
                                <a:lnTo>
                                  <a:pt x="171008" y="482317"/>
                                </a:lnTo>
                                <a:lnTo>
                                  <a:pt x="171008" y="486673"/>
                                </a:lnTo>
                                <a:lnTo>
                                  <a:pt x="177613" y="486673"/>
                                </a:lnTo>
                                <a:lnTo>
                                  <a:pt x="177613" y="484489"/>
                                </a:lnTo>
                                <a:lnTo>
                                  <a:pt x="184153" y="484489"/>
                                </a:lnTo>
                                <a:lnTo>
                                  <a:pt x="184153" y="488858"/>
                                </a:lnTo>
                                <a:lnTo>
                                  <a:pt x="188522" y="488858"/>
                                </a:lnTo>
                                <a:lnTo>
                                  <a:pt x="188522" y="493277"/>
                                </a:lnTo>
                                <a:lnTo>
                                  <a:pt x="186338" y="493277"/>
                                </a:lnTo>
                                <a:lnTo>
                                  <a:pt x="186338" y="495462"/>
                                </a:lnTo>
                                <a:lnTo>
                                  <a:pt x="188522" y="495462"/>
                                </a:lnTo>
                                <a:lnTo>
                                  <a:pt x="188522" y="506422"/>
                                </a:lnTo>
                                <a:lnTo>
                                  <a:pt x="190757" y="506422"/>
                                </a:lnTo>
                                <a:lnTo>
                                  <a:pt x="190757" y="508607"/>
                                </a:lnTo>
                                <a:lnTo>
                                  <a:pt x="188522" y="508607"/>
                                </a:lnTo>
                                <a:lnTo>
                                  <a:pt x="188522" y="510791"/>
                                </a:lnTo>
                                <a:lnTo>
                                  <a:pt x="186338" y="510791"/>
                                </a:lnTo>
                                <a:lnTo>
                                  <a:pt x="186338" y="512975"/>
                                </a:lnTo>
                                <a:lnTo>
                                  <a:pt x="190757" y="512975"/>
                                </a:lnTo>
                                <a:lnTo>
                                  <a:pt x="190757" y="517382"/>
                                </a:lnTo>
                                <a:lnTo>
                                  <a:pt x="184153" y="517382"/>
                                </a:lnTo>
                                <a:lnTo>
                                  <a:pt x="184153" y="521751"/>
                                </a:lnTo>
                                <a:lnTo>
                                  <a:pt x="181969" y="521751"/>
                                </a:lnTo>
                                <a:lnTo>
                                  <a:pt x="181969" y="523936"/>
                                </a:lnTo>
                                <a:lnTo>
                                  <a:pt x="177613" y="523936"/>
                                </a:lnTo>
                                <a:lnTo>
                                  <a:pt x="177613" y="521751"/>
                                </a:lnTo>
                                <a:lnTo>
                                  <a:pt x="175377" y="521751"/>
                                </a:lnTo>
                                <a:lnTo>
                                  <a:pt x="175377" y="523936"/>
                                </a:lnTo>
                                <a:lnTo>
                                  <a:pt x="173193" y="523936"/>
                                </a:lnTo>
                                <a:lnTo>
                                  <a:pt x="173193" y="528355"/>
                                </a:lnTo>
                                <a:lnTo>
                                  <a:pt x="171008" y="528355"/>
                                </a:lnTo>
                                <a:lnTo>
                                  <a:pt x="171008" y="530527"/>
                                </a:lnTo>
                                <a:lnTo>
                                  <a:pt x="173193" y="530527"/>
                                </a:lnTo>
                                <a:lnTo>
                                  <a:pt x="173193" y="541500"/>
                                </a:lnTo>
                                <a:lnTo>
                                  <a:pt x="175377" y="541500"/>
                                </a:lnTo>
                                <a:lnTo>
                                  <a:pt x="175377" y="543685"/>
                                </a:lnTo>
                                <a:lnTo>
                                  <a:pt x="171008" y="543685"/>
                                </a:lnTo>
                                <a:lnTo>
                                  <a:pt x="171008" y="548041"/>
                                </a:lnTo>
                                <a:lnTo>
                                  <a:pt x="173193" y="548041"/>
                                </a:lnTo>
                                <a:lnTo>
                                  <a:pt x="173193" y="552461"/>
                                </a:lnTo>
                                <a:lnTo>
                                  <a:pt x="171008" y="552461"/>
                                </a:lnTo>
                                <a:lnTo>
                                  <a:pt x="171008" y="559014"/>
                                </a:lnTo>
                                <a:lnTo>
                                  <a:pt x="168824" y="559014"/>
                                </a:lnTo>
                                <a:lnTo>
                                  <a:pt x="168824" y="563421"/>
                                </a:lnTo>
                                <a:lnTo>
                                  <a:pt x="166640" y="563421"/>
                                </a:lnTo>
                                <a:lnTo>
                                  <a:pt x="166640" y="565605"/>
                                </a:lnTo>
                                <a:lnTo>
                                  <a:pt x="162233" y="565605"/>
                                </a:lnTo>
                                <a:lnTo>
                                  <a:pt x="162233" y="567790"/>
                                </a:lnTo>
                                <a:lnTo>
                                  <a:pt x="164417" y="567790"/>
                                </a:lnTo>
                                <a:lnTo>
                                  <a:pt x="164417" y="569974"/>
                                </a:lnTo>
                                <a:lnTo>
                                  <a:pt x="160048" y="569974"/>
                                </a:lnTo>
                                <a:lnTo>
                                  <a:pt x="160048" y="576566"/>
                                </a:lnTo>
                                <a:lnTo>
                                  <a:pt x="155679" y="576566"/>
                                </a:lnTo>
                                <a:lnTo>
                                  <a:pt x="155679" y="574394"/>
                                </a:lnTo>
                                <a:lnTo>
                                  <a:pt x="151260" y="574394"/>
                                </a:lnTo>
                                <a:lnTo>
                                  <a:pt x="151260" y="576566"/>
                                </a:lnTo>
                                <a:lnTo>
                                  <a:pt x="142484" y="576566"/>
                                </a:lnTo>
                                <a:lnTo>
                                  <a:pt x="142484" y="574394"/>
                                </a:lnTo>
                                <a:lnTo>
                                  <a:pt x="140299" y="574394"/>
                                </a:lnTo>
                                <a:lnTo>
                                  <a:pt x="140299" y="576566"/>
                                </a:lnTo>
                                <a:lnTo>
                                  <a:pt x="135930" y="576566"/>
                                </a:lnTo>
                                <a:lnTo>
                                  <a:pt x="135930" y="578750"/>
                                </a:lnTo>
                                <a:lnTo>
                                  <a:pt x="131574" y="578750"/>
                                </a:lnTo>
                                <a:lnTo>
                                  <a:pt x="131574" y="580935"/>
                                </a:lnTo>
                                <a:lnTo>
                                  <a:pt x="122786" y="580935"/>
                                </a:lnTo>
                                <a:lnTo>
                                  <a:pt x="122786" y="583119"/>
                                </a:lnTo>
                                <a:lnTo>
                                  <a:pt x="118379" y="583119"/>
                                </a:lnTo>
                                <a:lnTo>
                                  <a:pt x="118379" y="585354"/>
                                </a:lnTo>
                                <a:lnTo>
                                  <a:pt x="114010" y="585354"/>
                                </a:lnTo>
                                <a:lnTo>
                                  <a:pt x="114010" y="587539"/>
                                </a:lnTo>
                                <a:lnTo>
                                  <a:pt x="111825" y="587539"/>
                                </a:lnTo>
                                <a:lnTo>
                                  <a:pt x="111825" y="583119"/>
                                </a:lnTo>
                                <a:lnTo>
                                  <a:pt x="109641" y="583119"/>
                                </a:lnTo>
                                <a:lnTo>
                                  <a:pt x="109641" y="585354"/>
                                </a:lnTo>
                                <a:lnTo>
                                  <a:pt x="100865" y="585354"/>
                                </a:lnTo>
                                <a:lnTo>
                                  <a:pt x="100865" y="583119"/>
                                </a:lnTo>
                                <a:lnTo>
                                  <a:pt x="92076" y="583119"/>
                                </a:lnTo>
                                <a:lnTo>
                                  <a:pt x="92076" y="578750"/>
                                </a:lnTo>
                                <a:lnTo>
                                  <a:pt x="89892" y="578750"/>
                                </a:lnTo>
                                <a:lnTo>
                                  <a:pt x="89892" y="580935"/>
                                </a:lnTo>
                                <a:lnTo>
                                  <a:pt x="87707" y="580935"/>
                                </a:lnTo>
                                <a:lnTo>
                                  <a:pt x="87707" y="576566"/>
                                </a:lnTo>
                                <a:lnTo>
                                  <a:pt x="89892" y="576566"/>
                                </a:lnTo>
                                <a:lnTo>
                                  <a:pt x="89892" y="574394"/>
                                </a:lnTo>
                                <a:lnTo>
                                  <a:pt x="92076" y="574394"/>
                                </a:lnTo>
                                <a:lnTo>
                                  <a:pt x="92076" y="576566"/>
                                </a:lnTo>
                                <a:lnTo>
                                  <a:pt x="94261" y="576566"/>
                                </a:lnTo>
                                <a:lnTo>
                                  <a:pt x="94261" y="572209"/>
                                </a:lnTo>
                                <a:lnTo>
                                  <a:pt x="89892" y="572209"/>
                                </a:lnTo>
                                <a:lnTo>
                                  <a:pt x="89892" y="569974"/>
                                </a:lnTo>
                                <a:lnTo>
                                  <a:pt x="83300" y="569974"/>
                                </a:lnTo>
                                <a:lnTo>
                                  <a:pt x="83300" y="567790"/>
                                </a:lnTo>
                                <a:lnTo>
                                  <a:pt x="85536" y="567790"/>
                                </a:lnTo>
                                <a:lnTo>
                                  <a:pt x="85536" y="565605"/>
                                </a:lnTo>
                                <a:lnTo>
                                  <a:pt x="94261" y="565605"/>
                                </a:lnTo>
                                <a:lnTo>
                                  <a:pt x="94261" y="563421"/>
                                </a:lnTo>
                                <a:lnTo>
                                  <a:pt x="92076" y="563421"/>
                                </a:lnTo>
                                <a:lnTo>
                                  <a:pt x="92076" y="561236"/>
                                </a:lnTo>
                                <a:lnTo>
                                  <a:pt x="87707" y="561236"/>
                                </a:lnTo>
                                <a:lnTo>
                                  <a:pt x="87707" y="563421"/>
                                </a:lnTo>
                                <a:lnTo>
                                  <a:pt x="81116" y="563421"/>
                                </a:lnTo>
                                <a:lnTo>
                                  <a:pt x="81116" y="561236"/>
                                </a:lnTo>
                                <a:lnTo>
                                  <a:pt x="83300" y="561236"/>
                                </a:lnTo>
                                <a:lnTo>
                                  <a:pt x="83300" y="559014"/>
                                </a:lnTo>
                                <a:lnTo>
                                  <a:pt x="94261" y="559014"/>
                                </a:lnTo>
                                <a:lnTo>
                                  <a:pt x="94261" y="556829"/>
                                </a:lnTo>
                                <a:lnTo>
                                  <a:pt x="96445" y="556829"/>
                                </a:lnTo>
                                <a:lnTo>
                                  <a:pt x="96445" y="554645"/>
                                </a:lnTo>
                                <a:lnTo>
                                  <a:pt x="100865" y="554645"/>
                                </a:lnTo>
                                <a:lnTo>
                                  <a:pt x="100865" y="552461"/>
                                </a:lnTo>
                                <a:lnTo>
                                  <a:pt x="98680" y="552461"/>
                                </a:lnTo>
                                <a:lnTo>
                                  <a:pt x="98680" y="548041"/>
                                </a:lnTo>
                                <a:lnTo>
                                  <a:pt x="103049" y="548041"/>
                                </a:lnTo>
                                <a:lnTo>
                                  <a:pt x="103049" y="545856"/>
                                </a:lnTo>
                                <a:lnTo>
                                  <a:pt x="107406" y="545856"/>
                                </a:lnTo>
                                <a:lnTo>
                                  <a:pt x="107406" y="543685"/>
                                </a:lnTo>
                                <a:lnTo>
                                  <a:pt x="111825" y="543685"/>
                                </a:lnTo>
                                <a:lnTo>
                                  <a:pt x="111825" y="541500"/>
                                </a:lnTo>
                                <a:lnTo>
                                  <a:pt x="109641" y="541500"/>
                                </a:lnTo>
                                <a:lnTo>
                                  <a:pt x="109641" y="537081"/>
                                </a:lnTo>
                                <a:lnTo>
                                  <a:pt x="111825" y="537081"/>
                                </a:lnTo>
                                <a:lnTo>
                                  <a:pt x="111825" y="539316"/>
                                </a:lnTo>
                                <a:lnTo>
                                  <a:pt x="114010" y="539316"/>
                                </a:lnTo>
                                <a:lnTo>
                                  <a:pt x="114010" y="537081"/>
                                </a:lnTo>
                                <a:lnTo>
                                  <a:pt x="120601" y="537081"/>
                                </a:lnTo>
                                <a:lnTo>
                                  <a:pt x="120601" y="534896"/>
                                </a:lnTo>
                                <a:lnTo>
                                  <a:pt x="118379" y="534896"/>
                                </a:lnTo>
                                <a:lnTo>
                                  <a:pt x="118379" y="532712"/>
                                </a:lnTo>
                                <a:lnTo>
                                  <a:pt x="109641" y="532712"/>
                                </a:lnTo>
                                <a:lnTo>
                                  <a:pt x="109641" y="530527"/>
                                </a:lnTo>
                                <a:lnTo>
                                  <a:pt x="105221" y="530527"/>
                                </a:lnTo>
                                <a:lnTo>
                                  <a:pt x="105221" y="526120"/>
                                </a:lnTo>
                                <a:lnTo>
                                  <a:pt x="103049" y="526120"/>
                                </a:lnTo>
                                <a:lnTo>
                                  <a:pt x="103049" y="519567"/>
                                </a:lnTo>
                                <a:lnTo>
                                  <a:pt x="105221" y="519567"/>
                                </a:lnTo>
                                <a:lnTo>
                                  <a:pt x="105221" y="517382"/>
                                </a:lnTo>
                                <a:lnTo>
                                  <a:pt x="107406" y="517382"/>
                                </a:lnTo>
                                <a:lnTo>
                                  <a:pt x="107406" y="515198"/>
                                </a:lnTo>
                                <a:lnTo>
                                  <a:pt x="114010" y="515198"/>
                                </a:lnTo>
                                <a:lnTo>
                                  <a:pt x="114010" y="508607"/>
                                </a:lnTo>
                                <a:lnTo>
                                  <a:pt x="111825" y="508607"/>
                                </a:lnTo>
                                <a:lnTo>
                                  <a:pt x="111825" y="502002"/>
                                </a:lnTo>
                                <a:lnTo>
                                  <a:pt x="109641" y="502002"/>
                                </a:lnTo>
                                <a:lnTo>
                                  <a:pt x="109641" y="499818"/>
                                </a:lnTo>
                                <a:lnTo>
                                  <a:pt x="111825" y="499818"/>
                                </a:lnTo>
                                <a:lnTo>
                                  <a:pt x="111825" y="495462"/>
                                </a:lnTo>
                                <a:lnTo>
                                  <a:pt x="114010" y="495462"/>
                                </a:lnTo>
                                <a:lnTo>
                                  <a:pt x="114010" y="497646"/>
                                </a:lnTo>
                                <a:lnTo>
                                  <a:pt x="120601" y="497646"/>
                                </a:lnTo>
                                <a:lnTo>
                                  <a:pt x="120601" y="499818"/>
                                </a:lnTo>
                                <a:lnTo>
                                  <a:pt x="124970" y="499818"/>
                                </a:lnTo>
                                <a:lnTo>
                                  <a:pt x="124970" y="502002"/>
                                </a:lnTo>
                                <a:lnTo>
                                  <a:pt x="122786" y="502002"/>
                                </a:lnTo>
                                <a:lnTo>
                                  <a:pt x="122786" y="506422"/>
                                </a:lnTo>
                                <a:lnTo>
                                  <a:pt x="124970" y="506422"/>
                                </a:lnTo>
                                <a:lnTo>
                                  <a:pt x="124970" y="504238"/>
                                </a:lnTo>
                                <a:lnTo>
                                  <a:pt x="133746" y="504238"/>
                                </a:lnTo>
                                <a:lnTo>
                                  <a:pt x="133746" y="506422"/>
                                </a:lnTo>
                                <a:lnTo>
                                  <a:pt x="135930" y="506422"/>
                                </a:lnTo>
                                <a:lnTo>
                                  <a:pt x="135930" y="499818"/>
                                </a:lnTo>
                                <a:lnTo>
                                  <a:pt x="140299" y="499818"/>
                                </a:lnTo>
                                <a:lnTo>
                                  <a:pt x="140299" y="502002"/>
                                </a:lnTo>
                                <a:lnTo>
                                  <a:pt x="142484" y="502002"/>
                                </a:lnTo>
                                <a:lnTo>
                                  <a:pt x="142484" y="499818"/>
                                </a:lnTo>
                                <a:lnTo>
                                  <a:pt x="144719" y="499818"/>
                                </a:lnTo>
                                <a:lnTo>
                                  <a:pt x="144719" y="495462"/>
                                </a:lnTo>
                                <a:lnTo>
                                  <a:pt x="140299" y="495462"/>
                                </a:lnTo>
                                <a:lnTo>
                                  <a:pt x="140299" y="493277"/>
                                </a:lnTo>
                                <a:lnTo>
                                  <a:pt x="133746" y="493277"/>
                                </a:lnTo>
                                <a:lnTo>
                                  <a:pt x="133746" y="491042"/>
                                </a:lnTo>
                                <a:lnTo>
                                  <a:pt x="142484" y="491042"/>
                                </a:lnTo>
                                <a:lnTo>
                                  <a:pt x="142484" y="488858"/>
                                </a:lnTo>
                                <a:lnTo>
                                  <a:pt x="144719" y="488858"/>
                                </a:lnTo>
                                <a:lnTo>
                                  <a:pt x="144719" y="484489"/>
                                </a:lnTo>
                                <a:lnTo>
                                  <a:pt x="146903" y="484489"/>
                                </a:lnTo>
                                <a:lnTo>
                                  <a:pt x="146903" y="480082"/>
                                </a:lnTo>
                                <a:lnTo>
                                  <a:pt x="151260" y="480082"/>
                                </a:lnTo>
                                <a:lnTo>
                                  <a:pt x="151260" y="482317"/>
                                </a:lnTo>
                                <a:lnTo>
                                  <a:pt x="155679" y="482317"/>
                                </a:lnTo>
                                <a:lnTo>
                                  <a:pt x="155679" y="480082"/>
                                </a:lnTo>
                                <a:lnTo>
                                  <a:pt x="160048" y="480082"/>
                                </a:lnTo>
                                <a:lnTo>
                                  <a:pt x="160048" y="482317"/>
                                </a:lnTo>
                                <a:lnTo>
                                  <a:pt x="162233" y="482317"/>
                                </a:lnTo>
                                <a:lnTo>
                                  <a:pt x="162233" y="480082"/>
                                </a:lnTo>
                                <a:lnTo>
                                  <a:pt x="164417" y="480082"/>
                                </a:lnTo>
                                <a:lnTo>
                                  <a:pt x="164417" y="477897"/>
                                </a:lnTo>
                              </a:path>
                              <a:path w="1205865" h="1118235">
                                <a:moveTo>
                                  <a:pt x="201718" y="477897"/>
                                </a:moveTo>
                                <a:lnTo>
                                  <a:pt x="206087" y="477897"/>
                                </a:lnTo>
                                <a:lnTo>
                                  <a:pt x="206087" y="480082"/>
                                </a:lnTo>
                                <a:lnTo>
                                  <a:pt x="203902" y="480082"/>
                                </a:lnTo>
                                <a:lnTo>
                                  <a:pt x="203902" y="484489"/>
                                </a:lnTo>
                                <a:lnTo>
                                  <a:pt x="201718" y="484489"/>
                                </a:lnTo>
                                <a:lnTo>
                                  <a:pt x="201718" y="477897"/>
                                </a:lnTo>
                              </a:path>
                              <a:path w="1205865" h="1118235">
                                <a:moveTo>
                                  <a:pt x="190757" y="510791"/>
                                </a:moveTo>
                                <a:lnTo>
                                  <a:pt x="192942" y="510791"/>
                                </a:lnTo>
                                <a:lnTo>
                                  <a:pt x="192942" y="512975"/>
                                </a:lnTo>
                                <a:lnTo>
                                  <a:pt x="190757" y="512975"/>
                                </a:lnTo>
                                <a:lnTo>
                                  <a:pt x="190757" y="510791"/>
                                </a:lnTo>
                              </a:path>
                              <a:path w="1205865" h="1118235">
                                <a:moveTo>
                                  <a:pt x="206087" y="519567"/>
                                </a:moveTo>
                                <a:lnTo>
                                  <a:pt x="210455" y="519567"/>
                                </a:lnTo>
                                <a:lnTo>
                                  <a:pt x="210455" y="526120"/>
                                </a:lnTo>
                                <a:lnTo>
                                  <a:pt x="203902" y="526120"/>
                                </a:lnTo>
                                <a:lnTo>
                                  <a:pt x="203902" y="528355"/>
                                </a:lnTo>
                                <a:lnTo>
                                  <a:pt x="201718" y="528355"/>
                                </a:lnTo>
                                <a:lnTo>
                                  <a:pt x="201718" y="523936"/>
                                </a:lnTo>
                                <a:lnTo>
                                  <a:pt x="203902" y="523936"/>
                                </a:lnTo>
                                <a:lnTo>
                                  <a:pt x="203902" y="521751"/>
                                </a:lnTo>
                                <a:lnTo>
                                  <a:pt x="206087" y="521751"/>
                                </a:lnTo>
                                <a:lnTo>
                                  <a:pt x="206087" y="519567"/>
                                </a:lnTo>
                              </a:path>
                              <a:path w="1205865" h="1118235">
                                <a:moveTo>
                                  <a:pt x="225823" y="526120"/>
                                </a:moveTo>
                                <a:lnTo>
                                  <a:pt x="228007" y="526120"/>
                                </a:lnTo>
                                <a:lnTo>
                                  <a:pt x="228007" y="528355"/>
                                </a:lnTo>
                                <a:lnTo>
                                  <a:pt x="225823" y="528355"/>
                                </a:lnTo>
                                <a:lnTo>
                                  <a:pt x="225823" y="526120"/>
                                </a:lnTo>
                              </a:path>
                              <a:path w="1205865" h="1118235">
                                <a:moveTo>
                                  <a:pt x="442870" y="532712"/>
                                </a:moveTo>
                                <a:lnTo>
                                  <a:pt x="445055" y="532712"/>
                                </a:lnTo>
                                <a:lnTo>
                                  <a:pt x="445055" y="537081"/>
                                </a:lnTo>
                                <a:lnTo>
                                  <a:pt x="442870" y="537081"/>
                                </a:lnTo>
                                <a:lnTo>
                                  <a:pt x="442870" y="532712"/>
                                </a:lnTo>
                              </a:path>
                              <a:path w="1205865" h="1118235">
                                <a:moveTo>
                                  <a:pt x="197298" y="563421"/>
                                </a:moveTo>
                                <a:lnTo>
                                  <a:pt x="201718" y="563421"/>
                                </a:lnTo>
                                <a:lnTo>
                                  <a:pt x="201718" y="565605"/>
                                </a:lnTo>
                                <a:lnTo>
                                  <a:pt x="197298" y="565605"/>
                                </a:lnTo>
                                <a:lnTo>
                                  <a:pt x="197298" y="563421"/>
                                </a:lnTo>
                              </a:path>
                              <a:path w="1205865" h="1118235">
                                <a:moveTo>
                                  <a:pt x="192942" y="565605"/>
                                </a:moveTo>
                                <a:lnTo>
                                  <a:pt x="197298" y="565605"/>
                                </a:lnTo>
                                <a:lnTo>
                                  <a:pt x="197298" y="567790"/>
                                </a:lnTo>
                                <a:lnTo>
                                  <a:pt x="192942" y="567790"/>
                                </a:lnTo>
                                <a:lnTo>
                                  <a:pt x="192942" y="565605"/>
                                </a:lnTo>
                              </a:path>
                              <a:path w="1205865" h="1118235">
                                <a:moveTo>
                                  <a:pt x="372727" y="583119"/>
                                </a:moveTo>
                                <a:lnTo>
                                  <a:pt x="374911" y="583119"/>
                                </a:lnTo>
                                <a:lnTo>
                                  <a:pt x="374911" y="585354"/>
                                </a:lnTo>
                                <a:lnTo>
                                  <a:pt x="372727" y="585354"/>
                                </a:lnTo>
                                <a:lnTo>
                                  <a:pt x="372727" y="583119"/>
                                </a:lnTo>
                              </a:path>
                              <a:path w="1205865" h="1118235">
                                <a:moveTo>
                                  <a:pt x="157864" y="644537"/>
                                </a:moveTo>
                                <a:lnTo>
                                  <a:pt x="162233" y="644537"/>
                                </a:lnTo>
                                <a:lnTo>
                                  <a:pt x="162233" y="646722"/>
                                </a:lnTo>
                                <a:lnTo>
                                  <a:pt x="157864" y="646722"/>
                                </a:lnTo>
                                <a:lnTo>
                                  <a:pt x="157864" y="644537"/>
                                </a:lnTo>
                              </a:path>
                              <a:path w="1205865" h="1118235">
                                <a:moveTo>
                                  <a:pt x="166640" y="646722"/>
                                </a:moveTo>
                                <a:lnTo>
                                  <a:pt x="168824" y="646722"/>
                                </a:lnTo>
                                <a:lnTo>
                                  <a:pt x="168824" y="651091"/>
                                </a:lnTo>
                                <a:lnTo>
                                  <a:pt x="166640" y="651091"/>
                                </a:lnTo>
                                <a:lnTo>
                                  <a:pt x="166640" y="646722"/>
                                </a:lnTo>
                              </a:path>
                              <a:path w="1205865" h="1118235">
                                <a:moveTo>
                                  <a:pt x="232376" y="670827"/>
                                </a:moveTo>
                                <a:lnTo>
                                  <a:pt x="234611" y="670827"/>
                                </a:lnTo>
                                <a:lnTo>
                                  <a:pt x="234611" y="673011"/>
                                </a:lnTo>
                                <a:lnTo>
                                  <a:pt x="232376" y="673011"/>
                                </a:lnTo>
                                <a:lnTo>
                                  <a:pt x="232376" y="670827"/>
                                </a:lnTo>
                              </a:path>
                              <a:path w="1205865" h="1118235">
                                <a:moveTo>
                                  <a:pt x="221416" y="683972"/>
                                </a:moveTo>
                                <a:lnTo>
                                  <a:pt x="223651" y="683972"/>
                                </a:lnTo>
                                <a:lnTo>
                                  <a:pt x="223651" y="688391"/>
                                </a:lnTo>
                                <a:lnTo>
                                  <a:pt x="221416" y="688391"/>
                                </a:lnTo>
                                <a:lnTo>
                                  <a:pt x="221416" y="683972"/>
                                </a:lnTo>
                              </a:path>
                              <a:path w="1205865" h="1118235">
                                <a:moveTo>
                                  <a:pt x="931741" y="721234"/>
                                </a:moveTo>
                                <a:lnTo>
                                  <a:pt x="933913" y="721234"/>
                                </a:lnTo>
                                <a:lnTo>
                                  <a:pt x="933913" y="723469"/>
                                </a:lnTo>
                                <a:lnTo>
                                  <a:pt x="931741" y="723469"/>
                                </a:lnTo>
                                <a:lnTo>
                                  <a:pt x="931741" y="721234"/>
                                </a:lnTo>
                              </a:path>
                              <a:path w="1205865" h="1118235">
                                <a:moveTo>
                                  <a:pt x="1019449" y="740983"/>
                                </a:moveTo>
                                <a:lnTo>
                                  <a:pt x="1021633" y="740983"/>
                                </a:lnTo>
                                <a:lnTo>
                                  <a:pt x="1021633" y="743168"/>
                                </a:lnTo>
                                <a:lnTo>
                                  <a:pt x="1019449" y="743168"/>
                                </a:lnTo>
                                <a:lnTo>
                                  <a:pt x="1019449" y="740983"/>
                                </a:lnTo>
                              </a:path>
                              <a:path w="1205865" h="1118235">
                                <a:moveTo>
                                  <a:pt x="958030" y="747575"/>
                                </a:moveTo>
                                <a:lnTo>
                                  <a:pt x="960266" y="747575"/>
                                </a:lnTo>
                                <a:lnTo>
                                  <a:pt x="960266" y="751943"/>
                                </a:lnTo>
                                <a:lnTo>
                                  <a:pt x="955846" y="751943"/>
                                </a:lnTo>
                                <a:lnTo>
                                  <a:pt x="955846" y="749759"/>
                                </a:lnTo>
                                <a:lnTo>
                                  <a:pt x="958030" y="749759"/>
                                </a:lnTo>
                                <a:lnTo>
                                  <a:pt x="958030" y="747575"/>
                                </a:lnTo>
                              </a:path>
                              <a:path w="1205865" h="1118235">
                                <a:moveTo>
                                  <a:pt x="572209" y="833060"/>
                                </a:moveTo>
                                <a:lnTo>
                                  <a:pt x="574394" y="833060"/>
                                </a:lnTo>
                                <a:lnTo>
                                  <a:pt x="574394" y="835244"/>
                                </a:lnTo>
                                <a:lnTo>
                                  <a:pt x="572209" y="835244"/>
                                </a:lnTo>
                                <a:lnTo>
                                  <a:pt x="572209" y="833060"/>
                                </a:lnTo>
                              </a:path>
                              <a:path w="1205865" h="1118235">
                                <a:moveTo>
                                  <a:pt x="563434" y="835244"/>
                                </a:moveTo>
                                <a:lnTo>
                                  <a:pt x="570025" y="835244"/>
                                </a:lnTo>
                                <a:lnTo>
                                  <a:pt x="570025" y="839651"/>
                                </a:lnTo>
                                <a:lnTo>
                                  <a:pt x="565605" y="839651"/>
                                </a:lnTo>
                                <a:lnTo>
                                  <a:pt x="565605" y="837467"/>
                                </a:lnTo>
                                <a:lnTo>
                                  <a:pt x="563434" y="837467"/>
                                </a:lnTo>
                                <a:lnTo>
                                  <a:pt x="563434" y="835244"/>
                                </a:lnTo>
                              </a:path>
                              <a:path w="1205865" h="1118235">
                                <a:moveTo>
                                  <a:pt x="567841" y="841836"/>
                                </a:moveTo>
                                <a:lnTo>
                                  <a:pt x="570025" y="841836"/>
                                </a:lnTo>
                                <a:lnTo>
                                  <a:pt x="570025" y="846205"/>
                                </a:lnTo>
                                <a:lnTo>
                                  <a:pt x="567841" y="846205"/>
                                </a:lnTo>
                                <a:lnTo>
                                  <a:pt x="567841" y="841836"/>
                                </a:lnTo>
                              </a:path>
                              <a:path w="1205865" h="1118235">
                                <a:moveTo>
                                  <a:pt x="993147" y="850624"/>
                                </a:moveTo>
                                <a:lnTo>
                                  <a:pt x="995331" y="850624"/>
                                </a:lnTo>
                                <a:lnTo>
                                  <a:pt x="995331" y="852796"/>
                                </a:lnTo>
                                <a:lnTo>
                                  <a:pt x="993147" y="852796"/>
                                </a:lnTo>
                                <a:lnTo>
                                  <a:pt x="993147" y="850624"/>
                                </a:lnTo>
                              </a:path>
                              <a:path w="1205865" h="1118235">
                                <a:moveTo>
                                  <a:pt x="620432" y="881283"/>
                                </a:moveTo>
                                <a:lnTo>
                                  <a:pt x="624801" y="881283"/>
                                </a:lnTo>
                                <a:lnTo>
                                  <a:pt x="624801" y="883505"/>
                                </a:lnTo>
                                <a:lnTo>
                                  <a:pt x="620432" y="883505"/>
                                </a:lnTo>
                                <a:lnTo>
                                  <a:pt x="620432" y="881283"/>
                                </a:lnTo>
                              </a:path>
                              <a:path w="1205865" h="1118235">
                                <a:moveTo>
                                  <a:pt x="618248" y="885690"/>
                                </a:moveTo>
                                <a:lnTo>
                                  <a:pt x="620432" y="885690"/>
                                </a:lnTo>
                                <a:lnTo>
                                  <a:pt x="620432" y="887874"/>
                                </a:lnTo>
                                <a:lnTo>
                                  <a:pt x="618248" y="887874"/>
                                </a:lnTo>
                                <a:lnTo>
                                  <a:pt x="618248" y="885690"/>
                                </a:lnTo>
                              </a:path>
                              <a:path w="1205865" h="1118235">
                                <a:moveTo>
                                  <a:pt x="640169" y="896663"/>
                                </a:moveTo>
                                <a:lnTo>
                                  <a:pt x="642353" y="896663"/>
                                </a:lnTo>
                                <a:lnTo>
                                  <a:pt x="642353" y="898835"/>
                                </a:lnTo>
                                <a:lnTo>
                                  <a:pt x="640169" y="898835"/>
                                </a:lnTo>
                                <a:lnTo>
                                  <a:pt x="640169" y="896663"/>
                                </a:lnTo>
                              </a:path>
                              <a:path w="1205865" h="1118235">
                                <a:moveTo>
                                  <a:pt x="456015" y="903203"/>
                                </a:moveTo>
                                <a:lnTo>
                                  <a:pt x="458199" y="903203"/>
                                </a:lnTo>
                                <a:lnTo>
                                  <a:pt x="458199" y="907623"/>
                                </a:lnTo>
                                <a:lnTo>
                                  <a:pt x="460384" y="907623"/>
                                </a:lnTo>
                                <a:lnTo>
                                  <a:pt x="460384" y="909808"/>
                                </a:lnTo>
                                <a:lnTo>
                                  <a:pt x="458199" y="909808"/>
                                </a:lnTo>
                                <a:lnTo>
                                  <a:pt x="458199" y="914164"/>
                                </a:lnTo>
                                <a:lnTo>
                                  <a:pt x="460384" y="914164"/>
                                </a:lnTo>
                                <a:lnTo>
                                  <a:pt x="460384" y="931728"/>
                                </a:lnTo>
                                <a:lnTo>
                                  <a:pt x="456015" y="931728"/>
                                </a:lnTo>
                                <a:lnTo>
                                  <a:pt x="456015" y="933913"/>
                                </a:lnTo>
                                <a:lnTo>
                                  <a:pt x="458199" y="933913"/>
                                </a:lnTo>
                                <a:lnTo>
                                  <a:pt x="458199" y="940517"/>
                                </a:lnTo>
                                <a:lnTo>
                                  <a:pt x="453843" y="940517"/>
                                </a:lnTo>
                                <a:lnTo>
                                  <a:pt x="453843" y="947057"/>
                                </a:lnTo>
                                <a:lnTo>
                                  <a:pt x="442870" y="947057"/>
                                </a:lnTo>
                                <a:lnTo>
                                  <a:pt x="442870" y="944873"/>
                                </a:lnTo>
                                <a:lnTo>
                                  <a:pt x="440648" y="944873"/>
                                </a:lnTo>
                                <a:lnTo>
                                  <a:pt x="440648" y="940517"/>
                                </a:lnTo>
                                <a:lnTo>
                                  <a:pt x="442870" y="940517"/>
                                </a:lnTo>
                                <a:lnTo>
                                  <a:pt x="442870" y="938282"/>
                                </a:lnTo>
                                <a:lnTo>
                                  <a:pt x="438463" y="938282"/>
                                </a:lnTo>
                                <a:lnTo>
                                  <a:pt x="438463" y="933913"/>
                                </a:lnTo>
                                <a:lnTo>
                                  <a:pt x="440648" y="933913"/>
                                </a:lnTo>
                                <a:lnTo>
                                  <a:pt x="440648" y="929544"/>
                                </a:lnTo>
                                <a:lnTo>
                                  <a:pt x="438463" y="929544"/>
                                </a:lnTo>
                                <a:lnTo>
                                  <a:pt x="438463" y="911992"/>
                                </a:lnTo>
                                <a:lnTo>
                                  <a:pt x="442870" y="911992"/>
                                </a:lnTo>
                                <a:lnTo>
                                  <a:pt x="442870" y="914164"/>
                                </a:lnTo>
                                <a:lnTo>
                                  <a:pt x="447239" y="914164"/>
                                </a:lnTo>
                                <a:lnTo>
                                  <a:pt x="447239" y="909808"/>
                                </a:lnTo>
                                <a:lnTo>
                                  <a:pt x="451608" y="909808"/>
                                </a:lnTo>
                                <a:lnTo>
                                  <a:pt x="451608" y="907623"/>
                                </a:lnTo>
                                <a:lnTo>
                                  <a:pt x="456015" y="907623"/>
                                </a:lnTo>
                                <a:lnTo>
                                  <a:pt x="456015" y="903203"/>
                                </a:lnTo>
                              </a:path>
                              <a:path w="1205865" h="1118235">
                                <a:moveTo>
                                  <a:pt x="473528" y="903203"/>
                                </a:moveTo>
                                <a:lnTo>
                                  <a:pt x="480133" y="903203"/>
                                </a:lnTo>
                                <a:lnTo>
                                  <a:pt x="480133" y="907623"/>
                                </a:lnTo>
                                <a:lnTo>
                                  <a:pt x="471357" y="907623"/>
                                </a:lnTo>
                                <a:lnTo>
                                  <a:pt x="471357" y="905439"/>
                                </a:lnTo>
                                <a:lnTo>
                                  <a:pt x="473528" y="905439"/>
                                </a:lnTo>
                                <a:lnTo>
                                  <a:pt x="473528" y="903203"/>
                                </a:lnTo>
                              </a:path>
                              <a:path w="1205865" h="1118235">
                                <a:moveTo>
                                  <a:pt x="813362" y="936097"/>
                                </a:moveTo>
                                <a:lnTo>
                                  <a:pt x="817731" y="936097"/>
                                </a:lnTo>
                                <a:lnTo>
                                  <a:pt x="817731" y="938282"/>
                                </a:lnTo>
                                <a:lnTo>
                                  <a:pt x="813362" y="938282"/>
                                </a:lnTo>
                                <a:lnTo>
                                  <a:pt x="813362" y="936097"/>
                                </a:lnTo>
                              </a:path>
                              <a:path w="1205865" h="1118235">
                                <a:moveTo>
                                  <a:pt x="835295" y="938282"/>
                                </a:moveTo>
                                <a:lnTo>
                                  <a:pt x="837480" y="938282"/>
                                </a:lnTo>
                                <a:lnTo>
                                  <a:pt x="837480" y="940517"/>
                                </a:lnTo>
                                <a:lnTo>
                                  <a:pt x="835295" y="940517"/>
                                </a:lnTo>
                                <a:lnTo>
                                  <a:pt x="835295" y="938282"/>
                                </a:lnTo>
                              </a:path>
                              <a:path w="1205865" h="1118235">
                                <a:moveTo>
                                  <a:pt x="846256" y="944873"/>
                                </a:moveTo>
                                <a:lnTo>
                                  <a:pt x="848440" y="944873"/>
                                </a:lnTo>
                                <a:lnTo>
                                  <a:pt x="848440" y="947057"/>
                                </a:lnTo>
                                <a:lnTo>
                                  <a:pt x="846256" y="947057"/>
                                </a:lnTo>
                                <a:lnTo>
                                  <a:pt x="846256" y="944873"/>
                                </a:lnTo>
                              </a:path>
                              <a:path w="1205865" h="1118235">
                                <a:moveTo>
                                  <a:pt x="841836" y="947057"/>
                                </a:moveTo>
                                <a:lnTo>
                                  <a:pt x="846256" y="947057"/>
                                </a:lnTo>
                                <a:lnTo>
                                  <a:pt x="846256" y="949242"/>
                                </a:lnTo>
                                <a:lnTo>
                                  <a:pt x="841836" y="949242"/>
                                </a:lnTo>
                                <a:lnTo>
                                  <a:pt x="841836" y="947057"/>
                                </a:lnTo>
                              </a:path>
                              <a:path w="1205865" h="1118235">
                                <a:moveTo>
                                  <a:pt x="837480" y="953662"/>
                                </a:moveTo>
                                <a:lnTo>
                                  <a:pt x="839664" y="953662"/>
                                </a:lnTo>
                                <a:lnTo>
                                  <a:pt x="839664" y="955846"/>
                                </a:lnTo>
                                <a:lnTo>
                                  <a:pt x="837480" y="955846"/>
                                </a:lnTo>
                                <a:lnTo>
                                  <a:pt x="837480" y="953662"/>
                                </a:lnTo>
                              </a:path>
                              <a:path w="1205865" h="1118235">
                                <a:moveTo>
                                  <a:pt x="447239" y="955846"/>
                                </a:moveTo>
                                <a:lnTo>
                                  <a:pt x="460384" y="955846"/>
                                </a:lnTo>
                                <a:lnTo>
                                  <a:pt x="460384" y="962387"/>
                                </a:lnTo>
                                <a:lnTo>
                                  <a:pt x="462568" y="962387"/>
                                </a:lnTo>
                                <a:lnTo>
                                  <a:pt x="462568" y="968991"/>
                                </a:lnTo>
                                <a:lnTo>
                                  <a:pt x="464803" y="968991"/>
                                </a:lnTo>
                                <a:lnTo>
                                  <a:pt x="464803" y="975582"/>
                                </a:lnTo>
                                <a:lnTo>
                                  <a:pt x="466988" y="975582"/>
                                </a:lnTo>
                                <a:lnTo>
                                  <a:pt x="466988" y="977767"/>
                                </a:lnTo>
                                <a:lnTo>
                                  <a:pt x="462568" y="977767"/>
                                </a:lnTo>
                                <a:lnTo>
                                  <a:pt x="462568" y="990911"/>
                                </a:lnTo>
                                <a:lnTo>
                                  <a:pt x="464803" y="990911"/>
                                </a:lnTo>
                                <a:lnTo>
                                  <a:pt x="464803" y="999700"/>
                                </a:lnTo>
                                <a:lnTo>
                                  <a:pt x="462568" y="999700"/>
                                </a:lnTo>
                                <a:lnTo>
                                  <a:pt x="462568" y="1015029"/>
                                </a:lnTo>
                                <a:lnTo>
                                  <a:pt x="460384" y="1015029"/>
                                </a:lnTo>
                                <a:lnTo>
                                  <a:pt x="460384" y="1019398"/>
                                </a:lnTo>
                                <a:lnTo>
                                  <a:pt x="453843" y="1019398"/>
                                </a:lnTo>
                                <a:lnTo>
                                  <a:pt x="453843" y="1015029"/>
                                </a:lnTo>
                                <a:lnTo>
                                  <a:pt x="445055" y="1015029"/>
                                </a:lnTo>
                                <a:lnTo>
                                  <a:pt x="445055" y="1028174"/>
                                </a:lnTo>
                                <a:lnTo>
                                  <a:pt x="442870" y="1028174"/>
                                </a:lnTo>
                                <a:lnTo>
                                  <a:pt x="442870" y="1023805"/>
                                </a:lnTo>
                                <a:lnTo>
                                  <a:pt x="434094" y="1023805"/>
                                </a:lnTo>
                                <a:lnTo>
                                  <a:pt x="434094" y="1021621"/>
                                </a:lnTo>
                                <a:lnTo>
                                  <a:pt x="431910" y="1021621"/>
                                </a:lnTo>
                                <a:lnTo>
                                  <a:pt x="431910" y="1017214"/>
                                </a:lnTo>
                                <a:lnTo>
                                  <a:pt x="429675" y="1017214"/>
                                </a:lnTo>
                                <a:lnTo>
                                  <a:pt x="429675" y="1015029"/>
                                </a:lnTo>
                                <a:lnTo>
                                  <a:pt x="431910" y="1015029"/>
                                </a:lnTo>
                                <a:lnTo>
                                  <a:pt x="431910" y="1012845"/>
                                </a:lnTo>
                                <a:lnTo>
                                  <a:pt x="429675" y="1012845"/>
                                </a:lnTo>
                                <a:lnTo>
                                  <a:pt x="429675" y="1006241"/>
                                </a:lnTo>
                                <a:lnTo>
                                  <a:pt x="434094" y="1006241"/>
                                </a:lnTo>
                                <a:lnTo>
                                  <a:pt x="434094" y="999700"/>
                                </a:lnTo>
                                <a:lnTo>
                                  <a:pt x="438463" y="999700"/>
                                </a:lnTo>
                                <a:lnTo>
                                  <a:pt x="438463" y="997516"/>
                                </a:lnTo>
                                <a:lnTo>
                                  <a:pt x="436279" y="997516"/>
                                </a:lnTo>
                                <a:lnTo>
                                  <a:pt x="436279" y="993096"/>
                                </a:lnTo>
                                <a:lnTo>
                                  <a:pt x="431910" y="993096"/>
                                </a:lnTo>
                                <a:lnTo>
                                  <a:pt x="431910" y="990911"/>
                                </a:lnTo>
                                <a:lnTo>
                                  <a:pt x="436279" y="990911"/>
                                </a:lnTo>
                                <a:lnTo>
                                  <a:pt x="436279" y="984320"/>
                                </a:lnTo>
                                <a:lnTo>
                                  <a:pt x="434094" y="984320"/>
                                </a:lnTo>
                                <a:lnTo>
                                  <a:pt x="434094" y="977767"/>
                                </a:lnTo>
                                <a:lnTo>
                                  <a:pt x="431910" y="977767"/>
                                </a:lnTo>
                                <a:lnTo>
                                  <a:pt x="431910" y="975582"/>
                                </a:lnTo>
                                <a:lnTo>
                                  <a:pt x="429675" y="975582"/>
                                </a:lnTo>
                                <a:lnTo>
                                  <a:pt x="429675" y="971175"/>
                                </a:lnTo>
                                <a:lnTo>
                                  <a:pt x="427490" y="971175"/>
                                </a:lnTo>
                                <a:lnTo>
                                  <a:pt x="427490" y="964622"/>
                                </a:lnTo>
                                <a:lnTo>
                                  <a:pt x="438463" y="964622"/>
                                </a:lnTo>
                                <a:lnTo>
                                  <a:pt x="438463" y="962387"/>
                                </a:lnTo>
                                <a:lnTo>
                                  <a:pt x="445055" y="962387"/>
                                </a:lnTo>
                                <a:lnTo>
                                  <a:pt x="445055" y="958030"/>
                                </a:lnTo>
                                <a:lnTo>
                                  <a:pt x="447239" y="958030"/>
                                </a:lnTo>
                                <a:lnTo>
                                  <a:pt x="447239" y="955846"/>
                                </a:lnTo>
                              </a:path>
                              <a:path w="1205865" h="1118235">
                                <a:moveTo>
                                  <a:pt x="828691" y="955846"/>
                                </a:moveTo>
                                <a:lnTo>
                                  <a:pt x="833111" y="955846"/>
                                </a:lnTo>
                                <a:lnTo>
                                  <a:pt x="833111" y="958030"/>
                                </a:lnTo>
                                <a:lnTo>
                                  <a:pt x="835295" y="958030"/>
                                </a:lnTo>
                                <a:lnTo>
                                  <a:pt x="835295" y="960202"/>
                                </a:lnTo>
                                <a:lnTo>
                                  <a:pt x="830876" y="960202"/>
                                </a:lnTo>
                                <a:lnTo>
                                  <a:pt x="830876" y="958030"/>
                                </a:lnTo>
                                <a:lnTo>
                                  <a:pt x="828691" y="958030"/>
                                </a:lnTo>
                                <a:lnTo>
                                  <a:pt x="828691" y="955846"/>
                                </a:lnTo>
                              </a:path>
                              <a:path w="1205865" h="1118235">
                                <a:moveTo>
                                  <a:pt x="835295" y="960202"/>
                                </a:moveTo>
                                <a:lnTo>
                                  <a:pt x="837480" y="960202"/>
                                </a:lnTo>
                                <a:lnTo>
                                  <a:pt x="837480" y="962387"/>
                                </a:lnTo>
                                <a:lnTo>
                                  <a:pt x="835295" y="962387"/>
                                </a:lnTo>
                                <a:lnTo>
                                  <a:pt x="835295" y="960202"/>
                                </a:lnTo>
                              </a:path>
                              <a:path w="1205865" h="1118235">
                                <a:moveTo>
                                  <a:pt x="789257" y="962387"/>
                                </a:moveTo>
                                <a:lnTo>
                                  <a:pt x="795797" y="962387"/>
                                </a:lnTo>
                                <a:lnTo>
                                  <a:pt x="795797" y="964622"/>
                                </a:lnTo>
                                <a:lnTo>
                                  <a:pt x="789257" y="964622"/>
                                </a:lnTo>
                                <a:lnTo>
                                  <a:pt x="789257" y="962387"/>
                                </a:lnTo>
                              </a:path>
                              <a:path w="1205865" h="1118235">
                                <a:moveTo>
                                  <a:pt x="863769" y="968991"/>
                                </a:moveTo>
                                <a:lnTo>
                                  <a:pt x="865954" y="968991"/>
                                </a:lnTo>
                                <a:lnTo>
                                  <a:pt x="865954" y="973360"/>
                                </a:lnTo>
                                <a:lnTo>
                                  <a:pt x="870361" y="973360"/>
                                </a:lnTo>
                                <a:lnTo>
                                  <a:pt x="870361" y="977767"/>
                                </a:lnTo>
                                <a:lnTo>
                                  <a:pt x="865954" y="977767"/>
                                </a:lnTo>
                                <a:lnTo>
                                  <a:pt x="865954" y="979951"/>
                                </a:lnTo>
                                <a:lnTo>
                                  <a:pt x="857216" y="979951"/>
                                </a:lnTo>
                                <a:lnTo>
                                  <a:pt x="857216" y="977767"/>
                                </a:lnTo>
                                <a:lnTo>
                                  <a:pt x="852809" y="977767"/>
                                </a:lnTo>
                                <a:lnTo>
                                  <a:pt x="852809" y="973360"/>
                                </a:lnTo>
                                <a:lnTo>
                                  <a:pt x="855031" y="973360"/>
                                </a:lnTo>
                                <a:lnTo>
                                  <a:pt x="855031" y="971175"/>
                                </a:lnTo>
                                <a:lnTo>
                                  <a:pt x="857216" y="971175"/>
                                </a:lnTo>
                                <a:lnTo>
                                  <a:pt x="857216" y="973360"/>
                                </a:lnTo>
                                <a:lnTo>
                                  <a:pt x="859400" y="973360"/>
                                </a:lnTo>
                                <a:lnTo>
                                  <a:pt x="859400" y="971175"/>
                                </a:lnTo>
                                <a:lnTo>
                                  <a:pt x="863769" y="971175"/>
                                </a:lnTo>
                                <a:lnTo>
                                  <a:pt x="863769" y="968991"/>
                                </a:lnTo>
                              </a:path>
                              <a:path w="1205865" h="1118235">
                                <a:moveTo>
                                  <a:pt x="322268" y="984320"/>
                                </a:moveTo>
                                <a:lnTo>
                                  <a:pt x="331057" y="984320"/>
                                </a:lnTo>
                                <a:lnTo>
                                  <a:pt x="331057" y="986555"/>
                                </a:lnTo>
                                <a:lnTo>
                                  <a:pt x="333241" y="986555"/>
                                </a:lnTo>
                                <a:lnTo>
                                  <a:pt x="333241" y="988740"/>
                                </a:lnTo>
                                <a:lnTo>
                                  <a:pt x="335413" y="988740"/>
                                </a:lnTo>
                                <a:lnTo>
                                  <a:pt x="335413" y="990911"/>
                                </a:lnTo>
                                <a:lnTo>
                                  <a:pt x="326688" y="990911"/>
                                </a:lnTo>
                                <a:lnTo>
                                  <a:pt x="326688" y="988740"/>
                                </a:lnTo>
                                <a:lnTo>
                                  <a:pt x="322268" y="988740"/>
                                </a:lnTo>
                                <a:lnTo>
                                  <a:pt x="322268" y="984320"/>
                                </a:lnTo>
                              </a:path>
                              <a:path w="1205865" h="1118235">
                                <a:moveTo>
                                  <a:pt x="701549" y="984320"/>
                                </a:moveTo>
                                <a:lnTo>
                                  <a:pt x="708140" y="984320"/>
                                </a:lnTo>
                                <a:lnTo>
                                  <a:pt x="708140" y="986555"/>
                                </a:lnTo>
                                <a:lnTo>
                                  <a:pt x="710325" y="986555"/>
                                </a:lnTo>
                                <a:lnTo>
                                  <a:pt x="710325" y="993096"/>
                                </a:lnTo>
                                <a:lnTo>
                                  <a:pt x="708140" y="993096"/>
                                </a:lnTo>
                                <a:lnTo>
                                  <a:pt x="708140" y="990911"/>
                                </a:lnTo>
                                <a:lnTo>
                                  <a:pt x="705956" y="990911"/>
                                </a:lnTo>
                                <a:lnTo>
                                  <a:pt x="705956" y="988740"/>
                                </a:lnTo>
                                <a:lnTo>
                                  <a:pt x="703721" y="988740"/>
                                </a:lnTo>
                                <a:lnTo>
                                  <a:pt x="703721" y="986555"/>
                                </a:lnTo>
                                <a:lnTo>
                                  <a:pt x="701549" y="986555"/>
                                </a:lnTo>
                                <a:lnTo>
                                  <a:pt x="701549" y="984320"/>
                                </a:lnTo>
                              </a:path>
                              <a:path w="1205865" h="1118235">
                                <a:moveTo>
                                  <a:pt x="300348" y="986555"/>
                                </a:moveTo>
                                <a:lnTo>
                                  <a:pt x="302532" y="986555"/>
                                </a:lnTo>
                                <a:lnTo>
                                  <a:pt x="302532" y="993096"/>
                                </a:lnTo>
                                <a:lnTo>
                                  <a:pt x="313493" y="993096"/>
                                </a:lnTo>
                                <a:lnTo>
                                  <a:pt x="313493" y="997516"/>
                                </a:lnTo>
                                <a:lnTo>
                                  <a:pt x="311308" y="997516"/>
                                </a:lnTo>
                                <a:lnTo>
                                  <a:pt x="311308" y="999700"/>
                                </a:lnTo>
                                <a:lnTo>
                                  <a:pt x="306939" y="999700"/>
                                </a:lnTo>
                                <a:lnTo>
                                  <a:pt x="306939" y="1004069"/>
                                </a:lnTo>
                                <a:lnTo>
                                  <a:pt x="304755" y="1004069"/>
                                </a:lnTo>
                                <a:lnTo>
                                  <a:pt x="304755" y="1008425"/>
                                </a:lnTo>
                                <a:lnTo>
                                  <a:pt x="302532" y="1008425"/>
                                </a:lnTo>
                                <a:lnTo>
                                  <a:pt x="302532" y="1004069"/>
                                </a:lnTo>
                                <a:lnTo>
                                  <a:pt x="295979" y="1004069"/>
                                </a:lnTo>
                                <a:lnTo>
                                  <a:pt x="295979" y="1001884"/>
                                </a:lnTo>
                                <a:lnTo>
                                  <a:pt x="293794" y="1001884"/>
                                </a:lnTo>
                                <a:lnTo>
                                  <a:pt x="293794" y="997516"/>
                                </a:lnTo>
                                <a:lnTo>
                                  <a:pt x="287203" y="997516"/>
                                </a:lnTo>
                                <a:lnTo>
                                  <a:pt x="287203" y="995280"/>
                                </a:lnTo>
                                <a:lnTo>
                                  <a:pt x="289375" y="995280"/>
                                </a:lnTo>
                                <a:lnTo>
                                  <a:pt x="289375" y="990911"/>
                                </a:lnTo>
                                <a:lnTo>
                                  <a:pt x="295979" y="990911"/>
                                </a:lnTo>
                                <a:lnTo>
                                  <a:pt x="295979" y="988740"/>
                                </a:lnTo>
                                <a:lnTo>
                                  <a:pt x="300348" y="988740"/>
                                </a:lnTo>
                                <a:lnTo>
                                  <a:pt x="300348" y="986555"/>
                                </a:lnTo>
                              </a:path>
                              <a:path w="1205865" h="1118235">
                                <a:moveTo>
                                  <a:pt x="791441" y="986555"/>
                                </a:moveTo>
                                <a:lnTo>
                                  <a:pt x="793626" y="986555"/>
                                </a:lnTo>
                                <a:lnTo>
                                  <a:pt x="793626" y="990911"/>
                                </a:lnTo>
                                <a:lnTo>
                                  <a:pt x="791441" y="990911"/>
                                </a:lnTo>
                                <a:lnTo>
                                  <a:pt x="791441" y="986555"/>
                                </a:lnTo>
                              </a:path>
                              <a:path w="1205865" h="1118235">
                                <a:moveTo>
                                  <a:pt x="800217" y="988740"/>
                                </a:moveTo>
                                <a:lnTo>
                                  <a:pt x="804586" y="988740"/>
                                </a:lnTo>
                                <a:lnTo>
                                  <a:pt x="804586" y="990911"/>
                                </a:lnTo>
                                <a:lnTo>
                                  <a:pt x="800217" y="990911"/>
                                </a:lnTo>
                                <a:lnTo>
                                  <a:pt x="800217" y="988740"/>
                                </a:lnTo>
                              </a:path>
                              <a:path w="1205865" h="1118235">
                                <a:moveTo>
                                  <a:pt x="822150" y="990911"/>
                                </a:moveTo>
                                <a:lnTo>
                                  <a:pt x="824322" y="990911"/>
                                </a:lnTo>
                                <a:lnTo>
                                  <a:pt x="824322" y="993096"/>
                                </a:lnTo>
                                <a:lnTo>
                                  <a:pt x="822150" y="993096"/>
                                </a:lnTo>
                                <a:lnTo>
                                  <a:pt x="822150" y="990911"/>
                                </a:lnTo>
                              </a:path>
                              <a:path w="1205865" h="1118235">
                                <a:moveTo>
                                  <a:pt x="868189" y="990911"/>
                                </a:moveTo>
                                <a:lnTo>
                                  <a:pt x="872545" y="990911"/>
                                </a:lnTo>
                                <a:lnTo>
                                  <a:pt x="872545" y="993096"/>
                                </a:lnTo>
                                <a:lnTo>
                                  <a:pt x="874730" y="993096"/>
                                </a:lnTo>
                                <a:lnTo>
                                  <a:pt x="874730" y="995280"/>
                                </a:lnTo>
                                <a:lnTo>
                                  <a:pt x="870361" y="995280"/>
                                </a:lnTo>
                                <a:lnTo>
                                  <a:pt x="870361" y="993096"/>
                                </a:lnTo>
                                <a:lnTo>
                                  <a:pt x="868189" y="993096"/>
                                </a:lnTo>
                                <a:lnTo>
                                  <a:pt x="868189" y="990911"/>
                                </a:lnTo>
                              </a:path>
                              <a:path w="1205865" h="1118235">
                                <a:moveTo>
                                  <a:pt x="824322" y="993096"/>
                                </a:moveTo>
                                <a:lnTo>
                                  <a:pt x="826507" y="993096"/>
                                </a:lnTo>
                                <a:lnTo>
                                  <a:pt x="826507" y="997516"/>
                                </a:lnTo>
                                <a:lnTo>
                                  <a:pt x="824322" y="997516"/>
                                </a:lnTo>
                                <a:lnTo>
                                  <a:pt x="824322" y="993096"/>
                                </a:lnTo>
                              </a:path>
                              <a:path w="1205865" h="1118235">
                                <a:moveTo>
                                  <a:pt x="857216" y="993096"/>
                                </a:moveTo>
                                <a:lnTo>
                                  <a:pt x="859400" y="993096"/>
                                </a:lnTo>
                                <a:lnTo>
                                  <a:pt x="859400" y="995280"/>
                                </a:lnTo>
                                <a:lnTo>
                                  <a:pt x="863769" y="995280"/>
                                </a:lnTo>
                                <a:lnTo>
                                  <a:pt x="863769" y="999700"/>
                                </a:lnTo>
                                <a:lnTo>
                                  <a:pt x="865954" y="999700"/>
                                </a:lnTo>
                                <a:lnTo>
                                  <a:pt x="865954" y="1001884"/>
                                </a:lnTo>
                                <a:lnTo>
                                  <a:pt x="863769" y="1001884"/>
                                </a:lnTo>
                                <a:lnTo>
                                  <a:pt x="863769" y="1008425"/>
                                </a:lnTo>
                                <a:lnTo>
                                  <a:pt x="861585" y="1008425"/>
                                </a:lnTo>
                                <a:lnTo>
                                  <a:pt x="861585" y="1006241"/>
                                </a:lnTo>
                                <a:lnTo>
                                  <a:pt x="859400" y="1006241"/>
                                </a:lnTo>
                                <a:lnTo>
                                  <a:pt x="859400" y="997516"/>
                                </a:lnTo>
                                <a:lnTo>
                                  <a:pt x="857216" y="997516"/>
                                </a:lnTo>
                                <a:lnTo>
                                  <a:pt x="857216" y="993096"/>
                                </a:lnTo>
                              </a:path>
                              <a:path w="1205865" h="1118235">
                                <a:moveTo>
                                  <a:pt x="732245" y="1006241"/>
                                </a:moveTo>
                                <a:lnTo>
                                  <a:pt x="736614" y="1006241"/>
                                </a:lnTo>
                                <a:lnTo>
                                  <a:pt x="736614" y="1008425"/>
                                </a:lnTo>
                                <a:lnTo>
                                  <a:pt x="734430" y="1008425"/>
                                </a:lnTo>
                                <a:lnTo>
                                  <a:pt x="734430" y="1012845"/>
                                </a:lnTo>
                                <a:lnTo>
                                  <a:pt x="732245" y="1012845"/>
                                </a:lnTo>
                                <a:lnTo>
                                  <a:pt x="732245" y="1017214"/>
                                </a:lnTo>
                                <a:lnTo>
                                  <a:pt x="734430" y="1017214"/>
                                </a:lnTo>
                                <a:lnTo>
                                  <a:pt x="734430" y="1019398"/>
                                </a:lnTo>
                                <a:lnTo>
                                  <a:pt x="727838" y="1019398"/>
                                </a:lnTo>
                                <a:lnTo>
                                  <a:pt x="727838" y="1012845"/>
                                </a:lnTo>
                                <a:lnTo>
                                  <a:pt x="730074" y="1012845"/>
                                </a:lnTo>
                                <a:lnTo>
                                  <a:pt x="730074" y="1008425"/>
                                </a:lnTo>
                                <a:lnTo>
                                  <a:pt x="732245" y="1008425"/>
                                </a:lnTo>
                                <a:lnTo>
                                  <a:pt x="732245" y="1006241"/>
                                </a:lnTo>
                              </a:path>
                              <a:path w="1205865" h="1118235">
                                <a:moveTo>
                                  <a:pt x="256494" y="1010660"/>
                                </a:moveTo>
                                <a:lnTo>
                                  <a:pt x="265270" y="1010660"/>
                                </a:lnTo>
                                <a:lnTo>
                                  <a:pt x="265270" y="1012845"/>
                                </a:lnTo>
                                <a:lnTo>
                                  <a:pt x="263085" y="1012845"/>
                                </a:lnTo>
                                <a:lnTo>
                                  <a:pt x="263085" y="1015029"/>
                                </a:lnTo>
                                <a:lnTo>
                                  <a:pt x="258716" y="1015029"/>
                                </a:lnTo>
                                <a:lnTo>
                                  <a:pt x="258716" y="1012845"/>
                                </a:lnTo>
                                <a:lnTo>
                                  <a:pt x="256494" y="1012845"/>
                                </a:lnTo>
                                <a:lnTo>
                                  <a:pt x="256494" y="1010660"/>
                                </a:lnTo>
                              </a:path>
                              <a:path w="1205865" h="1118235">
                                <a:moveTo>
                                  <a:pt x="881334" y="1012845"/>
                                </a:moveTo>
                                <a:lnTo>
                                  <a:pt x="887874" y="1012845"/>
                                </a:lnTo>
                                <a:lnTo>
                                  <a:pt x="887874" y="1015029"/>
                                </a:lnTo>
                                <a:lnTo>
                                  <a:pt x="890110" y="1015029"/>
                                </a:lnTo>
                                <a:lnTo>
                                  <a:pt x="890110" y="1017214"/>
                                </a:lnTo>
                                <a:lnTo>
                                  <a:pt x="887874" y="1017214"/>
                                </a:lnTo>
                                <a:lnTo>
                                  <a:pt x="887874" y="1019398"/>
                                </a:lnTo>
                                <a:lnTo>
                                  <a:pt x="881334" y="1019398"/>
                                </a:lnTo>
                                <a:lnTo>
                                  <a:pt x="881334" y="1012845"/>
                                </a:lnTo>
                              </a:path>
                              <a:path w="1205865" h="1118235">
                                <a:moveTo>
                                  <a:pt x="822150" y="1015029"/>
                                </a:moveTo>
                                <a:lnTo>
                                  <a:pt x="828691" y="1015029"/>
                                </a:lnTo>
                                <a:lnTo>
                                  <a:pt x="828691" y="1019398"/>
                                </a:lnTo>
                                <a:lnTo>
                                  <a:pt x="819915" y="1019398"/>
                                </a:lnTo>
                                <a:lnTo>
                                  <a:pt x="819915" y="1017214"/>
                                </a:lnTo>
                                <a:lnTo>
                                  <a:pt x="822150" y="1017214"/>
                                </a:lnTo>
                                <a:lnTo>
                                  <a:pt x="822150" y="1015029"/>
                                </a:lnTo>
                              </a:path>
                              <a:path w="1205865" h="1118235">
                                <a:moveTo>
                                  <a:pt x="833111" y="1019398"/>
                                </a:moveTo>
                                <a:lnTo>
                                  <a:pt x="835295" y="1019398"/>
                                </a:lnTo>
                                <a:lnTo>
                                  <a:pt x="835295" y="1021621"/>
                                </a:lnTo>
                                <a:lnTo>
                                  <a:pt x="839664" y="1021621"/>
                                </a:lnTo>
                                <a:lnTo>
                                  <a:pt x="839664" y="1025990"/>
                                </a:lnTo>
                                <a:lnTo>
                                  <a:pt x="837480" y="1025990"/>
                                </a:lnTo>
                                <a:lnTo>
                                  <a:pt x="837480" y="1023805"/>
                                </a:lnTo>
                                <a:lnTo>
                                  <a:pt x="833111" y="1023805"/>
                                </a:lnTo>
                                <a:lnTo>
                                  <a:pt x="833111" y="1019398"/>
                                </a:lnTo>
                              </a:path>
                              <a:path w="1205865" h="1118235">
                                <a:moveTo>
                                  <a:pt x="868189" y="1021621"/>
                                </a:moveTo>
                                <a:lnTo>
                                  <a:pt x="872545" y="1021621"/>
                                </a:lnTo>
                                <a:lnTo>
                                  <a:pt x="872545" y="1025990"/>
                                </a:lnTo>
                                <a:lnTo>
                                  <a:pt x="865954" y="1025990"/>
                                </a:lnTo>
                                <a:lnTo>
                                  <a:pt x="865954" y="1023805"/>
                                </a:lnTo>
                                <a:lnTo>
                                  <a:pt x="868189" y="1023805"/>
                                </a:lnTo>
                                <a:lnTo>
                                  <a:pt x="868189" y="1021621"/>
                                </a:lnTo>
                              </a:path>
                              <a:path w="1205865" h="1118235">
                                <a:moveTo>
                                  <a:pt x="1085224" y="1023805"/>
                                </a:moveTo>
                                <a:lnTo>
                                  <a:pt x="1087408" y="1023805"/>
                                </a:lnTo>
                                <a:lnTo>
                                  <a:pt x="1087408" y="1028174"/>
                                </a:lnTo>
                                <a:lnTo>
                                  <a:pt x="1085224" y="1028174"/>
                                </a:lnTo>
                                <a:lnTo>
                                  <a:pt x="1085224" y="1023805"/>
                                </a:lnTo>
                              </a:path>
                              <a:path w="1205865" h="1118235">
                                <a:moveTo>
                                  <a:pt x="725654" y="1025990"/>
                                </a:moveTo>
                                <a:lnTo>
                                  <a:pt x="732245" y="1025990"/>
                                </a:lnTo>
                                <a:lnTo>
                                  <a:pt x="732245" y="1028174"/>
                                </a:lnTo>
                                <a:lnTo>
                                  <a:pt x="734430" y="1028174"/>
                                </a:lnTo>
                                <a:lnTo>
                                  <a:pt x="734430" y="1030358"/>
                                </a:lnTo>
                                <a:lnTo>
                                  <a:pt x="730074" y="1030358"/>
                                </a:lnTo>
                                <a:lnTo>
                                  <a:pt x="730074" y="1032594"/>
                                </a:lnTo>
                                <a:lnTo>
                                  <a:pt x="725654" y="1032594"/>
                                </a:lnTo>
                                <a:lnTo>
                                  <a:pt x="725654" y="1025990"/>
                                </a:lnTo>
                              </a:path>
                              <a:path w="1205865" h="1118235">
                                <a:moveTo>
                                  <a:pt x="846256" y="1028174"/>
                                </a:moveTo>
                                <a:lnTo>
                                  <a:pt x="848440" y="1028174"/>
                                </a:lnTo>
                                <a:lnTo>
                                  <a:pt x="848440" y="1030358"/>
                                </a:lnTo>
                                <a:lnTo>
                                  <a:pt x="846256" y="1030358"/>
                                </a:lnTo>
                                <a:lnTo>
                                  <a:pt x="846256" y="1028174"/>
                                </a:lnTo>
                              </a:path>
                              <a:path w="1205865" h="1118235">
                                <a:moveTo>
                                  <a:pt x="1083001" y="1028174"/>
                                </a:moveTo>
                                <a:lnTo>
                                  <a:pt x="1085224" y="1028174"/>
                                </a:lnTo>
                                <a:lnTo>
                                  <a:pt x="1085224" y="1030358"/>
                                </a:lnTo>
                                <a:lnTo>
                                  <a:pt x="1083001" y="1030358"/>
                                </a:lnTo>
                                <a:lnTo>
                                  <a:pt x="1083001" y="1028174"/>
                                </a:lnTo>
                              </a:path>
                              <a:path w="1205865" h="1118235">
                                <a:moveTo>
                                  <a:pt x="850624" y="1032594"/>
                                </a:moveTo>
                                <a:lnTo>
                                  <a:pt x="852809" y="1032594"/>
                                </a:lnTo>
                                <a:lnTo>
                                  <a:pt x="852809" y="1034778"/>
                                </a:lnTo>
                                <a:lnTo>
                                  <a:pt x="850624" y="1034778"/>
                                </a:lnTo>
                                <a:lnTo>
                                  <a:pt x="850624" y="1032594"/>
                                </a:lnTo>
                              </a:path>
                              <a:path w="1205865" h="1118235">
                                <a:moveTo>
                                  <a:pt x="1078632" y="1032594"/>
                                </a:moveTo>
                                <a:lnTo>
                                  <a:pt x="1083001" y="1032594"/>
                                </a:lnTo>
                                <a:lnTo>
                                  <a:pt x="1083001" y="1034778"/>
                                </a:lnTo>
                                <a:lnTo>
                                  <a:pt x="1080817" y="1034778"/>
                                </a:lnTo>
                                <a:lnTo>
                                  <a:pt x="1080817" y="1036950"/>
                                </a:lnTo>
                                <a:lnTo>
                                  <a:pt x="1078632" y="1036950"/>
                                </a:lnTo>
                                <a:lnTo>
                                  <a:pt x="1078632" y="1032594"/>
                                </a:lnTo>
                              </a:path>
                              <a:path w="1205865" h="1118235">
                                <a:moveTo>
                                  <a:pt x="839664" y="1034778"/>
                                </a:moveTo>
                                <a:lnTo>
                                  <a:pt x="841836" y="1034778"/>
                                </a:lnTo>
                                <a:lnTo>
                                  <a:pt x="841836" y="1036950"/>
                                </a:lnTo>
                                <a:lnTo>
                                  <a:pt x="839664" y="1036950"/>
                                </a:lnTo>
                                <a:lnTo>
                                  <a:pt x="839664" y="1034778"/>
                                </a:lnTo>
                              </a:path>
                              <a:path w="1205865" h="1118235">
                                <a:moveTo>
                                  <a:pt x="826507" y="1036950"/>
                                </a:moveTo>
                                <a:lnTo>
                                  <a:pt x="828691" y="1036950"/>
                                </a:lnTo>
                                <a:lnTo>
                                  <a:pt x="828691" y="1041319"/>
                                </a:lnTo>
                                <a:lnTo>
                                  <a:pt x="826507" y="1041319"/>
                                </a:lnTo>
                                <a:lnTo>
                                  <a:pt x="826507" y="1036950"/>
                                </a:lnTo>
                              </a:path>
                              <a:path w="1205865" h="1118235">
                                <a:moveTo>
                                  <a:pt x="890110" y="1036950"/>
                                </a:moveTo>
                                <a:lnTo>
                                  <a:pt x="894478" y="1036950"/>
                                </a:lnTo>
                                <a:lnTo>
                                  <a:pt x="894478" y="1039134"/>
                                </a:lnTo>
                                <a:lnTo>
                                  <a:pt x="890110" y="1039134"/>
                                </a:lnTo>
                                <a:lnTo>
                                  <a:pt x="890110" y="1036950"/>
                                </a:lnTo>
                              </a:path>
                              <a:path w="1205865" h="1118235">
                                <a:moveTo>
                                  <a:pt x="1074263" y="1036950"/>
                                </a:moveTo>
                                <a:lnTo>
                                  <a:pt x="1076448" y="1036950"/>
                                </a:lnTo>
                                <a:lnTo>
                                  <a:pt x="1076448" y="1039134"/>
                                </a:lnTo>
                                <a:lnTo>
                                  <a:pt x="1078632" y="1039134"/>
                                </a:lnTo>
                                <a:lnTo>
                                  <a:pt x="1078632" y="1043554"/>
                                </a:lnTo>
                                <a:lnTo>
                                  <a:pt x="1076448" y="1043554"/>
                                </a:lnTo>
                                <a:lnTo>
                                  <a:pt x="1076448" y="1047923"/>
                                </a:lnTo>
                                <a:lnTo>
                                  <a:pt x="1078632" y="1047923"/>
                                </a:lnTo>
                                <a:lnTo>
                                  <a:pt x="1078632" y="1052279"/>
                                </a:lnTo>
                                <a:lnTo>
                                  <a:pt x="1076448" y="1052279"/>
                                </a:lnTo>
                                <a:lnTo>
                                  <a:pt x="1076448" y="1054514"/>
                                </a:lnTo>
                                <a:lnTo>
                                  <a:pt x="1074263" y="1054514"/>
                                </a:lnTo>
                                <a:lnTo>
                                  <a:pt x="1074263" y="1052279"/>
                                </a:lnTo>
                                <a:lnTo>
                                  <a:pt x="1069856" y="1052279"/>
                                </a:lnTo>
                                <a:lnTo>
                                  <a:pt x="1069856" y="1054514"/>
                                </a:lnTo>
                                <a:lnTo>
                                  <a:pt x="1072028" y="1054514"/>
                                </a:lnTo>
                                <a:lnTo>
                                  <a:pt x="1072028" y="1058883"/>
                                </a:lnTo>
                                <a:lnTo>
                                  <a:pt x="1067672" y="1058883"/>
                                </a:lnTo>
                                <a:lnTo>
                                  <a:pt x="1067672" y="1063252"/>
                                </a:lnTo>
                                <a:lnTo>
                                  <a:pt x="1061068" y="1063252"/>
                                </a:lnTo>
                                <a:lnTo>
                                  <a:pt x="1061068" y="1065437"/>
                                </a:lnTo>
                                <a:lnTo>
                                  <a:pt x="1058883" y="1065437"/>
                                </a:lnTo>
                                <a:lnTo>
                                  <a:pt x="1058883" y="1069844"/>
                                </a:lnTo>
                                <a:lnTo>
                                  <a:pt x="1050158" y="1069844"/>
                                </a:lnTo>
                                <a:lnTo>
                                  <a:pt x="1050158" y="1072028"/>
                                </a:lnTo>
                                <a:lnTo>
                                  <a:pt x="1045738" y="1072028"/>
                                </a:lnTo>
                                <a:lnTo>
                                  <a:pt x="1045738" y="1069844"/>
                                </a:lnTo>
                                <a:lnTo>
                                  <a:pt x="1039185" y="1069844"/>
                                </a:lnTo>
                                <a:lnTo>
                                  <a:pt x="1039185" y="1061068"/>
                                </a:lnTo>
                                <a:lnTo>
                                  <a:pt x="1043554" y="1061068"/>
                                </a:lnTo>
                                <a:lnTo>
                                  <a:pt x="1043554" y="1056699"/>
                                </a:lnTo>
                                <a:lnTo>
                                  <a:pt x="1045738" y="1056699"/>
                                </a:lnTo>
                                <a:lnTo>
                                  <a:pt x="1045738" y="1054514"/>
                                </a:lnTo>
                                <a:lnTo>
                                  <a:pt x="1050158" y="1054514"/>
                                </a:lnTo>
                                <a:lnTo>
                                  <a:pt x="1050158" y="1052279"/>
                                </a:lnTo>
                                <a:lnTo>
                                  <a:pt x="1052343" y="1052279"/>
                                </a:lnTo>
                                <a:lnTo>
                                  <a:pt x="1052343" y="1050107"/>
                                </a:lnTo>
                                <a:lnTo>
                                  <a:pt x="1050158" y="1050107"/>
                                </a:lnTo>
                                <a:lnTo>
                                  <a:pt x="1050158" y="1047923"/>
                                </a:lnTo>
                                <a:lnTo>
                                  <a:pt x="1056699" y="1047923"/>
                                </a:lnTo>
                                <a:lnTo>
                                  <a:pt x="1056699" y="1045738"/>
                                </a:lnTo>
                                <a:lnTo>
                                  <a:pt x="1063303" y="1045738"/>
                                </a:lnTo>
                                <a:lnTo>
                                  <a:pt x="1063303" y="1043554"/>
                                </a:lnTo>
                                <a:lnTo>
                                  <a:pt x="1069856" y="1043554"/>
                                </a:lnTo>
                                <a:lnTo>
                                  <a:pt x="1069856" y="1039134"/>
                                </a:lnTo>
                                <a:lnTo>
                                  <a:pt x="1074263" y="1039134"/>
                                </a:lnTo>
                                <a:lnTo>
                                  <a:pt x="1074263" y="1036950"/>
                                </a:lnTo>
                              </a:path>
                              <a:path w="1205865" h="1118235">
                                <a:moveTo>
                                  <a:pt x="734430" y="1039134"/>
                                </a:moveTo>
                                <a:lnTo>
                                  <a:pt x="738799" y="1039134"/>
                                </a:lnTo>
                                <a:lnTo>
                                  <a:pt x="738799" y="1045738"/>
                                </a:lnTo>
                                <a:lnTo>
                                  <a:pt x="736614" y="1045738"/>
                                </a:lnTo>
                                <a:lnTo>
                                  <a:pt x="736614" y="1043554"/>
                                </a:lnTo>
                                <a:lnTo>
                                  <a:pt x="734430" y="1043554"/>
                                </a:lnTo>
                                <a:lnTo>
                                  <a:pt x="734430" y="1039134"/>
                                </a:lnTo>
                              </a:path>
                              <a:path w="1205865" h="1118235">
                                <a:moveTo>
                                  <a:pt x="852809" y="1041319"/>
                                </a:moveTo>
                                <a:lnTo>
                                  <a:pt x="859400" y="1041319"/>
                                </a:lnTo>
                                <a:lnTo>
                                  <a:pt x="859400" y="1043554"/>
                                </a:lnTo>
                                <a:lnTo>
                                  <a:pt x="857216" y="1043554"/>
                                </a:lnTo>
                                <a:lnTo>
                                  <a:pt x="857216" y="1045738"/>
                                </a:lnTo>
                                <a:lnTo>
                                  <a:pt x="859400" y="1045738"/>
                                </a:lnTo>
                                <a:lnTo>
                                  <a:pt x="859400" y="1047923"/>
                                </a:lnTo>
                                <a:lnTo>
                                  <a:pt x="852809" y="1047923"/>
                                </a:lnTo>
                                <a:lnTo>
                                  <a:pt x="852809" y="1041319"/>
                                </a:lnTo>
                              </a:path>
                              <a:path w="1205865" h="1118235">
                                <a:moveTo>
                                  <a:pt x="896663" y="1041319"/>
                                </a:moveTo>
                                <a:lnTo>
                                  <a:pt x="898847" y="1041319"/>
                                </a:lnTo>
                                <a:lnTo>
                                  <a:pt x="898847" y="1045738"/>
                                </a:lnTo>
                                <a:lnTo>
                                  <a:pt x="896663" y="1045738"/>
                                </a:lnTo>
                                <a:lnTo>
                                  <a:pt x="896663" y="1041319"/>
                                </a:lnTo>
                              </a:path>
                              <a:path w="1205865" h="1118235">
                                <a:moveTo>
                                  <a:pt x="907623" y="1041319"/>
                                </a:moveTo>
                                <a:lnTo>
                                  <a:pt x="909808" y="1041319"/>
                                </a:lnTo>
                                <a:lnTo>
                                  <a:pt x="909808" y="1045738"/>
                                </a:lnTo>
                                <a:lnTo>
                                  <a:pt x="907623" y="1045738"/>
                                </a:lnTo>
                                <a:lnTo>
                                  <a:pt x="907623" y="1041319"/>
                                </a:lnTo>
                              </a:path>
                              <a:path w="1205865" h="1118235">
                                <a:moveTo>
                                  <a:pt x="848440" y="1043554"/>
                                </a:moveTo>
                                <a:lnTo>
                                  <a:pt x="850624" y="1043554"/>
                                </a:lnTo>
                                <a:lnTo>
                                  <a:pt x="850624" y="1047923"/>
                                </a:lnTo>
                                <a:lnTo>
                                  <a:pt x="848440" y="1047923"/>
                                </a:lnTo>
                                <a:lnTo>
                                  <a:pt x="848440" y="1043554"/>
                                </a:lnTo>
                              </a:path>
                              <a:path w="1205865" h="1118235">
                                <a:moveTo>
                                  <a:pt x="865954" y="1045738"/>
                                </a:moveTo>
                                <a:lnTo>
                                  <a:pt x="868189" y="1045738"/>
                                </a:lnTo>
                                <a:lnTo>
                                  <a:pt x="868189" y="1047923"/>
                                </a:lnTo>
                                <a:lnTo>
                                  <a:pt x="865954" y="1047923"/>
                                </a:lnTo>
                                <a:lnTo>
                                  <a:pt x="865954" y="1045738"/>
                                </a:lnTo>
                              </a:path>
                              <a:path w="1205865" h="1118235">
                                <a:moveTo>
                                  <a:pt x="922952" y="1047923"/>
                                </a:moveTo>
                                <a:lnTo>
                                  <a:pt x="927372" y="1047923"/>
                                </a:lnTo>
                                <a:lnTo>
                                  <a:pt x="927372" y="1050107"/>
                                </a:lnTo>
                                <a:lnTo>
                                  <a:pt x="925188" y="1050107"/>
                                </a:lnTo>
                                <a:lnTo>
                                  <a:pt x="925188" y="1052279"/>
                                </a:lnTo>
                                <a:lnTo>
                                  <a:pt x="927372" y="1052279"/>
                                </a:lnTo>
                                <a:lnTo>
                                  <a:pt x="927372" y="1056699"/>
                                </a:lnTo>
                                <a:lnTo>
                                  <a:pt x="925188" y="1056699"/>
                                </a:lnTo>
                                <a:lnTo>
                                  <a:pt x="925188" y="1061068"/>
                                </a:lnTo>
                                <a:lnTo>
                                  <a:pt x="922952" y="1061068"/>
                                </a:lnTo>
                                <a:lnTo>
                                  <a:pt x="922952" y="1065437"/>
                                </a:lnTo>
                                <a:lnTo>
                                  <a:pt x="920768" y="1065437"/>
                                </a:lnTo>
                                <a:lnTo>
                                  <a:pt x="920768" y="1061068"/>
                                </a:lnTo>
                                <a:lnTo>
                                  <a:pt x="918583" y="1061068"/>
                                </a:lnTo>
                                <a:lnTo>
                                  <a:pt x="918583" y="1058883"/>
                                </a:lnTo>
                                <a:lnTo>
                                  <a:pt x="916399" y="1058883"/>
                                </a:lnTo>
                                <a:lnTo>
                                  <a:pt x="916399" y="1056699"/>
                                </a:lnTo>
                                <a:lnTo>
                                  <a:pt x="918583" y="1056699"/>
                                </a:lnTo>
                                <a:lnTo>
                                  <a:pt x="918583" y="1052279"/>
                                </a:lnTo>
                                <a:lnTo>
                                  <a:pt x="920768" y="1052279"/>
                                </a:lnTo>
                                <a:lnTo>
                                  <a:pt x="920768" y="1050107"/>
                                </a:lnTo>
                                <a:lnTo>
                                  <a:pt x="922952" y="1050107"/>
                                </a:lnTo>
                                <a:lnTo>
                                  <a:pt x="922952" y="1047923"/>
                                </a:lnTo>
                              </a:path>
                              <a:path w="1205865" h="1118235">
                                <a:moveTo>
                                  <a:pt x="852809" y="1054514"/>
                                </a:moveTo>
                                <a:lnTo>
                                  <a:pt x="855031" y="1054514"/>
                                </a:lnTo>
                                <a:lnTo>
                                  <a:pt x="855031" y="1056699"/>
                                </a:lnTo>
                                <a:lnTo>
                                  <a:pt x="852809" y="1056699"/>
                                </a:lnTo>
                                <a:lnTo>
                                  <a:pt x="852809" y="1054514"/>
                                </a:lnTo>
                              </a:path>
                              <a:path w="1205865" h="1118235">
                                <a:moveTo>
                                  <a:pt x="833111" y="1058883"/>
                                </a:moveTo>
                                <a:lnTo>
                                  <a:pt x="835295" y="1058883"/>
                                </a:lnTo>
                                <a:lnTo>
                                  <a:pt x="835295" y="1061068"/>
                                </a:lnTo>
                                <a:lnTo>
                                  <a:pt x="833111" y="1061068"/>
                                </a:lnTo>
                                <a:lnTo>
                                  <a:pt x="833111" y="1058883"/>
                                </a:lnTo>
                              </a:path>
                              <a:path w="1205865" h="1118235">
                                <a:moveTo>
                                  <a:pt x="857216" y="1063252"/>
                                </a:moveTo>
                                <a:lnTo>
                                  <a:pt x="861585" y="1063252"/>
                                </a:lnTo>
                                <a:lnTo>
                                  <a:pt x="861585" y="1065437"/>
                                </a:lnTo>
                                <a:lnTo>
                                  <a:pt x="857216" y="1065437"/>
                                </a:lnTo>
                                <a:lnTo>
                                  <a:pt x="857216" y="1063252"/>
                                </a:lnTo>
                              </a:path>
                              <a:path w="1205865" h="1118235">
                                <a:moveTo>
                                  <a:pt x="784837" y="1072028"/>
                                </a:moveTo>
                                <a:lnTo>
                                  <a:pt x="787072" y="1072028"/>
                                </a:lnTo>
                                <a:lnTo>
                                  <a:pt x="787072" y="1076397"/>
                                </a:lnTo>
                                <a:lnTo>
                                  <a:pt x="784837" y="1076397"/>
                                </a:lnTo>
                                <a:lnTo>
                                  <a:pt x="784837" y="1072028"/>
                                </a:lnTo>
                              </a:path>
                              <a:path w="1205865" h="1118235">
                                <a:moveTo>
                                  <a:pt x="798033" y="1076397"/>
                                </a:moveTo>
                                <a:lnTo>
                                  <a:pt x="800217" y="1076397"/>
                                </a:lnTo>
                                <a:lnTo>
                                  <a:pt x="800217" y="1082988"/>
                                </a:lnTo>
                                <a:lnTo>
                                  <a:pt x="798033" y="1082988"/>
                                </a:lnTo>
                                <a:lnTo>
                                  <a:pt x="798033" y="1076397"/>
                                </a:lnTo>
                              </a:path>
                              <a:path w="1205865" h="1118235">
                                <a:moveTo>
                                  <a:pt x="903254" y="1080817"/>
                                </a:moveTo>
                                <a:lnTo>
                                  <a:pt x="905439" y="1080817"/>
                                </a:lnTo>
                                <a:lnTo>
                                  <a:pt x="905439" y="1085173"/>
                                </a:lnTo>
                                <a:lnTo>
                                  <a:pt x="903254" y="1085173"/>
                                </a:lnTo>
                                <a:lnTo>
                                  <a:pt x="903254" y="1080817"/>
                                </a:lnTo>
                              </a:path>
                              <a:path w="1205865" h="1118235">
                                <a:moveTo>
                                  <a:pt x="870361" y="1093961"/>
                                </a:moveTo>
                                <a:lnTo>
                                  <a:pt x="872545" y="1093961"/>
                                </a:lnTo>
                                <a:lnTo>
                                  <a:pt x="872545" y="1100553"/>
                                </a:lnTo>
                                <a:lnTo>
                                  <a:pt x="874730" y="1100553"/>
                                </a:lnTo>
                                <a:lnTo>
                                  <a:pt x="874730" y="1098317"/>
                                </a:lnTo>
                                <a:lnTo>
                                  <a:pt x="876914" y="1098317"/>
                                </a:lnTo>
                                <a:lnTo>
                                  <a:pt x="876914" y="1096146"/>
                                </a:lnTo>
                                <a:lnTo>
                                  <a:pt x="883518" y="1096146"/>
                                </a:lnTo>
                                <a:lnTo>
                                  <a:pt x="883518" y="1093961"/>
                                </a:lnTo>
                                <a:lnTo>
                                  <a:pt x="887874" y="1093961"/>
                                </a:lnTo>
                                <a:lnTo>
                                  <a:pt x="887874" y="1098317"/>
                                </a:lnTo>
                                <a:lnTo>
                                  <a:pt x="885703" y="1098317"/>
                                </a:lnTo>
                                <a:lnTo>
                                  <a:pt x="885703" y="1100553"/>
                                </a:lnTo>
                                <a:lnTo>
                                  <a:pt x="883518" y="1100553"/>
                                </a:lnTo>
                                <a:lnTo>
                                  <a:pt x="883518" y="1102737"/>
                                </a:lnTo>
                                <a:lnTo>
                                  <a:pt x="879149" y="1102737"/>
                                </a:lnTo>
                                <a:lnTo>
                                  <a:pt x="879149" y="1104922"/>
                                </a:lnTo>
                                <a:lnTo>
                                  <a:pt x="876914" y="1104922"/>
                                </a:lnTo>
                                <a:lnTo>
                                  <a:pt x="876914" y="1102737"/>
                                </a:lnTo>
                                <a:lnTo>
                                  <a:pt x="872545" y="1102737"/>
                                </a:lnTo>
                                <a:lnTo>
                                  <a:pt x="872545" y="1104922"/>
                                </a:lnTo>
                                <a:lnTo>
                                  <a:pt x="861585" y="1104922"/>
                                </a:lnTo>
                                <a:lnTo>
                                  <a:pt x="861585" y="1109291"/>
                                </a:lnTo>
                                <a:lnTo>
                                  <a:pt x="855031" y="1109291"/>
                                </a:lnTo>
                                <a:lnTo>
                                  <a:pt x="855031" y="1111475"/>
                                </a:lnTo>
                                <a:lnTo>
                                  <a:pt x="848440" y="1111475"/>
                                </a:lnTo>
                                <a:lnTo>
                                  <a:pt x="848440" y="1109291"/>
                                </a:lnTo>
                                <a:lnTo>
                                  <a:pt x="844071" y="1109291"/>
                                </a:lnTo>
                                <a:lnTo>
                                  <a:pt x="844071" y="1107106"/>
                                </a:lnTo>
                                <a:lnTo>
                                  <a:pt x="837480" y="1107106"/>
                                </a:lnTo>
                                <a:lnTo>
                                  <a:pt x="837480" y="1104922"/>
                                </a:lnTo>
                                <a:lnTo>
                                  <a:pt x="828691" y="1104922"/>
                                </a:lnTo>
                                <a:lnTo>
                                  <a:pt x="828691" y="1107106"/>
                                </a:lnTo>
                                <a:lnTo>
                                  <a:pt x="817731" y="1107106"/>
                                </a:lnTo>
                                <a:lnTo>
                                  <a:pt x="817731" y="1102737"/>
                                </a:lnTo>
                                <a:lnTo>
                                  <a:pt x="819915" y="1102737"/>
                                </a:lnTo>
                                <a:lnTo>
                                  <a:pt x="819915" y="1100553"/>
                                </a:lnTo>
                                <a:lnTo>
                                  <a:pt x="822150" y="1100553"/>
                                </a:lnTo>
                                <a:lnTo>
                                  <a:pt x="822150" y="1098317"/>
                                </a:lnTo>
                                <a:lnTo>
                                  <a:pt x="826507" y="1098317"/>
                                </a:lnTo>
                                <a:lnTo>
                                  <a:pt x="826507" y="1096146"/>
                                </a:lnTo>
                                <a:lnTo>
                                  <a:pt x="830876" y="1096146"/>
                                </a:lnTo>
                                <a:lnTo>
                                  <a:pt x="830876" y="1098317"/>
                                </a:lnTo>
                                <a:lnTo>
                                  <a:pt x="833111" y="1098317"/>
                                </a:lnTo>
                                <a:lnTo>
                                  <a:pt x="833111" y="1100553"/>
                                </a:lnTo>
                                <a:lnTo>
                                  <a:pt x="844071" y="1100553"/>
                                </a:lnTo>
                                <a:lnTo>
                                  <a:pt x="844071" y="1098317"/>
                                </a:lnTo>
                                <a:lnTo>
                                  <a:pt x="846256" y="1098317"/>
                                </a:lnTo>
                                <a:lnTo>
                                  <a:pt x="846256" y="1096146"/>
                                </a:lnTo>
                                <a:lnTo>
                                  <a:pt x="855031" y="1096146"/>
                                </a:lnTo>
                                <a:lnTo>
                                  <a:pt x="855031" y="1098317"/>
                                </a:lnTo>
                                <a:lnTo>
                                  <a:pt x="859400" y="1098317"/>
                                </a:lnTo>
                                <a:lnTo>
                                  <a:pt x="859400" y="1096146"/>
                                </a:lnTo>
                                <a:lnTo>
                                  <a:pt x="861585" y="1096146"/>
                                </a:lnTo>
                                <a:lnTo>
                                  <a:pt x="861585" y="1098317"/>
                                </a:lnTo>
                                <a:lnTo>
                                  <a:pt x="865954" y="1098317"/>
                                </a:lnTo>
                                <a:lnTo>
                                  <a:pt x="865954" y="1096146"/>
                                </a:lnTo>
                                <a:lnTo>
                                  <a:pt x="870361" y="1096146"/>
                                </a:lnTo>
                                <a:lnTo>
                                  <a:pt x="870361" y="1093961"/>
                                </a:lnTo>
                              </a:path>
                              <a:path w="1205865" h="1118235">
                                <a:moveTo>
                                  <a:pt x="580985" y="1113698"/>
                                </a:moveTo>
                                <a:lnTo>
                                  <a:pt x="587539" y="1113698"/>
                                </a:lnTo>
                                <a:lnTo>
                                  <a:pt x="587539" y="1115882"/>
                                </a:lnTo>
                                <a:lnTo>
                                  <a:pt x="585354" y="1115882"/>
                                </a:lnTo>
                                <a:lnTo>
                                  <a:pt x="585354" y="1118066"/>
                                </a:lnTo>
                                <a:lnTo>
                                  <a:pt x="580985" y="1118066"/>
                                </a:lnTo>
                                <a:lnTo>
                                  <a:pt x="580985" y="1113698"/>
                                </a:lnTo>
                              </a:path>
                              <a:path w="1205865" h="1118235">
                                <a:moveTo>
                                  <a:pt x="282834" y="0"/>
                                </a:moveTo>
                                <a:lnTo>
                                  <a:pt x="282834" y="2184"/>
                                </a:lnTo>
                                <a:lnTo>
                                  <a:pt x="285019" y="2184"/>
                                </a:lnTo>
                                <a:lnTo>
                                  <a:pt x="285019" y="4368"/>
                                </a:lnTo>
                                <a:lnTo>
                                  <a:pt x="287203" y="4368"/>
                                </a:lnTo>
                                <a:lnTo>
                                  <a:pt x="287203" y="0"/>
                                </a:lnTo>
                                <a:lnTo>
                                  <a:pt x="282834" y="0"/>
                                </a:lnTo>
                                <a:close/>
                              </a:path>
                              <a:path w="1205865" h="1118235">
                                <a:moveTo>
                                  <a:pt x="276230" y="4368"/>
                                </a:moveTo>
                                <a:lnTo>
                                  <a:pt x="280650" y="4368"/>
                                </a:lnTo>
                                <a:lnTo>
                                  <a:pt x="280650" y="6553"/>
                                </a:lnTo>
                                <a:lnTo>
                                  <a:pt x="276230" y="6553"/>
                                </a:lnTo>
                                <a:lnTo>
                                  <a:pt x="276230" y="4368"/>
                                </a:lnTo>
                                <a:close/>
                              </a:path>
                              <a:path w="1205865" h="1118235">
                                <a:moveTo>
                                  <a:pt x="282834" y="4368"/>
                                </a:moveTo>
                                <a:lnTo>
                                  <a:pt x="285019" y="4368"/>
                                </a:lnTo>
                                <a:lnTo>
                                  <a:pt x="285019" y="6553"/>
                                </a:lnTo>
                                <a:lnTo>
                                  <a:pt x="282834" y="6553"/>
                                </a:lnTo>
                                <a:lnTo>
                                  <a:pt x="282834" y="4368"/>
                                </a:lnTo>
                                <a:close/>
                              </a:path>
                              <a:path w="1205865" h="1118235">
                                <a:moveTo>
                                  <a:pt x="703721" y="24105"/>
                                </a:moveTo>
                                <a:lnTo>
                                  <a:pt x="705956" y="24105"/>
                                </a:lnTo>
                                <a:lnTo>
                                  <a:pt x="705956" y="26289"/>
                                </a:lnTo>
                                <a:lnTo>
                                  <a:pt x="703721" y="26289"/>
                                </a:lnTo>
                                <a:lnTo>
                                  <a:pt x="703721" y="24105"/>
                                </a:lnTo>
                                <a:close/>
                              </a:path>
                              <a:path w="1205865" h="1118235">
                                <a:moveTo>
                                  <a:pt x="710325" y="24105"/>
                                </a:moveTo>
                                <a:lnTo>
                                  <a:pt x="712509" y="24105"/>
                                </a:lnTo>
                                <a:lnTo>
                                  <a:pt x="712509" y="26289"/>
                                </a:lnTo>
                                <a:lnTo>
                                  <a:pt x="710325" y="26289"/>
                                </a:lnTo>
                                <a:lnTo>
                                  <a:pt x="710325" y="24105"/>
                                </a:lnTo>
                                <a:close/>
                              </a:path>
                              <a:path w="1205865" h="1118235">
                                <a:moveTo>
                                  <a:pt x="701549" y="28474"/>
                                </a:moveTo>
                                <a:lnTo>
                                  <a:pt x="703733" y="28474"/>
                                </a:lnTo>
                                <a:lnTo>
                                  <a:pt x="703733" y="30658"/>
                                </a:lnTo>
                                <a:lnTo>
                                  <a:pt x="701549" y="30658"/>
                                </a:lnTo>
                                <a:lnTo>
                                  <a:pt x="701549" y="28474"/>
                                </a:lnTo>
                                <a:close/>
                              </a:path>
                              <a:path w="1205865" h="1118235">
                                <a:moveTo>
                                  <a:pt x="600683" y="24105"/>
                                </a:moveTo>
                                <a:lnTo>
                                  <a:pt x="600683" y="28474"/>
                                </a:lnTo>
                                <a:lnTo>
                                  <a:pt x="596315" y="28474"/>
                                </a:lnTo>
                                <a:lnTo>
                                  <a:pt x="596315" y="32893"/>
                                </a:lnTo>
                                <a:lnTo>
                                  <a:pt x="598499" y="32893"/>
                                </a:lnTo>
                                <a:lnTo>
                                  <a:pt x="598499" y="30658"/>
                                </a:lnTo>
                                <a:lnTo>
                                  <a:pt x="605103" y="30658"/>
                                </a:lnTo>
                                <a:lnTo>
                                  <a:pt x="605103" y="28474"/>
                                </a:lnTo>
                                <a:lnTo>
                                  <a:pt x="607288" y="28474"/>
                                </a:lnTo>
                                <a:lnTo>
                                  <a:pt x="607288" y="26289"/>
                                </a:lnTo>
                                <a:lnTo>
                                  <a:pt x="605103" y="26289"/>
                                </a:lnTo>
                                <a:lnTo>
                                  <a:pt x="605103" y="24105"/>
                                </a:lnTo>
                                <a:lnTo>
                                  <a:pt x="600683" y="24105"/>
                                </a:lnTo>
                                <a:close/>
                              </a:path>
                              <a:path w="1205865" h="1118235">
                                <a:moveTo>
                                  <a:pt x="723470" y="32893"/>
                                </a:moveTo>
                                <a:lnTo>
                                  <a:pt x="725654" y="32893"/>
                                </a:lnTo>
                                <a:lnTo>
                                  <a:pt x="725654" y="37262"/>
                                </a:lnTo>
                                <a:lnTo>
                                  <a:pt x="723470" y="37262"/>
                                </a:lnTo>
                                <a:lnTo>
                                  <a:pt x="723470" y="32893"/>
                                </a:lnTo>
                                <a:close/>
                              </a:path>
                              <a:path w="1205865" h="1118235">
                                <a:moveTo>
                                  <a:pt x="580985" y="43803"/>
                                </a:moveTo>
                                <a:lnTo>
                                  <a:pt x="580985" y="50407"/>
                                </a:lnTo>
                                <a:lnTo>
                                  <a:pt x="585354" y="50407"/>
                                </a:lnTo>
                                <a:lnTo>
                                  <a:pt x="585354" y="52591"/>
                                </a:lnTo>
                                <a:lnTo>
                                  <a:pt x="589723" y="52591"/>
                                </a:lnTo>
                                <a:lnTo>
                                  <a:pt x="589723" y="50407"/>
                                </a:lnTo>
                                <a:lnTo>
                                  <a:pt x="587539" y="50407"/>
                                </a:lnTo>
                                <a:lnTo>
                                  <a:pt x="587539" y="43803"/>
                                </a:lnTo>
                                <a:lnTo>
                                  <a:pt x="580985" y="43803"/>
                                </a:lnTo>
                                <a:close/>
                              </a:path>
                              <a:path w="1205865" h="1118235">
                                <a:moveTo>
                                  <a:pt x="526171" y="105221"/>
                                </a:moveTo>
                                <a:lnTo>
                                  <a:pt x="526171" y="107406"/>
                                </a:lnTo>
                                <a:lnTo>
                                  <a:pt x="523987" y="107406"/>
                                </a:lnTo>
                                <a:lnTo>
                                  <a:pt x="523987" y="109590"/>
                                </a:lnTo>
                                <a:lnTo>
                                  <a:pt x="521802" y="109590"/>
                                </a:lnTo>
                                <a:lnTo>
                                  <a:pt x="521802" y="107406"/>
                                </a:lnTo>
                                <a:lnTo>
                                  <a:pt x="519567" y="107406"/>
                                </a:lnTo>
                                <a:lnTo>
                                  <a:pt x="519567" y="109590"/>
                                </a:lnTo>
                                <a:lnTo>
                                  <a:pt x="513026" y="109590"/>
                                </a:lnTo>
                                <a:lnTo>
                                  <a:pt x="513026" y="116181"/>
                                </a:lnTo>
                                <a:lnTo>
                                  <a:pt x="521802" y="116181"/>
                                </a:lnTo>
                                <a:lnTo>
                                  <a:pt x="521802" y="111774"/>
                                </a:lnTo>
                                <a:lnTo>
                                  <a:pt x="528356" y="111774"/>
                                </a:lnTo>
                                <a:lnTo>
                                  <a:pt x="528356" y="109590"/>
                                </a:lnTo>
                                <a:lnTo>
                                  <a:pt x="530540" y="109590"/>
                                </a:lnTo>
                                <a:lnTo>
                                  <a:pt x="530540" y="105221"/>
                                </a:lnTo>
                                <a:lnTo>
                                  <a:pt x="526171" y="105221"/>
                                </a:lnTo>
                                <a:close/>
                              </a:path>
                              <a:path w="1205865" h="1118235">
                                <a:moveTo>
                                  <a:pt x="508607" y="116181"/>
                                </a:moveTo>
                                <a:lnTo>
                                  <a:pt x="513026" y="116181"/>
                                </a:lnTo>
                                <a:lnTo>
                                  <a:pt x="513026" y="120550"/>
                                </a:lnTo>
                                <a:lnTo>
                                  <a:pt x="508607" y="120550"/>
                                </a:lnTo>
                                <a:lnTo>
                                  <a:pt x="508607" y="116181"/>
                                </a:lnTo>
                                <a:close/>
                              </a:path>
                              <a:path w="1205865" h="1118235">
                                <a:moveTo>
                                  <a:pt x="844071" y="111774"/>
                                </a:moveTo>
                                <a:lnTo>
                                  <a:pt x="844071" y="118366"/>
                                </a:lnTo>
                                <a:lnTo>
                                  <a:pt x="846256" y="118366"/>
                                </a:lnTo>
                                <a:lnTo>
                                  <a:pt x="846256" y="120550"/>
                                </a:lnTo>
                                <a:lnTo>
                                  <a:pt x="848440" y="120550"/>
                                </a:lnTo>
                                <a:lnTo>
                                  <a:pt x="848440" y="122735"/>
                                </a:lnTo>
                                <a:lnTo>
                                  <a:pt x="850624" y="122735"/>
                                </a:lnTo>
                                <a:lnTo>
                                  <a:pt x="850624" y="118366"/>
                                </a:lnTo>
                                <a:lnTo>
                                  <a:pt x="848440" y="118366"/>
                                </a:lnTo>
                                <a:lnTo>
                                  <a:pt x="848440" y="114010"/>
                                </a:lnTo>
                                <a:lnTo>
                                  <a:pt x="846256" y="114010"/>
                                </a:lnTo>
                                <a:lnTo>
                                  <a:pt x="846256" y="111774"/>
                                </a:lnTo>
                                <a:lnTo>
                                  <a:pt x="844071" y="111774"/>
                                </a:lnTo>
                                <a:close/>
                              </a:path>
                              <a:path w="1205865" h="1118235">
                                <a:moveTo>
                                  <a:pt x="506422" y="120550"/>
                                </a:moveTo>
                                <a:lnTo>
                                  <a:pt x="508607" y="120550"/>
                                </a:lnTo>
                                <a:lnTo>
                                  <a:pt x="508607" y="122735"/>
                                </a:lnTo>
                                <a:lnTo>
                                  <a:pt x="506422" y="122735"/>
                                </a:lnTo>
                                <a:lnTo>
                                  <a:pt x="506422" y="120550"/>
                                </a:lnTo>
                                <a:close/>
                              </a:path>
                              <a:path w="1205865" h="1118235">
                                <a:moveTo>
                                  <a:pt x="850624" y="122735"/>
                                </a:moveTo>
                                <a:lnTo>
                                  <a:pt x="852809" y="122735"/>
                                </a:lnTo>
                                <a:lnTo>
                                  <a:pt x="852809" y="124970"/>
                                </a:lnTo>
                                <a:lnTo>
                                  <a:pt x="850624" y="124970"/>
                                </a:lnTo>
                                <a:lnTo>
                                  <a:pt x="850624" y="122735"/>
                                </a:lnTo>
                                <a:close/>
                              </a:path>
                              <a:path w="1205865" h="1118235">
                                <a:moveTo>
                                  <a:pt x="800217" y="149075"/>
                                </a:moveTo>
                                <a:lnTo>
                                  <a:pt x="802402" y="149075"/>
                                </a:lnTo>
                                <a:lnTo>
                                  <a:pt x="802402" y="151260"/>
                                </a:lnTo>
                                <a:lnTo>
                                  <a:pt x="800217" y="151260"/>
                                </a:lnTo>
                                <a:lnTo>
                                  <a:pt x="800217" y="149075"/>
                                </a:lnTo>
                                <a:close/>
                              </a:path>
                              <a:path w="1205865" h="1118235">
                                <a:moveTo>
                                  <a:pt x="164417" y="144668"/>
                                </a:moveTo>
                                <a:lnTo>
                                  <a:pt x="164417" y="146853"/>
                                </a:lnTo>
                                <a:lnTo>
                                  <a:pt x="162233" y="146853"/>
                                </a:lnTo>
                                <a:lnTo>
                                  <a:pt x="162233" y="153444"/>
                                </a:lnTo>
                                <a:lnTo>
                                  <a:pt x="160048" y="153444"/>
                                </a:lnTo>
                                <a:lnTo>
                                  <a:pt x="160048" y="157813"/>
                                </a:lnTo>
                                <a:lnTo>
                                  <a:pt x="157864" y="157813"/>
                                </a:lnTo>
                                <a:lnTo>
                                  <a:pt x="157864" y="164404"/>
                                </a:lnTo>
                                <a:lnTo>
                                  <a:pt x="155679" y="164404"/>
                                </a:lnTo>
                                <a:lnTo>
                                  <a:pt x="155679" y="168773"/>
                                </a:lnTo>
                                <a:lnTo>
                                  <a:pt x="157864" y="168773"/>
                                </a:lnTo>
                                <a:lnTo>
                                  <a:pt x="157864" y="166589"/>
                                </a:lnTo>
                                <a:lnTo>
                                  <a:pt x="160048" y="166589"/>
                                </a:lnTo>
                                <a:lnTo>
                                  <a:pt x="160048" y="160048"/>
                                </a:lnTo>
                                <a:lnTo>
                                  <a:pt x="164417" y="160048"/>
                                </a:lnTo>
                                <a:lnTo>
                                  <a:pt x="164417" y="151260"/>
                                </a:lnTo>
                                <a:lnTo>
                                  <a:pt x="168824" y="151260"/>
                                </a:lnTo>
                                <a:lnTo>
                                  <a:pt x="168824" y="144668"/>
                                </a:lnTo>
                                <a:lnTo>
                                  <a:pt x="164417" y="144668"/>
                                </a:lnTo>
                                <a:close/>
                              </a:path>
                              <a:path w="1205865" h="1118235">
                                <a:moveTo>
                                  <a:pt x="153444" y="168773"/>
                                </a:moveTo>
                                <a:lnTo>
                                  <a:pt x="155679" y="168773"/>
                                </a:lnTo>
                                <a:lnTo>
                                  <a:pt x="155679" y="171008"/>
                                </a:lnTo>
                                <a:lnTo>
                                  <a:pt x="153444" y="171008"/>
                                </a:lnTo>
                                <a:lnTo>
                                  <a:pt x="153444" y="168773"/>
                                </a:lnTo>
                                <a:close/>
                              </a:path>
                              <a:path w="1205865" h="1118235">
                                <a:moveTo>
                                  <a:pt x="664286" y="190707"/>
                                </a:moveTo>
                                <a:lnTo>
                                  <a:pt x="666471" y="190707"/>
                                </a:lnTo>
                                <a:lnTo>
                                  <a:pt x="666471" y="195126"/>
                                </a:lnTo>
                                <a:lnTo>
                                  <a:pt x="664286" y="195126"/>
                                </a:lnTo>
                                <a:lnTo>
                                  <a:pt x="664286" y="190707"/>
                                </a:lnTo>
                                <a:close/>
                              </a:path>
                              <a:path w="1205865" h="1118235">
                                <a:moveTo>
                                  <a:pt x="629208" y="252125"/>
                                </a:moveTo>
                                <a:lnTo>
                                  <a:pt x="631393" y="252125"/>
                                </a:lnTo>
                                <a:lnTo>
                                  <a:pt x="631393" y="258678"/>
                                </a:lnTo>
                                <a:lnTo>
                                  <a:pt x="629208" y="258678"/>
                                </a:lnTo>
                                <a:lnTo>
                                  <a:pt x="629208" y="252125"/>
                                </a:lnTo>
                                <a:close/>
                              </a:path>
                              <a:path w="1205865" h="1118235">
                                <a:moveTo>
                                  <a:pt x="440648" y="263085"/>
                                </a:moveTo>
                                <a:lnTo>
                                  <a:pt x="442883" y="263085"/>
                                </a:lnTo>
                                <a:lnTo>
                                  <a:pt x="442883" y="265270"/>
                                </a:lnTo>
                                <a:lnTo>
                                  <a:pt x="440648" y="265270"/>
                                </a:lnTo>
                                <a:lnTo>
                                  <a:pt x="440648" y="263085"/>
                                </a:lnTo>
                                <a:close/>
                              </a:path>
                              <a:path w="1205865" h="1118235">
                                <a:moveTo>
                                  <a:pt x="230192" y="269626"/>
                                </a:moveTo>
                                <a:lnTo>
                                  <a:pt x="232376" y="269626"/>
                                </a:lnTo>
                                <a:lnTo>
                                  <a:pt x="232376" y="271810"/>
                                </a:lnTo>
                                <a:lnTo>
                                  <a:pt x="230192" y="271810"/>
                                </a:lnTo>
                                <a:lnTo>
                                  <a:pt x="230192" y="269626"/>
                                </a:lnTo>
                                <a:close/>
                              </a:path>
                              <a:path w="1205865" h="1118235">
                                <a:moveTo>
                                  <a:pt x="223651" y="267454"/>
                                </a:moveTo>
                                <a:lnTo>
                                  <a:pt x="223651" y="269626"/>
                                </a:lnTo>
                                <a:lnTo>
                                  <a:pt x="221416" y="269626"/>
                                </a:lnTo>
                                <a:lnTo>
                                  <a:pt x="221416" y="271810"/>
                                </a:lnTo>
                                <a:lnTo>
                                  <a:pt x="219231" y="271810"/>
                                </a:lnTo>
                                <a:lnTo>
                                  <a:pt x="219231" y="276230"/>
                                </a:lnTo>
                                <a:lnTo>
                                  <a:pt x="225823" y="276230"/>
                                </a:lnTo>
                                <a:lnTo>
                                  <a:pt x="225823" y="274046"/>
                                </a:lnTo>
                                <a:lnTo>
                                  <a:pt x="230192" y="274046"/>
                                </a:lnTo>
                                <a:lnTo>
                                  <a:pt x="230192" y="271810"/>
                                </a:lnTo>
                                <a:lnTo>
                                  <a:pt x="225823" y="271810"/>
                                </a:lnTo>
                                <a:lnTo>
                                  <a:pt x="225823" y="267454"/>
                                </a:lnTo>
                                <a:lnTo>
                                  <a:pt x="223651" y="267454"/>
                                </a:lnTo>
                                <a:close/>
                              </a:path>
                              <a:path w="1205865" h="1118235">
                                <a:moveTo>
                                  <a:pt x="223651" y="284968"/>
                                </a:moveTo>
                                <a:lnTo>
                                  <a:pt x="225835" y="284968"/>
                                </a:lnTo>
                                <a:lnTo>
                                  <a:pt x="225835" y="287203"/>
                                </a:lnTo>
                                <a:lnTo>
                                  <a:pt x="223651" y="287203"/>
                                </a:lnTo>
                                <a:lnTo>
                                  <a:pt x="223651" y="284968"/>
                                </a:lnTo>
                                <a:close/>
                              </a:path>
                              <a:path w="1205865" h="1118235">
                                <a:moveTo>
                                  <a:pt x="399016" y="298163"/>
                                </a:moveTo>
                                <a:lnTo>
                                  <a:pt x="401201" y="298163"/>
                                </a:lnTo>
                                <a:lnTo>
                                  <a:pt x="401201" y="300348"/>
                                </a:lnTo>
                                <a:lnTo>
                                  <a:pt x="399016" y="300348"/>
                                </a:lnTo>
                                <a:lnTo>
                                  <a:pt x="399016" y="298163"/>
                                </a:lnTo>
                                <a:close/>
                              </a:path>
                              <a:path w="1205865" h="1118235">
                                <a:moveTo>
                                  <a:pt x="304755" y="331044"/>
                                </a:moveTo>
                                <a:lnTo>
                                  <a:pt x="306939" y="331044"/>
                                </a:lnTo>
                                <a:lnTo>
                                  <a:pt x="306939" y="335413"/>
                                </a:lnTo>
                                <a:lnTo>
                                  <a:pt x="304755" y="335413"/>
                                </a:lnTo>
                                <a:lnTo>
                                  <a:pt x="304755" y="331044"/>
                                </a:lnTo>
                                <a:close/>
                              </a:path>
                              <a:path w="1205865" h="1118235">
                                <a:moveTo>
                                  <a:pt x="300348" y="333229"/>
                                </a:moveTo>
                                <a:lnTo>
                                  <a:pt x="300348" y="339782"/>
                                </a:lnTo>
                                <a:lnTo>
                                  <a:pt x="304755" y="339782"/>
                                </a:lnTo>
                                <a:lnTo>
                                  <a:pt x="304755" y="337598"/>
                                </a:lnTo>
                                <a:lnTo>
                                  <a:pt x="302532" y="337598"/>
                                </a:lnTo>
                                <a:lnTo>
                                  <a:pt x="302532" y="333229"/>
                                </a:lnTo>
                                <a:lnTo>
                                  <a:pt x="300348" y="333229"/>
                                </a:lnTo>
                                <a:close/>
                              </a:path>
                              <a:path w="1205865" h="1118235">
                                <a:moveTo>
                                  <a:pt x="751994" y="341967"/>
                                </a:moveTo>
                                <a:lnTo>
                                  <a:pt x="754179" y="341967"/>
                                </a:lnTo>
                                <a:lnTo>
                                  <a:pt x="754179" y="344202"/>
                                </a:lnTo>
                                <a:lnTo>
                                  <a:pt x="751994" y="344202"/>
                                </a:lnTo>
                                <a:lnTo>
                                  <a:pt x="751994" y="341967"/>
                                </a:lnTo>
                                <a:close/>
                              </a:path>
                              <a:path w="1205865" h="1118235">
                                <a:moveTo>
                                  <a:pt x="651142" y="346374"/>
                                </a:moveTo>
                                <a:lnTo>
                                  <a:pt x="651142" y="348558"/>
                                </a:lnTo>
                                <a:lnTo>
                                  <a:pt x="653326" y="348558"/>
                                </a:lnTo>
                                <a:lnTo>
                                  <a:pt x="653326" y="350742"/>
                                </a:lnTo>
                                <a:lnTo>
                                  <a:pt x="655510" y="350742"/>
                                </a:lnTo>
                                <a:lnTo>
                                  <a:pt x="655510" y="346374"/>
                                </a:lnTo>
                                <a:lnTo>
                                  <a:pt x="651142" y="346374"/>
                                </a:lnTo>
                                <a:close/>
                              </a:path>
                              <a:path w="1205865" h="1118235">
                                <a:moveTo>
                                  <a:pt x="293795" y="339782"/>
                                </a:moveTo>
                                <a:lnTo>
                                  <a:pt x="293795" y="344202"/>
                                </a:lnTo>
                                <a:lnTo>
                                  <a:pt x="289375" y="344202"/>
                                </a:lnTo>
                                <a:lnTo>
                                  <a:pt x="289375" y="348558"/>
                                </a:lnTo>
                                <a:lnTo>
                                  <a:pt x="291559" y="348558"/>
                                </a:lnTo>
                                <a:lnTo>
                                  <a:pt x="291559" y="350742"/>
                                </a:lnTo>
                                <a:lnTo>
                                  <a:pt x="293795" y="350742"/>
                                </a:lnTo>
                                <a:lnTo>
                                  <a:pt x="293795" y="357347"/>
                                </a:lnTo>
                                <a:lnTo>
                                  <a:pt x="295979" y="357347"/>
                                </a:lnTo>
                                <a:lnTo>
                                  <a:pt x="295979" y="355162"/>
                                </a:lnTo>
                                <a:lnTo>
                                  <a:pt x="298163" y="355162"/>
                                </a:lnTo>
                                <a:lnTo>
                                  <a:pt x="298163" y="341967"/>
                                </a:lnTo>
                                <a:lnTo>
                                  <a:pt x="300348" y="341967"/>
                                </a:lnTo>
                                <a:lnTo>
                                  <a:pt x="300348" y="339782"/>
                                </a:lnTo>
                                <a:lnTo>
                                  <a:pt x="293795" y="339782"/>
                                </a:lnTo>
                                <a:close/>
                              </a:path>
                              <a:path w="1205865" h="1118235">
                                <a:moveTo>
                                  <a:pt x="622617" y="346374"/>
                                </a:moveTo>
                                <a:lnTo>
                                  <a:pt x="622617" y="348558"/>
                                </a:lnTo>
                                <a:lnTo>
                                  <a:pt x="616063" y="348558"/>
                                </a:lnTo>
                                <a:lnTo>
                                  <a:pt x="616063" y="355162"/>
                                </a:lnTo>
                                <a:lnTo>
                                  <a:pt x="624801" y="355162"/>
                                </a:lnTo>
                                <a:lnTo>
                                  <a:pt x="624801" y="357347"/>
                                </a:lnTo>
                                <a:lnTo>
                                  <a:pt x="629208" y="357347"/>
                                </a:lnTo>
                                <a:lnTo>
                                  <a:pt x="629208" y="352927"/>
                                </a:lnTo>
                                <a:lnTo>
                                  <a:pt x="631393" y="352927"/>
                                </a:lnTo>
                                <a:lnTo>
                                  <a:pt x="631393" y="348558"/>
                                </a:lnTo>
                                <a:lnTo>
                                  <a:pt x="624801" y="348558"/>
                                </a:lnTo>
                                <a:lnTo>
                                  <a:pt x="624801" y="346374"/>
                                </a:lnTo>
                                <a:lnTo>
                                  <a:pt x="622617" y="346374"/>
                                </a:lnTo>
                                <a:close/>
                              </a:path>
                              <a:path w="1205865" h="1118235">
                                <a:moveTo>
                                  <a:pt x="633577" y="355162"/>
                                </a:moveTo>
                                <a:lnTo>
                                  <a:pt x="635762" y="355162"/>
                                </a:lnTo>
                                <a:lnTo>
                                  <a:pt x="635762" y="357347"/>
                                </a:lnTo>
                                <a:lnTo>
                                  <a:pt x="633577" y="357347"/>
                                </a:lnTo>
                                <a:lnTo>
                                  <a:pt x="633577" y="355162"/>
                                </a:lnTo>
                                <a:close/>
                              </a:path>
                              <a:path w="1205865" h="1118235">
                                <a:moveTo>
                                  <a:pt x="263085" y="374860"/>
                                </a:moveTo>
                                <a:lnTo>
                                  <a:pt x="265270" y="374860"/>
                                </a:lnTo>
                                <a:lnTo>
                                  <a:pt x="265270" y="377096"/>
                                </a:lnTo>
                                <a:lnTo>
                                  <a:pt x="263085" y="377096"/>
                                </a:lnTo>
                                <a:lnTo>
                                  <a:pt x="263085" y="374860"/>
                                </a:lnTo>
                                <a:close/>
                              </a:path>
                              <a:path w="1205865" h="1118235">
                                <a:moveTo>
                                  <a:pt x="256494" y="377083"/>
                                </a:moveTo>
                                <a:lnTo>
                                  <a:pt x="256494" y="383636"/>
                                </a:lnTo>
                                <a:lnTo>
                                  <a:pt x="258716" y="383636"/>
                                </a:lnTo>
                                <a:lnTo>
                                  <a:pt x="258716" y="381452"/>
                                </a:lnTo>
                                <a:lnTo>
                                  <a:pt x="263085" y="381452"/>
                                </a:lnTo>
                                <a:lnTo>
                                  <a:pt x="263085" y="377083"/>
                                </a:lnTo>
                                <a:lnTo>
                                  <a:pt x="256494" y="377083"/>
                                </a:lnTo>
                                <a:close/>
                              </a:path>
                              <a:path w="1205865" h="1118235">
                                <a:moveTo>
                                  <a:pt x="258716" y="383636"/>
                                </a:moveTo>
                                <a:lnTo>
                                  <a:pt x="260901" y="383636"/>
                                </a:lnTo>
                                <a:lnTo>
                                  <a:pt x="260901" y="385821"/>
                                </a:lnTo>
                                <a:lnTo>
                                  <a:pt x="258716" y="385821"/>
                                </a:lnTo>
                                <a:lnTo>
                                  <a:pt x="258716" y="383636"/>
                                </a:lnTo>
                                <a:close/>
                              </a:path>
                              <a:path w="1205865" h="1118235">
                                <a:moveTo>
                                  <a:pt x="206087" y="385821"/>
                                </a:moveTo>
                                <a:lnTo>
                                  <a:pt x="208271" y="385821"/>
                                </a:lnTo>
                                <a:lnTo>
                                  <a:pt x="208271" y="388005"/>
                                </a:lnTo>
                                <a:lnTo>
                                  <a:pt x="206087" y="388005"/>
                                </a:lnTo>
                                <a:lnTo>
                                  <a:pt x="206087" y="385821"/>
                                </a:lnTo>
                                <a:close/>
                              </a:path>
                              <a:path w="1205865" h="1118235">
                                <a:moveTo>
                                  <a:pt x="256494" y="385821"/>
                                </a:moveTo>
                                <a:lnTo>
                                  <a:pt x="258729" y="385821"/>
                                </a:lnTo>
                                <a:lnTo>
                                  <a:pt x="258729" y="390240"/>
                                </a:lnTo>
                                <a:lnTo>
                                  <a:pt x="256494" y="390240"/>
                                </a:lnTo>
                                <a:lnTo>
                                  <a:pt x="256494" y="385821"/>
                                </a:lnTo>
                                <a:close/>
                              </a:path>
                              <a:path w="1205865" h="1118235">
                                <a:moveTo>
                                  <a:pt x="670840" y="381452"/>
                                </a:moveTo>
                                <a:lnTo>
                                  <a:pt x="670840" y="392412"/>
                                </a:lnTo>
                                <a:lnTo>
                                  <a:pt x="673062" y="392412"/>
                                </a:lnTo>
                                <a:lnTo>
                                  <a:pt x="673062" y="390240"/>
                                </a:lnTo>
                                <a:lnTo>
                                  <a:pt x="677431" y="390240"/>
                                </a:lnTo>
                                <a:lnTo>
                                  <a:pt x="677431" y="388005"/>
                                </a:lnTo>
                                <a:lnTo>
                                  <a:pt x="679616" y="388005"/>
                                </a:lnTo>
                                <a:lnTo>
                                  <a:pt x="679616" y="383636"/>
                                </a:lnTo>
                                <a:lnTo>
                                  <a:pt x="675247" y="383636"/>
                                </a:lnTo>
                                <a:lnTo>
                                  <a:pt x="675247" y="381452"/>
                                </a:lnTo>
                                <a:lnTo>
                                  <a:pt x="670840" y="381452"/>
                                </a:lnTo>
                                <a:close/>
                              </a:path>
                              <a:path w="1205865" h="1118235">
                                <a:moveTo>
                                  <a:pt x="188522" y="396781"/>
                                </a:moveTo>
                                <a:lnTo>
                                  <a:pt x="190757" y="396781"/>
                                </a:lnTo>
                                <a:lnTo>
                                  <a:pt x="190757" y="401201"/>
                                </a:lnTo>
                                <a:lnTo>
                                  <a:pt x="188522" y="401201"/>
                                </a:lnTo>
                                <a:lnTo>
                                  <a:pt x="188522" y="396781"/>
                                </a:lnTo>
                                <a:close/>
                              </a:path>
                              <a:path w="1205865" h="1118235">
                                <a:moveTo>
                                  <a:pt x="203902" y="388005"/>
                                </a:moveTo>
                                <a:lnTo>
                                  <a:pt x="203902" y="390240"/>
                                </a:lnTo>
                                <a:lnTo>
                                  <a:pt x="197298" y="390240"/>
                                </a:lnTo>
                                <a:lnTo>
                                  <a:pt x="197298" y="392412"/>
                                </a:lnTo>
                                <a:lnTo>
                                  <a:pt x="192942" y="392412"/>
                                </a:lnTo>
                                <a:lnTo>
                                  <a:pt x="192942" y="394596"/>
                                </a:lnTo>
                                <a:lnTo>
                                  <a:pt x="190757" y="394596"/>
                                </a:lnTo>
                                <a:lnTo>
                                  <a:pt x="190757" y="396781"/>
                                </a:lnTo>
                                <a:lnTo>
                                  <a:pt x="192942" y="396781"/>
                                </a:lnTo>
                                <a:lnTo>
                                  <a:pt x="192942" y="401201"/>
                                </a:lnTo>
                                <a:lnTo>
                                  <a:pt x="190757" y="401201"/>
                                </a:lnTo>
                                <a:lnTo>
                                  <a:pt x="190757" y="403385"/>
                                </a:lnTo>
                                <a:lnTo>
                                  <a:pt x="188522" y="403385"/>
                                </a:lnTo>
                                <a:lnTo>
                                  <a:pt x="188522" y="407741"/>
                                </a:lnTo>
                                <a:lnTo>
                                  <a:pt x="195126" y="407741"/>
                                </a:lnTo>
                                <a:lnTo>
                                  <a:pt x="195126" y="401201"/>
                                </a:lnTo>
                                <a:lnTo>
                                  <a:pt x="197298" y="401201"/>
                                </a:lnTo>
                                <a:lnTo>
                                  <a:pt x="197298" y="403385"/>
                                </a:lnTo>
                                <a:lnTo>
                                  <a:pt x="199482" y="403385"/>
                                </a:lnTo>
                                <a:lnTo>
                                  <a:pt x="199482" y="401201"/>
                                </a:lnTo>
                                <a:lnTo>
                                  <a:pt x="201718" y="401201"/>
                                </a:lnTo>
                                <a:lnTo>
                                  <a:pt x="201718" y="398965"/>
                                </a:lnTo>
                                <a:lnTo>
                                  <a:pt x="203902" y="398965"/>
                                </a:lnTo>
                                <a:lnTo>
                                  <a:pt x="203902" y="394596"/>
                                </a:lnTo>
                                <a:lnTo>
                                  <a:pt x="206087" y="394596"/>
                                </a:lnTo>
                                <a:lnTo>
                                  <a:pt x="206087" y="388005"/>
                                </a:lnTo>
                                <a:lnTo>
                                  <a:pt x="203902" y="388005"/>
                                </a:lnTo>
                                <a:close/>
                              </a:path>
                              <a:path w="1205865" h="1118235">
                                <a:moveTo>
                                  <a:pt x="181969" y="407741"/>
                                </a:moveTo>
                                <a:lnTo>
                                  <a:pt x="181969" y="412161"/>
                                </a:lnTo>
                                <a:lnTo>
                                  <a:pt x="179784" y="412161"/>
                                </a:lnTo>
                                <a:lnTo>
                                  <a:pt x="179784" y="416530"/>
                                </a:lnTo>
                                <a:lnTo>
                                  <a:pt x="184153" y="416530"/>
                                </a:lnTo>
                                <a:lnTo>
                                  <a:pt x="184153" y="412161"/>
                                </a:lnTo>
                                <a:lnTo>
                                  <a:pt x="188522" y="412161"/>
                                </a:lnTo>
                                <a:lnTo>
                                  <a:pt x="188522" y="409926"/>
                                </a:lnTo>
                                <a:lnTo>
                                  <a:pt x="186338" y="409926"/>
                                </a:lnTo>
                                <a:lnTo>
                                  <a:pt x="186338" y="407741"/>
                                </a:lnTo>
                                <a:lnTo>
                                  <a:pt x="181969" y="407741"/>
                                </a:lnTo>
                                <a:close/>
                              </a:path>
                              <a:path w="1205865" h="1118235">
                                <a:moveTo>
                                  <a:pt x="668655" y="414345"/>
                                </a:moveTo>
                                <a:lnTo>
                                  <a:pt x="673075" y="414345"/>
                                </a:lnTo>
                                <a:lnTo>
                                  <a:pt x="673075" y="416530"/>
                                </a:lnTo>
                                <a:lnTo>
                                  <a:pt x="668655" y="416530"/>
                                </a:lnTo>
                                <a:lnTo>
                                  <a:pt x="668655" y="414345"/>
                                </a:lnTo>
                                <a:close/>
                              </a:path>
                              <a:path w="1205865" h="1118235">
                                <a:moveTo>
                                  <a:pt x="179784" y="418714"/>
                                </a:moveTo>
                                <a:lnTo>
                                  <a:pt x="181969" y="418714"/>
                                </a:lnTo>
                                <a:lnTo>
                                  <a:pt x="181969" y="420899"/>
                                </a:lnTo>
                                <a:lnTo>
                                  <a:pt x="179784" y="420899"/>
                                </a:lnTo>
                                <a:lnTo>
                                  <a:pt x="179784" y="418714"/>
                                </a:lnTo>
                                <a:close/>
                              </a:path>
                              <a:path w="1205865" h="1118235">
                                <a:moveTo>
                                  <a:pt x="195126" y="429675"/>
                                </a:moveTo>
                                <a:lnTo>
                                  <a:pt x="197311" y="429675"/>
                                </a:lnTo>
                                <a:lnTo>
                                  <a:pt x="197311" y="434043"/>
                                </a:lnTo>
                                <a:lnTo>
                                  <a:pt x="195126" y="434043"/>
                                </a:lnTo>
                                <a:lnTo>
                                  <a:pt x="195126" y="429675"/>
                                </a:lnTo>
                                <a:close/>
                              </a:path>
                              <a:path w="1205865" h="1118235">
                                <a:moveTo>
                                  <a:pt x="475764" y="440635"/>
                                </a:moveTo>
                                <a:lnTo>
                                  <a:pt x="480133" y="440635"/>
                                </a:lnTo>
                                <a:lnTo>
                                  <a:pt x="480133" y="442819"/>
                                </a:lnTo>
                                <a:lnTo>
                                  <a:pt x="475764" y="442819"/>
                                </a:lnTo>
                                <a:lnTo>
                                  <a:pt x="475764" y="440635"/>
                                </a:lnTo>
                                <a:close/>
                              </a:path>
                              <a:path w="1205865" h="1118235">
                                <a:moveTo>
                                  <a:pt x="186338" y="440635"/>
                                </a:moveTo>
                                <a:lnTo>
                                  <a:pt x="188522" y="440635"/>
                                </a:lnTo>
                                <a:lnTo>
                                  <a:pt x="188522" y="445004"/>
                                </a:lnTo>
                                <a:lnTo>
                                  <a:pt x="186338" y="445004"/>
                                </a:lnTo>
                                <a:lnTo>
                                  <a:pt x="186338" y="440635"/>
                                </a:lnTo>
                                <a:close/>
                              </a:path>
                              <a:path w="1205865" h="1118235">
                                <a:moveTo>
                                  <a:pt x="181969" y="442819"/>
                                </a:moveTo>
                                <a:lnTo>
                                  <a:pt x="184153" y="442819"/>
                                </a:lnTo>
                                <a:lnTo>
                                  <a:pt x="184153" y="445004"/>
                                </a:lnTo>
                                <a:lnTo>
                                  <a:pt x="181969" y="445004"/>
                                </a:lnTo>
                                <a:lnTo>
                                  <a:pt x="181969" y="442819"/>
                                </a:lnTo>
                                <a:close/>
                              </a:path>
                              <a:path w="1205865" h="1118235">
                                <a:moveTo>
                                  <a:pt x="179784" y="445004"/>
                                </a:moveTo>
                                <a:lnTo>
                                  <a:pt x="181969" y="445004"/>
                                </a:lnTo>
                                <a:lnTo>
                                  <a:pt x="181969" y="447239"/>
                                </a:lnTo>
                                <a:lnTo>
                                  <a:pt x="179784" y="447239"/>
                                </a:lnTo>
                                <a:lnTo>
                                  <a:pt x="179784" y="445004"/>
                                </a:lnTo>
                                <a:close/>
                              </a:path>
                              <a:path w="1205865" h="1118235">
                                <a:moveTo>
                                  <a:pt x="587539" y="447239"/>
                                </a:moveTo>
                                <a:lnTo>
                                  <a:pt x="587539" y="455964"/>
                                </a:lnTo>
                                <a:lnTo>
                                  <a:pt x="589723" y="455964"/>
                                </a:lnTo>
                                <a:lnTo>
                                  <a:pt x="589723" y="449423"/>
                                </a:lnTo>
                                <a:lnTo>
                                  <a:pt x="591958" y="449423"/>
                                </a:lnTo>
                                <a:lnTo>
                                  <a:pt x="591958" y="447239"/>
                                </a:lnTo>
                                <a:lnTo>
                                  <a:pt x="587539" y="447239"/>
                                </a:lnTo>
                                <a:close/>
                              </a:path>
                              <a:path w="1205865" h="1118235">
                                <a:moveTo>
                                  <a:pt x="190757" y="451608"/>
                                </a:moveTo>
                                <a:lnTo>
                                  <a:pt x="192942" y="451608"/>
                                </a:lnTo>
                                <a:lnTo>
                                  <a:pt x="192942" y="455977"/>
                                </a:lnTo>
                                <a:lnTo>
                                  <a:pt x="190757" y="455977"/>
                                </a:lnTo>
                                <a:lnTo>
                                  <a:pt x="190757" y="451608"/>
                                </a:lnTo>
                                <a:close/>
                              </a:path>
                              <a:path w="1205865" h="1118235">
                                <a:moveTo>
                                  <a:pt x="613879" y="425306"/>
                                </a:moveTo>
                                <a:lnTo>
                                  <a:pt x="613879" y="429675"/>
                                </a:lnTo>
                                <a:lnTo>
                                  <a:pt x="611644" y="429675"/>
                                </a:lnTo>
                                <a:lnTo>
                                  <a:pt x="611644" y="431859"/>
                                </a:lnTo>
                                <a:lnTo>
                                  <a:pt x="609472" y="431859"/>
                                </a:lnTo>
                                <a:lnTo>
                                  <a:pt x="609472" y="438450"/>
                                </a:lnTo>
                                <a:lnTo>
                                  <a:pt x="607288" y="438450"/>
                                </a:lnTo>
                                <a:lnTo>
                                  <a:pt x="607288" y="447239"/>
                                </a:lnTo>
                                <a:lnTo>
                                  <a:pt x="609472" y="447239"/>
                                </a:lnTo>
                                <a:lnTo>
                                  <a:pt x="609472" y="458199"/>
                                </a:lnTo>
                                <a:lnTo>
                                  <a:pt x="611644" y="458199"/>
                                </a:lnTo>
                                <a:lnTo>
                                  <a:pt x="611644" y="453780"/>
                                </a:lnTo>
                                <a:lnTo>
                                  <a:pt x="613879" y="453780"/>
                                </a:lnTo>
                                <a:lnTo>
                                  <a:pt x="613879" y="447239"/>
                                </a:lnTo>
                                <a:lnTo>
                                  <a:pt x="618248" y="447239"/>
                                </a:lnTo>
                                <a:lnTo>
                                  <a:pt x="618248" y="442819"/>
                                </a:lnTo>
                                <a:lnTo>
                                  <a:pt x="620432" y="442819"/>
                                </a:lnTo>
                                <a:lnTo>
                                  <a:pt x="620432" y="440635"/>
                                </a:lnTo>
                                <a:lnTo>
                                  <a:pt x="618248" y="440635"/>
                                </a:lnTo>
                                <a:lnTo>
                                  <a:pt x="618248" y="434043"/>
                                </a:lnTo>
                                <a:lnTo>
                                  <a:pt x="616063" y="434043"/>
                                </a:lnTo>
                                <a:lnTo>
                                  <a:pt x="616063" y="431859"/>
                                </a:lnTo>
                                <a:lnTo>
                                  <a:pt x="620432" y="431859"/>
                                </a:lnTo>
                                <a:lnTo>
                                  <a:pt x="620432" y="425306"/>
                                </a:lnTo>
                                <a:lnTo>
                                  <a:pt x="613879" y="425306"/>
                                </a:lnTo>
                                <a:close/>
                              </a:path>
                              <a:path w="1205865" h="1118235">
                                <a:moveTo>
                                  <a:pt x="585354" y="460384"/>
                                </a:moveTo>
                                <a:lnTo>
                                  <a:pt x="589723" y="460384"/>
                                </a:lnTo>
                                <a:lnTo>
                                  <a:pt x="589723" y="462568"/>
                                </a:lnTo>
                                <a:lnTo>
                                  <a:pt x="585354" y="462568"/>
                                </a:lnTo>
                                <a:lnTo>
                                  <a:pt x="585354" y="460384"/>
                                </a:lnTo>
                                <a:close/>
                              </a:path>
                              <a:path w="1205865" h="1118235">
                                <a:moveTo>
                                  <a:pt x="195126" y="462568"/>
                                </a:moveTo>
                                <a:lnTo>
                                  <a:pt x="197311" y="462568"/>
                                </a:lnTo>
                                <a:lnTo>
                                  <a:pt x="197311" y="464753"/>
                                </a:lnTo>
                                <a:lnTo>
                                  <a:pt x="195126" y="464753"/>
                                </a:lnTo>
                                <a:lnTo>
                                  <a:pt x="195126" y="462568"/>
                                </a:lnTo>
                                <a:close/>
                              </a:path>
                              <a:path w="1205865" h="1118235">
                                <a:moveTo>
                                  <a:pt x="190757" y="464753"/>
                                </a:moveTo>
                                <a:lnTo>
                                  <a:pt x="190757" y="466937"/>
                                </a:lnTo>
                                <a:lnTo>
                                  <a:pt x="184153" y="466937"/>
                                </a:lnTo>
                                <a:lnTo>
                                  <a:pt x="184153" y="469160"/>
                                </a:lnTo>
                                <a:lnTo>
                                  <a:pt x="186338" y="469160"/>
                                </a:lnTo>
                                <a:lnTo>
                                  <a:pt x="186338" y="471344"/>
                                </a:lnTo>
                                <a:lnTo>
                                  <a:pt x="184153" y="471344"/>
                                </a:lnTo>
                                <a:lnTo>
                                  <a:pt x="184153" y="473529"/>
                                </a:lnTo>
                                <a:lnTo>
                                  <a:pt x="188522" y="473529"/>
                                </a:lnTo>
                                <a:lnTo>
                                  <a:pt x="188522" y="469160"/>
                                </a:lnTo>
                                <a:lnTo>
                                  <a:pt x="195126" y="469160"/>
                                </a:lnTo>
                                <a:lnTo>
                                  <a:pt x="195126" y="464753"/>
                                </a:lnTo>
                                <a:lnTo>
                                  <a:pt x="190757" y="464753"/>
                                </a:lnTo>
                                <a:close/>
                              </a:path>
                              <a:path w="1205865" h="1118235">
                                <a:moveTo>
                                  <a:pt x="583170" y="462568"/>
                                </a:moveTo>
                                <a:lnTo>
                                  <a:pt x="583170" y="466937"/>
                                </a:lnTo>
                                <a:lnTo>
                                  <a:pt x="580985" y="466937"/>
                                </a:lnTo>
                                <a:lnTo>
                                  <a:pt x="580985" y="477897"/>
                                </a:lnTo>
                                <a:lnTo>
                                  <a:pt x="583170" y="477897"/>
                                </a:lnTo>
                                <a:lnTo>
                                  <a:pt x="583170" y="473529"/>
                                </a:lnTo>
                                <a:lnTo>
                                  <a:pt x="585354" y="473529"/>
                                </a:lnTo>
                                <a:lnTo>
                                  <a:pt x="585354" y="462568"/>
                                </a:lnTo>
                                <a:lnTo>
                                  <a:pt x="583170" y="462568"/>
                                </a:lnTo>
                                <a:close/>
                              </a:path>
                              <a:path w="1205865" h="1118235">
                                <a:moveTo>
                                  <a:pt x="201718" y="477897"/>
                                </a:moveTo>
                                <a:lnTo>
                                  <a:pt x="201718" y="484489"/>
                                </a:lnTo>
                                <a:lnTo>
                                  <a:pt x="203902" y="484489"/>
                                </a:lnTo>
                                <a:lnTo>
                                  <a:pt x="203902" y="480082"/>
                                </a:lnTo>
                                <a:lnTo>
                                  <a:pt x="206087" y="480082"/>
                                </a:lnTo>
                                <a:lnTo>
                                  <a:pt x="206087" y="477897"/>
                                </a:lnTo>
                                <a:lnTo>
                                  <a:pt x="201718" y="477897"/>
                                </a:lnTo>
                                <a:close/>
                              </a:path>
                              <a:path w="1205865" h="1118235">
                                <a:moveTo>
                                  <a:pt x="195126" y="475713"/>
                                </a:moveTo>
                                <a:lnTo>
                                  <a:pt x="195126" y="480082"/>
                                </a:lnTo>
                                <a:lnTo>
                                  <a:pt x="192942" y="480082"/>
                                </a:lnTo>
                                <a:lnTo>
                                  <a:pt x="192942" y="484489"/>
                                </a:lnTo>
                                <a:lnTo>
                                  <a:pt x="197298" y="484489"/>
                                </a:lnTo>
                                <a:lnTo>
                                  <a:pt x="197298" y="477897"/>
                                </a:lnTo>
                                <a:lnTo>
                                  <a:pt x="199482" y="477897"/>
                                </a:lnTo>
                                <a:lnTo>
                                  <a:pt x="199482" y="475713"/>
                                </a:lnTo>
                                <a:lnTo>
                                  <a:pt x="195126" y="475713"/>
                                </a:lnTo>
                                <a:close/>
                              </a:path>
                              <a:path w="1205865" h="1118235">
                                <a:moveTo>
                                  <a:pt x="190757" y="510791"/>
                                </a:moveTo>
                                <a:lnTo>
                                  <a:pt x="192942" y="510791"/>
                                </a:lnTo>
                                <a:lnTo>
                                  <a:pt x="192942" y="512976"/>
                                </a:lnTo>
                                <a:lnTo>
                                  <a:pt x="190757" y="512976"/>
                                </a:lnTo>
                                <a:lnTo>
                                  <a:pt x="190757" y="510791"/>
                                </a:lnTo>
                                <a:close/>
                              </a:path>
                              <a:path w="1205865" h="1118235">
                                <a:moveTo>
                                  <a:pt x="554645" y="515198"/>
                                </a:moveTo>
                                <a:lnTo>
                                  <a:pt x="554645" y="519567"/>
                                </a:lnTo>
                                <a:lnTo>
                                  <a:pt x="556880" y="519567"/>
                                </a:lnTo>
                                <a:lnTo>
                                  <a:pt x="556880" y="521751"/>
                                </a:lnTo>
                                <a:lnTo>
                                  <a:pt x="559065" y="521751"/>
                                </a:lnTo>
                                <a:lnTo>
                                  <a:pt x="559065" y="523936"/>
                                </a:lnTo>
                                <a:lnTo>
                                  <a:pt x="563434" y="523936"/>
                                </a:lnTo>
                                <a:lnTo>
                                  <a:pt x="563434" y="517383"/>
                                </a:lnTo>
                                <a:lnTo>
                                  <a:pt x="556880" y="517383"/>
                                </a:lnTo>
                                <a:lnTo>
                                  <a:pt x="556880" y="515198"/>
                                </a:lnTo>
                                <a:lnTo>
                                  <a:pt x="554645" y="515198"/>
                                </a:lnTo>
                                <a:close/>
                              </a:path>
                              <a:path w="1205865" h="1118235">
                                <a:moveTo>
                                  <a:pt x="508607" y="491042"/>
                                </a:moveTo>
                                <a:lnTo>
                                  <a:pt x="508607" y="493277"/>
                                </a:lnTo>
                                <a:lnTo>
                                  <a:pt x="502053" y="493277"/>
                                </a:lnTo>
                                <a:lnTo>
                                  <a:pt x="502053" y="495462"/>
                                </a:lnTo>
                                <a:lnTo>
                                  <a:pt x="497646" y="495462"/>
                                </a:lnTo>
                                <a:lnTo>
                                  <a:pt x="497646" y="499818"/>
                                </a:lnTo>
                                <a:lnTo>
                                  <a:pt x="495462" y="499818"/>
                                </a:lnTo>
                                <a:lnTo>
                                  <a:pt x="495462" y="502003"/>
                                </a:lnTo>
                                <a:lnTo>
                                  <a:pt x="488909" y="502003"/>
                                </a:lnTo>
                                <a:lnTo>
                                  <a:pt x="488909" y="506422"/>
                                </a:lnTo>
                                <a:lnTo>
                                  <a:pt x="491093" y="506422"/>
                                </a:lnTo>
                                <a:lnTo>
                                  <a:pt x="491093" y="515198"/>
                                </a:lnTo>
                                <a:lnTo>
                                  <a:pt x="493277" y="515198"/>
                                </a:lnTo>
                                <a:lnTo>
                                  <a:pt x="493277" y="521751"/>
                                </a:lnTo>
                                <a:lnTo>
                                  <a:pt x="502053" y="521751"/>
                                </a:lnTo>
                                <a:lnTo>
                                  <a:pt x="502053" y="523936"/>
                                </a:lnTo>
                                <a:lnTo>
                                  <a:pt x="506422" y="523936"/>
                                </a:lnTo>
                                <a:lnTo>
                                  <a:pt x="506422" y="526120"/>
                                </a:lnTo>
                                <a:lnTo>
                                  <a:pt x="508607" y="526120"/>
                                </a:lnTo>
                                <a:lnTo>
                                  <a:pt x="508607" y="517383"/>
                                </a:lnTo>
                                <a:lnTo>
                                  <a:pt x="513026" y="517383"/>
                                </a:lnTo>
                                <a:lnTo>
                                  <a:pt x="513026" y="510791"/>
                                </a:lnTo>
                                <a:lnTo>
                                  <a:pt x="510842" y="510791"/>
                                </a:lnTo>
                                <a:lnTo>
                                  <a:pt x="510842" y="504238"/>
                                </a:lnTo>
                                <a:lnTo>
                                  <a:pt x="515211" y="504238"/>
                                </a:lnTo>
                                <a:lnTo>
                                  <a:pt x="515211" y="497646"/>
                                </a:lnTo>
                                <a:lnTo>
                                  <a:pt x="517395" y="497646"/>
                                </a:lnTo>
                                <a:lnTo>
                                  <a:pt x="517395" y="493277"/>
                                </a:lnTo>
                                <a:lnTo>
                                  <a:pt x="510842" y="493277"/>
                                </a:lnTo>
                                <a:lnTo>
                                  <a:pt x="510842" y="491042"/>
                                </a:lnTo>
                                <a:lnTo>
                                  <a:pt x="508607" y="491042"/>
                                </a:lnTo>
                                <a:close/>
                              </a:path>
                              <a:path w="1205865" h="1118235">
                                <a:moveTo>
                                  <a:pt x="502053" y="495462"/>
                                </a:moveTo>
                                <a:lnTo>
                                  <a:pt x="506422" y="495462"/>
                                </a:lnTo>
                                <a:lnTo>
                                  <a:pt x="506422" y="499818"/>
                                </a:lnTo>
                                <a:lnTo>
                                  <a:pt x="502053" y="499818"/>
                                </a:lnTo>
                                <a:lnTo>
                                  <a:pt x="502053" y="495462"/>
                                </a:lnTo>
                                <a:close/>
                              </a:path>
                              <a:path w="1205865" h="1118235">
                                <a:moveTo>
                                  <a:pt x="504238" y="502003"/>
                                </a:moveTo>
                                <a:lnTo>
                                  <a:pt x="508607" y="502003"/>
                                </a:lnTo>
                                <a:lnTo>
                                  <a:pt x="508607" y="504238"/>
                                </a:lnTo>
                                <a:lnTo>
                                  <a:pt x="504238" y="504238"/>
                                </a:lnTo>
                                <a:lnTo>
                                  <a:pt x="504238" y="502003"/>
                                </a:lnTo>
                                <a:close/>
                              </a:path>
                              <a:path w="1205865" h="1118235">
                                <a:moveTo>
                                  <a:pt x="510842" y="523936"/>
                                </a:moveTo>
                                <a:lnTo>
                                  <a:pt x="515211" y="523936"/>
                                </a:lnTo>
                                <a:lnTo>
                                  <a:pt x="515211" y="526120"/>
                                </a:lnTo>
                                <a:lnTo>
                                  <a:pt x="510842" y="526120"/>
                                </a:lnTo>
                                <a:lnTo>
                                  <a:pt x="510842" y="523936"/>
                                </a:lnTo>
                                <a:close/>
                              </a:path>
                              <a:path w="1205865" h="1118235">
                                <a:moveTo>
                                  <a:pt x="206087" y="519567"/>
                                </a:moveTo>
                                <a:lnTo>
                                  <a:pt x="206087" y="521751"/>
                                </a:lnTo>
                                <a:lnTo>
                                  <a:pt x="203902" y="521751"/>
                                </a:lnTo>
                                <a:lnTo>
                                  <a:pt x="203902" y="523936"/>
                                </a:lnTo>
                                <a:lnTo>
                                  <a:pt x="201718" y="523936"/>
                                </a:lnTo>
                                <a:lnTo>
                                  <a:pt x="201718" y="528356"/>
                                </a:lnTo>
                                <a:lnTo>
                                  <a:pt x="203902" y="528356"/>
                                </a:lnTo>
                                <a:lnTo>
                                  <a:pt x="203902" y="526120"/>
                                </a:lnTo>
                                <a:lnTo>
                                  <a:pt x="210455" y="526120"/>
                                </a:lnTo>
                                <a:lnTo>
                                  <a:pt x="210455" y="519567"/>
                                </a:lnTo>
                                <a:lnTo>
                                  <a:pt x="206087" y="519567"/>
                                </a:lnTo>
                                <a:close/>
                              </a:path>
                              <a:path w="1205865" h="1118235">
                                <a:moveTo>
                                  <a:pt x="225823" y="526120"/>
                                </a:moveTo>
                                <a:lnTo>
                                  <a:pt x="228007" y="526120"/>
                                </a:lnTo>
                                <a:lnTo>
                                  <a:pt x="228007" y="528356"/>
                                </a:lnTo>
                                <a:lnTo>
                                  <a:pt x="225823" y="528356"/>
                                </a:lnTo>
                                <a:lnTo>
                                  <a:pt x="225823" y="526120"/>
                                </a:lnTo>
                                <a:close/>
                              </a:path>
                              <a:path w="1205865" h="1118235">
                                <a:moveTo>
                                  <a:pt x="508607" y="526120"/>
                                </a:moveTo>
                                <a:lnTo>
                                  <a:pt x="510842" y="526120"/>
                                </a:lnTo>
                                <a:lnTo>
                                  <a:pt x="510842" y="530540"/>
                                </a:lnTo>
                                <a:lnTo>
                                  <a:pt x="508607" y="530540"/>
                                </a:lnTo>
                                <a:lnTo>
                                  <a:pt x="508607" y="526120"/>
                                </a:lnTo>
                                <a:close/>
                              </a:path>
                              <a:path w="1205865" h="1118235">
                                <a:moveTo>
                                  <a:pt x="499882" y="526120"/>
                                </a:moveTo>
                                <a:lnTo>
                                  <a:pt x="499882" y="530527"/>
                                </a:lnTo>
                                <a:lnTo>
                                  <a:pt x="495462" y="530527"/>
                                </a:lnTo>
                                <a:lnTo>
                                  <a:pt x="495462" y="528356"/>
                                </a:lnTo>
                                <a:lnTo>
                                  <a:pt x="482317" y="528356"/>
                                </a:lnTo>
                                <a:lnTo>
                                  <a:pt x="482317" y="532712"/>
                                </a:lnTo>
                                <a:lnTo>
                                  <a:pt x="484502" y="532712"/>
                                </a:lnTo>
                                <a:lnTo>
                                  <a:pt x="484502" y="530527"/>
                                </a:lnTo>
                                <a:lnTo>
                                  <a:pt x="486686" y="530527"/>
                                </a:lnTo>
                                <a:lnTo>
                                  <a:pt x="486686" y="532712"/>
                                </a:lnTo>
                                <a:lnTo>
                                  <a:pt x="491093" y="532712"/>
                                </a:lnTo>
                                <a:lnTo>
                                  <a:pt x="491093" y="537081"/>
                                </a:lnTo>
                                <a:lnTo>
                                  <a:pt x="508607" y="537081"/>
                                </a:lnTo>
                                <a:lnTo>
                                  <a:pt x="508607" y="534896"/>
                                </a:lnTo>
                                <a:lnTo>
                                  <a:pt x="506422" y="534896"/>
                                </a:lnTo>
                                <a:lnTo>
                                  <a:pt x="506422" y="526120"/>
                                </a:lnTo>
                                <a:lnTo>
                                  <a:pt x="499882" y="526120"/>
                                </a:lnTo>
                                <a:close/>
                              </a:path>
                              <a:path w="1205865" h="1118235">
                                <a:moveTo>
                                  <a:pt x="442870" y="532712"/>
                                </a:moveTo>
                                <a:lnTo>
                                  <a:pt x="445055" y="532712"/>
                                </a:lnTo>
                                <a:lnTo>
                                  <a:pt x="445055" y="537081"/>
                                </a:lnTo>
                                <a:lnTo>
                                  <a:pt x="442870" y="537081"/>
                                </a:lnTo>
                                <a:lnTo>
                                  <a:pt x="442870" y="532712"/>
                                </a:lnTo>
                                <a:close/>
                              </a:path>
                              <a:path w="1205865" h="1118235">
                                <a:moveTo>
                                  <a:pt x="488909" y="539316"/>
                                </a:moveTo>
                                <a:lnTo>
                                  <a:pt x="493277" y="539316"/>
                                </a:lnTo>
                                <a:lnTo>
                                  <a:pt x="493277" y="543685"/>
                                </a:lnTo>
                                <a:lnTo>
                                  <a:pt x="488909" y="543685"/>
                                </a:lnTo>
                                <a:lnTo>
                                  <a:pt x="488909" y="539316"/>
                                </a:lnTo>
                                <a:close/>
                              </a:path>
                              <a:path w="1205865" h="1118235">
                                <a:moveTo>
                                  <a:pt x="197298" y="563421"/>
                                </a:moveTo>
                                <a:lnTo>
                                  <a:pt x="201718" y="563421"/>
                                </a:lnTo>
                                <a:lnTo>
                                  <a:pt x="201718" y="565605"/>
                                </a:lnTo>
                                <a:lnTo>
                                  <a:pt x="197298" y="565605"/>
                                </a:lnTo>
                                <a:lnTo>
                                  <a:pt x="197298" y="563421"/>
                                </a:lnTo>
                                <a:close/>
                              </a:path>
                              <a:path w="1205865" h="1118235">
                                <a:moveTo>
                                  <a:pt x="192942" y="565605"/>
                                </a:moveTo>
                                <a:lnTo>
                                  <a:pt x="197311" y="565605"/>
                                </a:lnTo>
                                <a:lnTo>
                                  <a:pt x="197311" y="567790"/>
                                </a:lnTo>
                                <a:lnTo>
                                  <a:pt x="192942" y="567790"/>
                                </a:lnTo>
                                <a:lnTo>
                                  <a:pt x="192942" y="565605"/>
                                </a:lnTo>
                                <a:close/>
                              </a:path>
                              <a:path w="1205865" h="1118235">
                                <a:moveTo>
                                  <a:pt x="372727" y="583119"/>
                                </a:moveTo>
                                <a:lnTo>
                                  <a:pt x="374911" y="583119"/>
                                </a:lnTo>
                                <a:lnTo>
                                  <a:pt x="374911" y="585354"/>
                                </a:lnTo>
                                <a:lnTo>
                                  <a:pt x="372727" y="585354"/>
                                </a:lnTo>
                                <a:lnTo>
                                  <a:pt x="372727" y="583119"/>
                                </a:lnTo>
                                <a:close/>
                              </a:path>
                              <a:path w="1205865" h="1118235">
                                <a:moveTo>
                                  <a:pt x="164417" y="477897"/>
                                </a:moveTo>
                                <a:lnTo>
                                  <a:pt x="164417" y="480082"/>
                                </a:lnTo>
                                <a:lnTo>
                                  <a:pt x="162233" y="480082"/>
                                </a:lnTo>
                                <a:lnTo>
                                  <a:pt x="162233" y="482317"/>
                                </a:lnTo>
                                <a:lnTo>
                                  <a:pt x="160048" y="482317"/>
                                </a:lnTo>
                                <a:lnTo>
                                  <a:pt x="160048" y="480082"/>
                                </a:lnTo>
                                <a:lnTo>
                                  <a:pt x="155679" y="480082"/>
                                </a:lnTo>
                                <a:lnTo>
                                  <a:pt x="155679" y="482317"/>
                                </a:lnTo>
                                <a:lnTo>
                                  <a:pt x="151260" y="482317"/>
                                </a:lnTo>
                                <a:lnTo>
                                  <a:pt x="151260" y="480082"/>
                                </a:lnTo>
                                <a:lnTo>
                                  <a:pt x="146903" y="480082"/>
                                </a:lnTo>
                                <a:lnTo>
                                  <a:pt x="146903" y="484489"/>
                                </a:lnTo>
                                <a:lnTo>
                                  <a:pt x="144719" y="484489"/>
                                </a:lnTo>
                                <a:lnTo>
                                  <a:pt x="144719" y="488858"/>
                                </a:lnTo>
                                <a:lnTo>
                                  <a:pt x="142484" y="488858"/>
                                </a:lnTo>
                                <a:lnTo>
                                  <a:pt x="142484" y="491042"/>
                                </a:lnTo>
                                <a:lnTo>
                                  <a:pt x="133746" y="491042"/>
                                </a:lnTo>
                                <a:lnTo>
                                  <a:pt x="133746" y="493277"/>
                                </a:lnTo>
                                <a:lnTo>
                                  <a:pt x="140299" y="493277"/>
                                </a:lnTo>
                                <a:lnTo>
                                  <a:pt x="140299" y="495462"/>
                                </a:lnTo>
                                <a:lnTo>
                                  <a:pt x="144719" y="495462"/>
                                </a:lnTo>
                                <a:lnTo>
                                  <a:pt x="144719" y="499818"/>
                                </a:lnTo>
                                <a:lnTo>
                                  <a:pt x="142484" y="499818"/>
                                </a:lnTo>
                                <a:lnTo>
                                  <a:pt x="142484" y="502003"/>
                                </a:lnTo>
                                <a:lnTo>
                                  <a:pt x="140299" y="502003"/>
                                </a:lnTo>
                                <a:lnTo>
                                  <a:pt x="140299" y="499818"/>
                                </a:lnTo>
                                <a:lnTo>
                                  <a:pt x="135930" y="499818"/>
                                </a:lnTo>
                                <a:lnTo>
                                  <a:pt x="135930" y="506422"/>
                                </a:lnTo>
                                <a:lnTo>
                                  <a:pt x="133746" y="506422"/>
                                </a:lnTo>
                                <a:lnTo>
                                  <a:pt x="133746" y="504238"/>
                                </a:lnTo>
                                <a:lnTo>
                                  <a:pt x="124970" y="504238"/>
                                </a:lnTo>
                                <a:lnTo>
                                  <a:pt x="124970" y="506422"/>
                                </a:lnTo>
                                <a:lnTo>
                                  <a:pt x="122786" y="506422"/>
                                </a:lnTo>
                                <a:lnTo>
                                  <a:pt x="122786" y="502003"/>
                                </a:lnTo>
                                <a:lnTo>
                                  <a:pt x="124970" y="502003"/>
                                </a:lnTo>
                                <a:lnTo>
                                  <a:pt x="124970" y="499818"/>
                                </a:lnTo>
                                <a:lnTo>
                                  <a:pt x="120601" y="499818"/>
                                </a:lnTo>
                                <a:lnTo>
                                  <a:pt x="120601" y="497646"/>
                                </a:lnTo>
                                <a:lnTo>
                                  <a:pt x="114010" y="497646"/>
                                </a:lnTo>
                                <a:lnTo>
                                  <a:pt x="114010" y="495462"/>
                                </a:lnTo>
                                <a:lnTo>
                                  <a:pt x="111825" y="495462"/>
                                </a:lnTo>
                                <a:lnTo>
                                  <a:pt x="111825" y="499818"/>
                                </a:lnTo>
                                <a:lnTo>
                                  <a:pt x="109641" y="499818"/>
                                </a:lnTo>
                                <a:lnTo>
                                  <a:pt x="109641" y="502003"/>
                                </a:lnTo>
                                <a:lnTo>
                                  <a:pt x="111825" y="502003"/>
                                </a:lnTo>
                                <a:lnTo>
                                  <a:pt x="111825" y="508607"/>
                                </a:lnTo>
                                <a:lnTo>
                                  <a:pt x="114010" y="508607"/>
                                </a:lnTo>
                                <a:lnTo>
                                  <a:pt x="114010" y="515198"/>
                                </a:lnTo>
                                <a:lnTo>
                                  <a:pt x="107406" y="515198"/>
                                </a:lnTo>
                                <a:lnTo>
                                  <a:pt x="107406" y="517383"/>
                                </a:lnTo>
                                <a:lnTo>
                                  <a:pt x="105221" y="517383"/>
                                </a:lnTo>
                                <a:lnTo>
                                  <a:pt x="105221" y="519567"/>
                                </a:lnTo>
                                <a:lnTo>
                                  <a:pt x="103049" y="519567"/>
                                </a:lnTo>
                                <a:lnTo>
                                  <a:pt x="103049" y="526120"/>
                                </a:lnTo>
                                <a:lnTo>
                                  <a:pt x="105221" y="526120"/>
                                </a:lnTo>
                                <a:lnTo>
                                  <a:pt x="105221" y="530527"/>
                                </a:lnTo>
                                <a:lnTo>
                                  <a:pt x="109641" y="530527"/>
                                </a:lnTo>
                                <a:lnTo>
                                  <a:pt x="109641" y="532712"/>
                                </a:lnTo>
                                <a:lnTo>
                                  <a:pt x="118379" y="532712"/>
                                </a:lnTo>
                                <a:lnTo>
                                  <a:pt x="118379" y="534896"/>
                                </a:lnTo>
                                <a:lnTo>
                                  <a:pt x="120601" y="534896"/>
                                </a:lnTo>
                                <a:lnTo>
                                  <a:pt x="120601" y="537081"/>
                                </a:lnTo>
                                <a:lnTo>
                                  <a:pt x="114010" y="537081"/>
                                </a:lnTo>
                                <a:lnTo>
                                  <a:pt x="114010" y="539316"/>
                                </a:lnTo>
                                <a:lnTo>
                                  <a:pt x="111825" y="539316"/>
                                </a:lnTo>
                                <a:lnTo>
                                  <a:pt x="111825" y="537081"/>
                                </a:lnTo>
                                <a:lnTo>
                                  <a:pt x="109641" y="537081"/>
                                </a:lnTo>
                                <a:lnTo>
                                  <a:pt x="109641" y="541500"/>
                                </a:lnTo>
                                <a:lnTo>
                                  <a:pt x="111825" y="541500"/>
                                </a:lnTo>
                                <a:lnTo>
                                  <a:pt x="111825" y="543685"/>
                                </a:lnTo>
                                <a:lnTo>
                                  <a:pt x="107406" y="543685"/>
                                </a:lnTo>
                                <a:lnTo>
                                  <a:pt x="107406" y="545856"/>
                                </a:lnTo>
                                <a:lnTo>
                                  <a:pt x="103049" y="545856"/>
                                </a:lnTo>
                                <a:lnTo>
                                  <a:pt x="103049" y="548041"/>
                                </a:lnTo>
                                <a:lnTo>
                                  <a:pt x="98681" y="548041"/>
                                </a:lnTo>
                                <a:lnTo>
                                  <a:pt x="98681" y="552461"/>
                                </a:lnTo>
                                <a:lnTo>
                                  <a:pt x="100865" y="552461"/>
                                </a:lnTo>
                                <a:lnTo>
                                  <a:pt x="100865" y="554645"/>
                                </a:lnTo>
                                <a:lnTo>
                                  <a:pt x="96445" y="554645"/>
                                </a:lnTo>
                                <a:lnTo>
                                  <a:pt x="96445" y="556830"/>
                                </a:lnTo>
                                <a:lnTo>
                                  <a:pt x="94261" y="556830"/>
                                </a:lnTo>
                                <a:lnTo>
                                  <a:pt x="94261" y="559014"/>
                                </a:lnTo>
                                <a:lnTo>
                                  <a:pt x="83301" y="559014"/>
                                </a:lnTo>
                                <a:lnTo>
                                  <a:pt x="83301" y="561236"/>
                                </a:lnTo>
                                <a:lnTo>
                                  <a:pt x="81116" y="561236"/>
                                </a:lnTo>
                                <a:lnTo>
                                  <a:pt x="81116" y="563421"/>
                                </a:lnTo>
                                <a:lnTo>
                                  <a:pt x="87708" y="563421"/>
                                </a:lnTo>
                                <a:lnTo>
                                  <a:pt x="87708" y="561236"/>
                                </a:lnTo>
                                <a:lnTo>
                                  <a:pt x="92076" y="561236"/>
                                </a:lnTo>
                                <a:lnTo>
                                  <a:pt x="92076" y="563421"/>
                                </a:lnTo>
                                <a:lnTo>
                                  <a:pt x="94261" y="563421"/>
                                </a:lnTo>
                                <a:lnTo>
                                  <a:pt x="94261" y="565605"/>
                                </a:lnTo>
                                <a:lnTo>
                                  <a:pt x="85536" y="565605"/>
                                </a:lnTo>
                                <a:lnTo>
                                  <a:pt x="85536" y="567790"/>
                                </a:lnTo>
                                <a:lnTo>
                                  <a:pt x="83301" y="567790"/>
                                </a:lnTo>
                                <a:lnTo>
                                  <a:pt x="83301" y="569974"/>
                                </a:lnTo>
                                <a:lnTo>
                                  <a:pt x="89892" y="569974"/>
                                </a:lnTo>
                                <a:lnTo>
                                  <a:pt x="89892" y="572210"/>
                                </a:lnTo>
                                <a:lnTo>
                                  <a:pt x="94261" y="572210"/>
                                </a:lnTo>
                                <a:lnTo>
                                  <a:pt x="94261" y="576566"/>
                                </a:lnTo>
                                <a:lnTo>
                                  <a:pt x="92076" y="576566"/>
                                </a:lnTo>
                                <a:lnTo>
                                  <a:pt x="92076" y="574394"/>
                                </a:lnTo>
                                <a:lnTo>
                                  <a:pt x="89892" y="574394"/>
                                </a:lnTo>
                                <a:lnTo>
                                  <a:pt x="89892" y="576566"/>
                                </a:lnTo>
                                <a:lnTo>
                                  <a:pt x="87708" y="576566"/>
                                </a:lnTo>
                                <a:lnTo>
                                  <a:pt x="87708" y="580935"/>
                                </a:lnTo>
                                <a:lnTo>
                                  <a:pt x="89892" y="580935"/>
                                </a:lnTo>
                                <a:lnTo>
                                  <a:pt x="89892" y="578750"/>
                                </a:lnTo>
                                <a:lnTo>
                                  <a:pt x="92076" y="578750"/>
                                </a:lnTo>
                                <a:lnTo>
                                  <a:pt x="92076" y="583119"/>
                                </a:lnTo>
                                <a:lnTo>
                                  <a:pt x="100865" y="583119"/>
                                </a:lnTo>
                                <a:lnTo>
                                  <a:pt x="100865" y="585354"/>
                                </a:lnTo>
                                <a:lnTo>
                                  <a:pt x="109641" y="585354"/>
                                </a:lnTo>
                                <a:lnTo>
                                  <a:pt x="109641" y="583119"/>
                                </a:lnTo>
                                <a:lnTo>
                                  <a:pt x="111825" y="583119"/>
                                </a:lnTo>
                                <a:lnTo>
                                  <a:pt x="111825" y="587539"/>
                                </a:lnTo>
                                <a:lnTo>
                                  <a:pt x="114010" y="587539"/>
                                </a:lnTo>
                                <a:lnTo>
                                  <a:pt x="114010" y="585354"/>
                                </a:lnTo>
                                <a:lnTo>
                                  <a:pt x="118379" y="585354"/>
                                </a:lnTo>
                                <a:lnTo>
                                  <a:pt x="118379" y="583119"/>
                                </a:lnTo>
                                <a:lnTo>
                                  <a:pt x="122786" y="583119"/>
                                </a:lnTo>
                                <a:lnTo>
                                  <a:pt x="122786" y="580935"/>
                                </a:lnTo>
                                <a:lnTo>
                                  <a:pt x="131574" y="580935"/>
                                </a:lnTo>
                                <a:lnTo>
                                  <a:pt x="131574" y="578750"/>
                                </a:lnTo>
                                <a:lnTo>
                                  <a:pt x="135930" y="578750"/>
                                </a:lnTo>
                                <a:lnTo>
                                  <a:pt x="135930" y="576566"/>
                                </a:lnTo>
                                <a:lnTo>
                                  <a:pt x="140299" y="576566"/>
                                </a:lnTo>
                                <a:lnTo>
                                  <a:pt x="140299" y="574394"/>
                                </a:lnTo>
                                <a:lnTo>
                                  <a:pt x="142484" y="574394"/>
                                </a:lnTo>
                                <a:lnTo>
                                  <a:pt x="142484" y="576566"/>
                                </a:lnTo>
                                <a:lnTo>
                                  <a:pt x="151260" y="576566"/>
                                </a:lnTo>
                                <a:lnTo>
                                  <a:pt x="151260" y="574394"/>
                                </a:lnTo>
                                <a:lnTo>
                                  <a:pt x="155679" y="574394"/>
                                </a:lnTo>
                                <a:lnTo>
                                  <a:pt x="155679" y="576566"/>
                                </a:lnTo>
                                <a:lnTo>
                                  <a:pt x="160048" y="576566"/>
                                </a:lnTo>
                                <a:lnTo>
                                  <a:pt x="160048" y="569974"/>
                                </a:lnTo>
                                <a:lnTo>
                                  <a:pt x="164417" y="569974"/>
                                </a:lnTo>
                                <a:lnTo>
                                  <a:pt x="164417" y="567790"/>
                                </a:lnTo>
                                <a:lnTo>
                                  <a:pt x="162233" y="567790"/>
                                </a:lnTo>
                                <a:lnTo>
                                  <a:pt x="162233" y="565605"/>
                                </a:lnTo>
                                <a:lnTo>
                                  <a:pt x="166640" y="565605"/>
                                </a:lnTo>
                                <a:lnTo>
                                  <a:pt x="166640" y="563421"/>
                                </a:lnTo>
                                <a:lnTo>
                                  <a:pt x="168824" y="563421"/>
                                </a:lnTo>
                                <a:lnTo>
                                  <a:pt x="168824" y="559014"/>
                                </a:lnTo>
                                <a:lnTo>
                                  <a:pt x="171008" y="559014"/>
                                </a:lnTo>
                                <a:lnTo>
                                  <a:pt x="171008" y="552461"/>
                                </a:lnTo>
                                <a:lnTo>
                                  <a:pt x="173193" y="552461"/>
                                </a:lnTo>
                                <a:lnTo>
                                  <a:pt x="173193" y="548041"/>
                                </a:lnTo>
                                <a:lnTo>
                                  <a:pt x="171008" y="548041"/>
                                </a:lnTo>
                                <a:lnTo>
                                  <a:pt x="171008" y="543685"/>
                                </a:lnTo>
                                <a:lnTo>
                                  <a:pt x="175377" y="543685"/>
                                </a:lnTo>
                                <a:lnTo>
                                  <a:pt x="175377" y="541500"/>
                                </a:lnTo>
                                <a:lnTo>
                                  <a:pt x="173193" y="541500"/>
                                </a:lnTo>
                                <a:lnTo>
                                  <a:pt x="173193" y="530527"/>
                                </a:lnTo>
                                <a:lnTo>
                                  <a:pt x="171008" y="530527"/>
                                </a:lnTo>
                                <a:lnTo>
                                  <a:pt x="171008" y="528356"/>
                                </a:lnTo>
                                <a:lnTo>
                                  <a:pt x="173193" y="528356"/>
                                </a:lnTo>
                                <a:lnTo>
                                  <a:pt x="173193" y="523936"/>
                                </a:lnTo>
                                <a:lnTo>
                                  <a:pt x="175377" y="523936"/>
                                </a:lnTo>
                                <a:lnTo>
                                  <a:pt x="175377" y="521751"/>
                                </a:lnTo>
                                <a:lnTo>
                                  <a:pt x="177613" y="521751"/>
                                </a:lnTo>
                                <a:lnTo>
                                  <a:pt x="177613" y="523936"/>
                                </a:lnTo>
                                <a:lnTo>
                                  <a:pt x="181969" y="523936"/>
                                </a:lnTo>
                                <a:lnTo>
                                  <a:pt x="181969" y="521751"/>
                                </a:lnTo>
                                <a:lnTo>
                                  <a:pt x="184153" y="521751"/>
                                </a:lnTo>
                                <a:lnTo>
                                  <a:pt x="184153" y="517383"/>
                                </a:lnTo>
                                <a:lnTo>
                                  <a:pt x="190757" y="517383"/>
                                </a:lnTo>
                                <a:lnTo>
                                  <a:pt x="190757" y="512976"/>
                                </a:lnTo>
                                <a:lnTo>
                                  <a:pt x="186338" y="512976"/>
                                </a:lnTo>
                                <a:lnTo>
                                  <a:pt x="186338" y="510791"/>
                                </a:lnTo>
                                <a:lnTo>
                                  <a:pt x="188522" y="510791"/>
                                </a:lnTo>
                                <a:lnTo>
                                  <a:pt x="188522" y="508607"/>
                                </a:lnTo>
                                <a:lnTo>
                                  <a:pt x="190757" y="508607"/>
                                </a:lnTo>
                                <a:lnTo>
                                  <a:pt x="190757" y="506422"/>
                                </a:lnTo>
                                <a:lnTo>
                                  <a:pt x="188522" y="506422"/>
                                </a:lnTo>
                                <a:lnTo>
                                  <a:pt x="188522" y="495462"/>
                                </a:lnTo>
                                <a:lnTo>
                                  <a:pt x="186338" y="495462"/>
                                </a:lnTo>
                                <a:lnTo>
                                  <a:pt x="186338" y="493277"/>
                                </a:lnTo>
                                <a:lnTo>
                                  <a:pt x="188522" y="493277"/>
                                </a:lnTo>
                                <a:lnTo>
                                  <a:pt x="188522" y="488858"/>
                                </a:lnTo>
                                <a:lnTo>
                                  <a:pt x="184153" y="488858"/>
                                </a:lnTo>
                                <a:lnTo>
                                  <a:pt x="184153" y="484489"/>
                                </a:lnTo>
                                <a:lnTo>
                                  <a:pt x="177613" y="484489"/>
                                </a:lnTo>
                                <a:lnTo>
                                  <a:pt x="177613" y="486673"/>
                                </a:lnTo>
                                <a:lnTo>
                                  <a:pt x="171008" y="486673"/>
                                </a:lnTo>
                                <a:lnTo>
                                  <a:pt x="171008" y="482317"/>
                                </a:lnTo>
                                <a:lnTo>
                                  <a:pt x="168824" y="482317"/>
                                </a:lnTo>
                                <a:lnTo>
                                  <a:pt x="168824" y="477897"/>
                                </a:lnTo>
                                <a:lnTo>
                                  <a:pt x="164417" y="477897"/>
                                </a:lnTo>
                                <a:close/>
                              </a:path>
                              <a:path w="1205865" h="1118235">
                                <a:moveTo>
                                  <a:pt x="166640" y="484489"/>
                                </a:moveTo>
                                <a:lnTo>
                                  <a:pt x="168824" y="484489"/>
                                </a:lnTo>
                                <a:lnTo>
                                  <a:pt x="168824" y="488858"/>
                                </a:lnTo>
                                <a:lnTo>
                                  <a:pt x="166640" y="488858"/>
                                </a:lnTo>
                                <a:lnTo>
                                  <a:pt x="166640" y="484489"/>
                                </a:lnTo>
                                <a:close/>
                              </a:path>
                              <a:path w="1205865" h="1118235">
                                <a:moveTo>
                                  <a:pt x="103049" y="550276"/>
                                </a:moveTo>
                                <a:lnTo>
                                  <a:pt x="105221" y="550276"/>
                                </a:lnTo>
                                <a:lnTo>
                                  <a:pt x="105221" y="552461"/>
                                </a:lnTo>
                                <a:lnTo>
                                  <a:pt x="103049" y="552461"/>
                                </a:lnTo>
                                <a:lnTo>
                                  <a:pt x="103049" y="550276"/>
                                </a:lnTo>
                                <a:close/>
                              </a:path>
                              <a:path w="1205865" h="1118235">
                                <a:moveTo>
                                  <a:pt x="116194" y="550276"/>
                                </a:moveTo>
                                <a:lnTo>
                                  <a:pt x="118379" y="550276"/>
                                </a:lnTo>
                                <a:lnTo>
                                  <a:pt x="118379" y="552461"/>
                                </a:lnTo>
                                <a:lnTo>
                                  <a:pt x="116194" y="552461"/>
                                </a:lnTo>
                                <a:lnTo>
                                  <a:pt x="116194" y="550276"/>
                                </a:lnTo>
                                <a:close/>
                              </a:path>
                              <a:path w="1205865" h="1118235">
                                <a:moveTo>
                                  <a:pt x="157864" y="644537"/>
                                </a:moveTo>
                                <a:lnTo>
                                  <a:pt x="162233" y="644537"/>
                                </a:lnTo>
                                <a:lnTo>
                                  <a:pt x="162233" y="646722"/>
                                </a:lnTo>
                                <a:lnTo>
                                  <a:pt x="157864" y="646722"/>
                                </a:lnTo>
                                <a:lnTo>
                                  <a:pt x="157864" y="644537"/>
                                </a:lnTo>
                                <a:close/>
                              </a:path>
                              <a:path w="1205865" h="1118235">
                                <a:moveTo>
                                  <a:pt x="166640" y="646722"/>
                                </a:moveTo>
                                <a:lnTo>
                                  <a:pt x="168824" y="646722"/>
                                </a:lnTo>
                                <a:lnTo>
                                  <a:pt x="168824" y="651091"/>
                                </a:lnTo>
                                <a:lnTo>
                                  <a:pt x="166640" y="651091"/>
                                </a:lnTo>
                                <a:lnTo>
                                  <a:pt x="166640" y="646722"/>
                                </a:lnTo>
                                <a:close/>
                              </a:path>
                              <a:path w="1205865" h="1118235">
                                <a:moveTo>
                                  <a:pt x="228007" y="385821"/>
                                </a:moveTo>
                                <a:lnTo>
                                  <a:pt x="228007" y="390240"/>
                                </a:lnTo>
                                <a:lnTo>
                                  <a:pt x="225823" y="390240"/>
                                </a:lnTo>
                                <a:lnTo>
                                  <a:pt x="225823" y="392412"/>
                                </a:lnTo>
                                <a:lnTo>
                                  <a:pt x="223651" y="392412"/>
                                </a:lnTo>
                                <a:lnTo>
                                  <a:pt x="223651" y="394596"/>
                                </a:lnTo>
                                <a:lnTo>
                                  <a:pt x="221416" y="394596"/>
                                </a:lnTo>
                                <a:lnTo>
                                  <a:pt x="221416" y="403385"/>
                                </a:lnTo>
                                <a:lnTo>
                                  <a:pt x="219231" y="403385"/>
                                </a:lnTo>
                                <a:lnTo>
                                  <a:pt x="219231" y="405569"/>
                                </a:lnTo>
                                <a:lnTo>
                                  <a:pt x="217047" y="405569"/>
                                </a:lnTo>
                                <a:lnTo>
                                  <a:pt x="217047" y="409926"/>
                                </a:lnTo>
                                <a:lnTo>
                                  <a:pt x="212678" y="409926"/>
                                </a:lnTo>
                                <a:lnTo>
                                  <a:pt x="212678" y="407741"/>
                                </a:lnTo>
                                <a:lnTo>
                                  <a:pt x="210455" y="407741"/>
                                </a:lnTo>
                                <a:lnTo>
                                  <a:pt x="210455" y="414345"/>
                                </a:lnTo>
                                <a:lnTo>
                                  <a:pt x="208271" y="414345"/>
                                </a:lnTo>
                                <a:lnTo>
                                  <a:pt x="208271" y="416530"/>
                                </a:lnTo>
                                <a:lnTo>
                                  <a:pt x="206087" y="416530"/>
                                </a:lnTo>
                                <a:lnTo>
                                  <a:pt x="206087" y="423121"/>
                                </a:lnTo>
                                <a:lnTo>
                                  <a:pt x="203902" y="423121"/>
                                </a:lnTo>
                                <a:lnTo>
                                  <a:pt x="203902" y="425306"/>
                                </a:lnTo>
                                <a:lnTo>
                                  <a:pt x="201718" y="425306"/>
                                </a:lnTo>
                                <a:lnTo>
                                  <a:pt x="201718" y="420899"/>
                                </a:lnTo>
                                <a:lnTo>
                                  <a:pt x="203902" y="420899"/>
                                </a:lnTo>
                                <a:lnTo>
                                  <a:pt x="203902" y="416530"/>
                                </a:lnTo>
                                <a:lnTo>
                                  <a:pt x="201718" y="416530"/>
                                </a:lnTo>
                                <a:lnTo>
                                  <a:pt x="201718" y="414345"/>
                                </a:lnTo>
                                <a:lnTo>
                                  <a:pt x="203902" y="414345"/>
                                </a:lnTo>
                                <a:lnTo>
                                  <a:pt x="203902" y="412161"/>
                                </a:lnTo>
                                <a:lnTo>
                                  <a:pt x="197298" y="412161"/>
                                </a:lnTo>
                                <a:lnTo>
                                  <a:pt x="197298" y="414345"/>
                                </a:lnTo>
                                <a:lnTo>
                                  <a:pt x="192942" y="414345"/>
                                </a:lnTo>
                                <a:lnTo>
                                  <a:pt x="192942" y="416530"/>
                                </a:lnTo>
                                <a:lnTo>
                                  <a:pt x="190757" y="416530"/>
                                </a:lnTo>
                                <a:lnTo>
                                  <a:pt x="190757" y="420899"/>
                                </a:lnTo>
                                <a:lnTo>
                                  <a:pt x="195126" y="420899"/>
                                </a:lnTo>
                                <a:lnTo>
                                  <a:pt x="195126" y="425306"/>
                                </a:lnTo>
                                <a:lnTo>
                                  <a:pt x="199482" y="425306"/>
                                </a:lnTo>
                                <a:lnTo>
                                  <a:pt x="199482" y="427490"/>
                                </a:lnTo>
                                <a:lnTo>
                                  <a:pt x="201718" y="427490"/>
                                </a:lnTo>
                                <a:lnTo>
                                  <a:pt x="201718" y="429675"/>
                                </a:lnTo>
                                <a:lnTo>
                                  <a:pt x="199482" y="429675"/>
                                </a:lnTo>
                                <a:lnTo>
                                  <a:pt x="199482" y="431859"/>
                                </a:lnTo>
                                <a:lnTo>
                                  <a:pt x="203902" y="431859"/>
                                </a:lnTo>
                                <a:lnTo>
                                  <a:pt x="203902" y="429675"/>
                                </a:lnTo>
                                <a:lnTo>
                                  <a:pt x="208271" y="429675"/>
                                </a:lnTo>
                                <a:lnTo>
                                  <a:pt x="208271" y="431859"/>
                                </a:lnTo>
                                <a:lnTo>
                                  <a:pt x="206087" y="431859"/>
                                </a:lnTo>
                                <a:lnTo>
                                  <a:pt x="206087" y="434043"/>
                                </a:lnTo>
                                <a:lnTo>
                                  <a:pt x="203902" y="434043"/>
                                </a:lnTo>
                                <a:lnTo>
                                  <a:pt x="203902" y="438450"/>
                                </a:lnTo>
                                <a:lnTo>
                                  <a:pt x="201718" y="438450"/>
                                </a:lnTo>
                                <a:lnTo>
                                  <a:pt x="201718" y="440635"/>
                                </a:lnTo>
                                <a:lnTo>
                                  <a:pt x="195126" y="440635"/>
                                </a:lnTo>
                                <a:lnTo>
                                  <a:pt x="195126" y="442819"/>
                                </a:lnTo>
                                <a:lnTo>
                                  <a:pt x="192942" y="442819"/>
                                </a:lnTo>
                                <a:lnTo>
                                  <a:pt x="192942" y="449423"/>
                                </a:lnTo>
                                <a:lnTo>
                                  <a:pt x="195126" y="449423"/>
                                </a:lnTo>
                                <a:lnTo>
                                  <a:pt x="195126" y="453780"/>
                                </a:lnTo>
                                <a:lnTo>
                                  <a:pt x="199482" y="453780"/>
                                </a:lnTo>
                                <a:lnTo>
                                  <a:pt x="199482" y="451608"/>
                                </a:lnTo>
                                <a:lnTo>
                                  <a:pt x="201718" y="451608"/>
                                </a:lnTo>
                                <a:lnTo>
                                  <a:pt x="201718" y="449423"/>
                                </a:lnTo>
                                <a:lnTo>
                                  <a:pt x="206087" y="449423"/>
                                </a:lnTo>
                                <a:lnTo>
                                  <a:pt x="206087" y="445004"/>
                                </a:lnTo>
                                <a:lnTo>
                                  <a:pt x="208271" y="445004"/>
                                </a:lnTo>
                                <a:lnTo>
                                  <a:pt x="208271" y="451608"/>
                                </a:lnTo>
                                <a:lnTo>
                                  <a:pt x="203902" y="451608"/>
                                </a:lnTo>
                                <a:lnTo>
                                  <a:pt x="203902" y="453780"/>
                                </a:lnTo>
                                <a:lnTo>
                                  <a:pt x="201718" y="453780"/>
                                </a:lnTo>
                                <a:lnTo>
                                  <a:pt x="201718" y="460384"/>
                                </a:lnTo>
                                <a:lnTo>
                                  <a:pt x="199482" y="460384"/>
                                </a:lnTo>
                                <a:lnTo>
                                  <a:pt x="199482" y="475713"/>
                                </a:lnTo>
                                <a:lnTo>
                                  <a:pt x="201718" y="475713"/>
                                </a:lnTo>
                                <a:lnTo>
                                  <a:pt x="201718" y="473529"/>
                                </a:lnTo>
                                <a:lnTo>
                                  <a:pt x="203902" y="473529"/>
                                </a:lnTo>
                                <a:lnTo>
                                  <a:pt x="203902" y="471344"/>
                                </a:lnTo>
                                <a:lnTo>
                                  <a:pt x="210455" y="471344"/>
                                </a:lnTo>
                                <a:lnTo>
                                  <a:pt x="210455" y="473529"/>
                                </a:lnTo>
                                <a:lnTo>
                                  <a:pt x="212678" y="473529"/>
                                </a:lnTo>
                                <a:lnTo>
                                  <a:pt x="212678" y="475713"/>
                                </a:lnTo>
                                <a:lnTo>
                                  <a:pt x="210455" y="475713"/>
                                </a:lnTo>
                                <a:lnTo>
                                  <a:pt x="210455" y="482317"/>
                                </a:lnTo>
                                <a:lnTo>
                                  <a:pt x="212678" y="482317"/>
                                </a:lnTo>
                                <a:lnTo>
                                  <a:pt x="212678" y="484489"/>
                                </a:lnTo>
                                <a:lnTo>
                                  <a:pt x="210455" y="484489"/>
                                </a:lnTo>
                                <a:lnTo>
                                  <a:pt x="210455" y="486673"/>
                                </a:lnTo>
                                <a:lnTo>
                                  <a:pt x="208271" y="486673"/>
                                </a:lnTo>
                                <a:lnTo>
                                  <a:pt x="208271" y="488858"/>
                                </a:lnTo>
                                <a:lnTo>
                                  <a:pt x="210455" y="488858"/>
                                </a:lnTo>
                                <a:lnTo>
                                  <a:pt x="210455" y="491042"/>
                                </a:lnTo>
                                <a:lnTo>
                                  <a:pt x="206087" y="491042"/>
                                </a:lnTo>
                                <a:lnTo>
                                  <a:pt x="206087" y="497646"/>
                                </a:lnTo>
                                <a:lnTo>
                                  <a:pt x="203902" y="497646"/>
                                </a:lnTo>
                                <a:lnTo>
                                  <a:pt x="203902" y="495462"/>
                                </a:lnTo>
                                <a:lnTo>
                                  <a:pt x="201718" y="495462"/>
                                </a:lnTo>
                                <a:lnTo>
                                  <a:pt x="201718" y="506422"/>
                                </a:lnTo>
                                <a:lnTo>
                                  <a:pt x="210455" y="506422"/>
                                </a:lnTo>
                                <a:lnTo>
                                  <a:pt x="210455" y="508607"/>
                                </a:lnTo>
                                <a:lnTo>
                                  <a:pt x="214862" y="508607"/>
                                </a:lnTo>
                                <a:lnTo>
                                  <a:pt x="214862" y="506422"/>
                                </a:lnTo>
                                <a:lnTo>
                                  <a:pt x="217047" y="506422"/>
                                </a:lnTo>
                                <a:lnTo>
                                  <a:pt x="217047" y="508607"/>
                                </a:lnTo>
                                <a:lnTo>
                                  <a:pt x="223651" y="508607"/>
                                </a:lnTo>
                                <a:lnTo>
                                  <a:pt x="223651" y="506422"/>
                                </a:lnTo>
                                <a:lnTo>
                                  <a:pt x="225823" y="506422"/>
                                </a:lnTo>
                                <a:lnTo>
                                  <a:pt x="225823" y="508607"/>
                                </a:lnTo>
                                <a:lnTo>
                                  <a:pt x="228007" y="508607"/>
                                </a:lnTo>
                                <a:lnTo>
                                  <a:pt x="228007" y="504238"/>
                                </a:lnTo>
                                <a:lnTo>
                                  <a:pt x="234611" y="504238"/>
                                </a:lnTo>
                                <a:lnTo>
                                  <a:pt x="234611" y="508607"/>
                                </a:lnTo>
                                <a:lnTo>
                                  <a:pt x="230192" y="508607"/>
                                </a:lnTo>
                                <a:lnTo>
                                  <a:pt x="230192" y="510791"/>
                                </a:lnTo>
                                <a:lnTo>
                                  <a:pt x="228007" y="510791"/>
                                </a:lnTo>
                                <a:lnTo>
                                  <a:pt x="228007" y="512976"/>
                                </a:lnTo>
                                <a:lnTo>
                                  <a:pt x="225823" y="512976"/>
                                </a:lnTo>
                                <a:lnTo>
                                  <a:pt x="225823" y="517383"/>
                                </a:lnTo>
                                <a:lnTo>
                                  <a:pt x="223651" y="517383"/>
                                </a:lnTo>
                                <a:lnTo>
                                  <a:pt x="223651" y="519567"/>
                                </a:lnTo>
                                <a:lnTo>
                                  <a:pt x="228007" y="519567"/>
                                </a:lnTo>
                                <a:lnTo>
                                  <a:pt x="228007" y="526120"/>
                                </a:lnTo>
                                <a:lnTo>
                                  <a:pt x="230192" y="526120"/>
                                </a:lnTo>
                                <a:lnTo>
                                  <a:pt x="230192" y="530527"/>
                                </a:lnTo>
                                <a:lnTo>
                                  <a:pt x="234611" y="530527"/>
                                </a:lnTo>
                                <a:lnTo>
                                  <a:pt x="234611" y="528356"/>
                                </a:lnTo>
                                <a:lnTo>
                                  <a:pt x="236796" y="528356"/>
                                </a:lnTo>
                                <a:lnTo>
                                  <a:pt x="236796" y="534896"/>
                                </a:lnTo>
                                <a:lnTo>
                                  <a:pt x="234611" y="534896"/>
                                </a:lnTo>
                                <a:lnTo>
                                  <a:pt x="234611" y="537081"/>
                                </a:lnTo>
                                <a:lnTo>
                                  <a:pt x="232376" y="537081"/>
                                </a:lnTo>
                                <a:lnTo>
                                  <a:pt x="232376" y="541500"/>
                                </a:lnTo>
                                <a:lnTo>
                                  <a:pt x="230192" y="541500"/>
                                </a:lnTo>
                                <a:lnTo>
                                  <a:pt x="230192" y="543685"/>
                                </a:lnTo>
                                <a:lnTo>
                                  <a:pt x="232376" y="543685"/>
                                </a:lnTo>
                                <a:lnTo>
                                  <a:pt x="232376" y="545856"/>
                                </a:lnTo>
                                <a:lnTo>
                                  <a:pt x="230192" y="545856"/>
                                </a:lnTo>
                                <a:lnTo>
                                  <a:pt x="230192" y="552461"/>
                                </a:lnTo>
                                <a:lnTo>
                                  <a:pt x="228007" y="552461"/>
                                </a:lnTo>
                                <a:lnTo>
                                  <a:pt x="228007" y="554645"/>
                                </a:lnTo>
                                <a:lnTo>
                                  <a:pt x="225823" y="554645"/>
                                </a:lnTo>
                                <a:lnTo>
                                  <a:pt x="225823" y="559014"/>
                                </a:lnTo>
                                <a:lnTo>
                                  <a:pt x="223651" y="559014"/>
                                </a:lnTo>
                                <a:lnTo>
                                  <a:pt x="223651" y="554645"/>
                                </a:lnTo>
                                <a:lnTo>
                                  <a:pt x="219231" y="554645"/>
                                </a:lnTo>
                                <a:lnTo>
                                  <a:pt x="219231" y="556830"/>
                                </a:lnTo>
                                <a:lnTo>
                                  <a:pt x="212678" y="556830"/>
                                </a:lnTo>
                                <a:lnTo>
                                  <a:pt x="212678" y="554645"/>
                                </a:lnTo>
                                <a:lnTo>
                                  <a:pt x="206087" y="554645"/>
                                </a:lnTo>
                                <a:lnTo>
                                  <a:pt x="206087" y="548041"/>
                                </a:lnTo>
                                <a:lnTo>
                                  <a:pt x="201718" y="548041"/>
                                </a:lnTo>
                                <a:lnTo>
                                  <a:pt x="201718" y="556830"/>
                                </a:lnTo>
                                <a:lnTo>
                                  <a:pt x="203902" y="556830"/>
                                </a:lnTo>
                                <a:lnTo>
                                  <a:pt x="203902" y="561236"/>
                                </a:lnTo>
                                <a:lnTo>
                                  <a:pt x="201718" y="561236"/>
                                </a:lnTo>
                                <a:lnTo>
                                  <a:pt x="201718" y="563421"/>
                                </a:lnTo>
                                <a:lnTo>
                                  <a:pt x="206087" y="563421"/>
                                </a:lnTo>
                                <a:lnTo>
                                  <a:pt x="206087" y="572210"/>
                                </a:lnTo>
                                <a:lnTo>
                                  <a:pt x="203902" y="572210"/>
                                </a:lnTo>
                                <a:lnTo>
                                  <a:pt x="203902" y="576566"/>
                                </a:lnTo>
                                <a:lnTo>
                                  <a:pt x="206087" y="576566"/>
                                </a:lnTo>
                                <a:lnTo>
                                  <a:pt x="206087" y="578750"/>
                                </a:lnTo>
                                <a:lnTo>
                                  <a:pt x="203902" y="578750"/>
                                </a:lnTo>
                                <a:lnTo>
                                  <a:pt x="203902" y="583119"/>
                                </a:lnTo>
                                <a:lnTo>
                                  <a:pt x="201718" y="583119"/>
                                </a:lnTo>
                                <a:lnTo>
                                  <a:pt x="201718" y="585354"/>
                                </a:lnTo>
                                <a:lnTo>
                                  <a:pt x="197298" y="585354"/>
                                </a:lnTo>
                                <a:lnTo>
                                  <a:pt x="197298" y="587539"/>
                                </a:lnTo>
                                <a:lnTo>
                                  <a:pt x="188522" y="587539"/>
                                </a:lnTo>
                                <a:lnTo>
                                  <a:pt x="188522" y="589723"/>
                                </a:lnTo>
                                <a:lnTo>
                                  <a:pt x="184153" y="589723"/>
                                </a:lnTo>
                                <a:lnTo>
                                  <a:pt x="184153" y="591895"/>
                                </a:lnTo>
                                <a:lnTo>
                                  <a:pt x="181969" y="591895"/>
                                </a:lnTo>
                                <a:lnTo>
                                  <a:pt x="181969" y="589723"/>
                                </a:lnTo>
                                <a:lnTo>
                                  <a:pt x="179784" y="589723"/>
                                </a:lnTo>
                                <a:lnTo>
                                  <a:pt x="179784" y="600683"/>
                                </a:lnTo>
                                <a:lnTo>
                                  <a:pt x="188522" y="600683"/>
                                </a:lnTo>
                                <a:lnTo>
                                  <a:pt x="188522" y="598499"/>
                                </a:lnTo>
                                <a:lnTo>
                                  <a:pt x="192942" y="598499"/>
                                </a:lnTo>
                                <a:lnTo>
                                  <a:pt x="192942" y="600683"/>
                                </a:lnTo>
                                <a:lnTo>
                                  <a:pt x="195126" y="600683"/>
                                </a:lnTo>
                                <a:lnTo>
                                  <a:pt x="195126" y="605052"/>
                                </a:lnTo>
                                <a:lnTo>
                                  <a:pt x="192942" y="605052"/>
                                </a:lnTo>
                                <a:lnTo>
                                  <a:pt x="192942" y="607275"/>
                                </a:lnTo>
                                <a:lnTo>
                                  <a:pt x="201718" y="607275"/>
                                </a:lnTo>
                                <a:lnTo>
                                  <a:pt x="201718" y="605052"/>
                                </a:lnTo>
                                <a:lnTo>
                                  <a:pt x="203902" y="605052"/>
                                </a:lnTo>
                                <a:lnTo>
                                  <a:pt x="203902" y="607275"/>
                                </a:lnTo>
                                <a:lnTo>
                                  <a:pt x="206087" y="607275"/>
                                </a:lnTo>
                                <a:lnTo>
                                  <a:pt x="206087" y="611644"/>
                                </a:lnTo>
                                <a:lnTo>
                                  <a:pt x="208271" y="611644"/>
                                </a:lnTo>
                                <a:lnTo>
                                  <a:pt x="208271" y="616013"/>
                                </a:lnTo>
                                <a:lnTo>
                                  <a:pt x="214862" y="616013"/>
                                </a:lnTo>
                                <a:lnTo>
                                  <a:pt x="214862" y="613828"/>
                                </a:lnTo>
                                <a:lnTo>
                                  <a:pt x="217047" y="613828"/>
                                </a:lnTo>
                                <a:lnTo>
                                  <a:pt x="217047" y="611644"/>
                                </a:lnTo>
                                <a:lnTo>
                                  <a:pt x="221416" y="611644"/>
                                </a:lnTo>
                                <a:lnTo>
                                  <a:pt x="221416" y="618248"/>
                                </a:lnTo>
                                <a:lnTo>
                                  <a:pt x="219231" y="618248"/>
                                </a:lnTo>
                                <a:lnTo>
                                  <a:pt x="219231" y="620432"/>
                                </a:lnTo>
                                <a:lnTo>
                                  <a:pt x="217047" y="620432"/>
                                </a:lnTo>
                                <a:lnTo>
                                  <a:pt x="217047" y="622604"/>
                                </a:lnTo>
                                <a:lnTo>
                                  <a:pt x="208271" y="622604"/>
                                </a:lnTo>
                                <a:lnTo>
                                  <a:pt x="208271" y="618248"/>
                                </a:lnTo>
                                <a:lnTo>
                                  <a:pt x="201718" y="618248"/>
                                </a:lnTo>
                                <a:lnTo>
                                  <a:pt x="201718" y="616013"/>
                                </a:lnTo>
                                <a:lnTo>
                                  <a:pt x="195126" y="616013"/>
                                </a:lnTo>
                                <a:lnTo>
                                  <a:pt x="195126" y="618248"/>
                                </a:lnTo>
                                <a:lnTo>
                                  <a:pt x="192942" y="618248"/>
                                </a:lnTo>
                                <a:lnTo>
                                  <a:pt x="192942" y="622604"/>
                                </a:lnTo>
                                <a:lnTo>
                                  <a:pt x="190757" y="622604"/>
                                </a:lnTo>
                                <a:lnTo>
                                  <a:pt x="190757" y="620432"/>
                                </a:lnTo>
                                <a:lnTo>
                                  <a:pt x="188522" y="620432"/>
                                </a:lnTo>
                                <a:lnTo>
                                  <a:pt x="188522" y="624789"/>
                                </a:lnTo>
                                <a:lnTo>
                                  <a:pt x="186338" y="624789"/>
                                </a:lnTo>
                                <a:lnTo>
                                  <a:pt x="186338" y="629157"/>
                                </a:lnTo>
                                <a:lnTo>
                                  <a:pt x="181969" y="629157"/>
                                </a:lnTo>
                                <a:lnTo>
                                  <a:pt x="181969" y="631393"/>
                                </a:lnTo>
                                <a:lnTo>
                                  <a:pt x="177613" y="631393"/>
                                </a:lnTo>
                                <a:lnTo>
                                  <a:pt x="177613" y="633577"/>
                                </a:lnTo>
                                <a:lnTo>
                                  <a:pt x="173193" y="633577"/>
                                </a:lnTo>
                                <a:lnTo>
                                  <a:pt x="173193" y="640118"/>
                                </a:lnTo>
                                <a:lnTo>
                                  <a:pt x="168824" y="640118"/>
                                </a:lnTo>
                                <a:lnTo>
                                  <a:pt x="168824" y="642353"/>
                                </a:lnTo>
                                <a:lnTo>
                                  <a:pt x="164417" y="642353"/>
                                </a:lnTo>
                                <a:lnTo>
                                  <a:pt x="164417" y="644537"/>
                                </a:lnTo>
                                <a:lnTo>
                                  <a:pt x="168824" y="644537"/>
                                </a:lnTo>
                                <a:lnTo>
                                  <a:pt x="168824" y="646722"/>
                                </a:lnTo>
                                <a:lnTo>
                                  <a:pt x="171008" y="646722"/>
                                </a:lnTo>
                                <a:lnTo>
                                  <a:pt x="171008" y="644537"/>
                                </a:lnTo>
                                <a:lnTo>
                                  <a:pt x="173193" y="644537"/>
                                </a:lnTo>
                                <a:lnTo>
                                  <a:pt x="173193" y="646722"/>
                                </a:lnTo>
                                <a:lnTo>
                                  <a:pt x="175377" y="646722"/>
                                </a:lnTo>
                                <a:lnTo>
                                  <a:pt x="175377" y="642353"/>
                                </a:lnTo>
                                <a:lnTo>
                                  <a:pt x="188522" y="642353"/>
                                </a:lnTo>
                                <a:lnTo>
                                  <a:pt x="188522" y="644537"/>
                                </a:lnTo>
                                <a:lnTo>
                                  <a:pt x="197298" y="644537"/>
                                </a:lnTo>
                                <a:lnTo>
                                  <a:pt x="197298" y="646722"/>
                                </a:lnTo>
                                <a:lnTo>
                                  <a:pt x="195126" y="646722"/>
                                </a:lnTo>
                                <a:lnTo>
                                  <a:pt x="195126" y="651091"/>
                                </a:lnTo>
                                <a:lnTo>
                                  <a:pt x="197298" y="651091"/>
                                </a:lnTo>
                                <a:lnTo>
                                  <a:pt x="197298" y="648906"/>
                                </a:lnTo>
                                <a:lnTo>
                                  <a:pt x="201718" y="648906"/>
                                </a:lnTo>
                                <a:lnTo>
                                  <a:pt x="201718" y="642353"/>
                                </a:lnTo>
                                <a:lnTo>
                                  <a:pt x="203902" y="642353"/>
                                </a:lnTo>
                                <a:lnTo>
                                  <a:pt x="203902" y="640118"/>
                                </a:lnTo>
                                <a:lnTo>
                                  <a:pt x="206087" y="640118"/>
                                </a:lnTo>
                                <a:lnTo>
                                  <a:pt x="206087" y="637933"/>
                                </a:lnTo>
                                <a:lnTo>
                                  <a:pt x="219231" y="637933"/>
                                </a:lnTo>
                                <a:lnTo>
                                  <a:pt x="219231" y="640118"/>
                                </a:lnTo>
                                <a:lnTo>
                                  <a:pt x="228007" y="640118"/>
                                </a:lnTo>
                                <a:lnTo>
                                  <a:pt x="228007" y="642353"/>
                                </a:lnTo>
                                <a:lnTo>
                                  <a:pt x="236796" y="642353"/>
                                </a:lnTo>
                                <a:lnTo>
                                  <a:pt x="236796" y="640118"/>
                                </a:lnTo>
                                <a:lnTo>
                                  <a:pt x="243336" y="640118"/>
                                </a:lnTo>
                                <a:lnTo>
                                  <a:pt x="243336" y="644537"/>
                                </a:lnTo>
                                <a:lnTo>
                                  <a:pt x="249941" y="644537"/>
                                </a:lnTo>
                                <a:lnTo>
                                  <a:pt x="249941" y="642353"/>
                                </a:lnTo>
                                <a:lnTo>
                                  <a:pt x="247756" y="642353"/>
                                </a:lnTo>
                                <a:lnTo>
                                  <a:pt x="247756" y="637933"/>
                                </a:lnTo>
                                <a:lnTo>
                                  <a:pt x="254309" y="637933"/>
                                </a:lnTo>
                                <a:lnTo>
                                  <a:pt x="254309" y="640118"/>
                                </a:lnTo>
                                <a:lnTo>
                                  <a:pt x="256494" y="640118"/>
                                </a:lnTo>
                                <a:lnTo>
                                  <a:pt x="256494" y="642353"/>
                                </a:lnTo>
                                <a:lnTo>
                                  <a:pt x="258716" y="642353"/>
                                </a:lnTo>
                                <a:lnTo>
                                  <a:pt x="258716" y="640118"/>
                                </a:lnTo>
                                <a:lnTo>
                                  <a:pt x="269689" y="640118"/>
                                </a:lnTo>
                                <a:lnTo>
                                  <a:pt x="269689" y="642353"/>
                                </a:lnTo>
                                <a:lnTo>
                                  <a:pt x="274046" y="642353"/>
                                </a:lnTo>
                                <a:lnTo>
                                  <a:pt x="274046" y="644537"/>
                                </a:lnTo>
                                <a:lnTo>
                                  <a:pt x="278415" y="644537"/>
                                </a:lnTo>
                                <a:lnTo>
                                  <a:pt x="278415" y="646722"/>
                                </a:lnTo>
                                <a:lnTo>
                                  <a:pt x="280650" y="646722"/>
                                </a:lnTo>
                                <a:lnTo>
                                  <a:pt x="280650" y="642353"/>
                                </a:lnTo>
                                <a:lnTo>
                                  <a:pt x="285019" y="642353"/>
                                </a:lnTo>
                                <a:lnTo>
                                  <a:pt x="285019" y="640118"/>
                                </a:lnTo>
                                <a:lnTo>
                                  <a:pt x="287203" y="640118"/>
                                </a:lnTo>
                                <a:lnTo>
                                  <a:pt x="287203" y="644537"/>
                                </a:lnTo>
                                <a:lnTo>
                                  <a:pt x="289375" y="644537"/>
                                </a:lnTo>
                                <a:lnTo>
                                  <a:pt x="289375" y="640118"/>
                                </a:lnTo>
                                <a:lnTo>
                                  <a:pt x="293795" y="640118"/>
                                </a:lnTo>
                                <a:lnTo>
                                  <a:pt x="293795" y="642353"/>
                                </a:lnTo>
                                <a:lnTo>
                                  <a:pt x="295979" y="642353"/>
                                </a:lnTo>
                                <a:lnTo>
                                  <a:pt x="295979" y="635762"/>
                                </a:lnTo>
                                <a:lnTo>
                                  <a:pt x="302532" y="635762"/>
                                </a:lnTo>
                                <a:lnTo>
                                  <a:pt x="302532" y="629157"/>
                                </a:lnTo>
                                <a:lnTo>
                                  <a:pt x="293795" y="629157"/>
                                </a:lnTo>
                                <a:lnTo>
                                  <a:pt x="293795" y="624789"/>
                                </a:lnTo>
                                <a:lnTo>
                                  <a:pt x="291559" y="624789"/>
                                </a:lnTo>
                                <a:lnTo>
                                  <a:pt x="291559" y="622604"/>
                                </a:lnTo>
                                <a:lnTo>
                                  <a:pt x="295979" y="622604"/>
                                </a:lnTo>
                                <a:lnTo>
                                  <a:pt x="295979" y="616013"/>
                                </a:lnTo>
                                <a:lnTo>
                                  <a:pt x="293795" y="616013"/>
                                </a:lnTo>
                                <a:lnTo>
                                  <a:pt x="293795" y="613828"/>
                                </a:lnTo>
                                <a:lnTo>
                                  <a:pt x="300348" y="613828"/>
                                </a:lnTo>
                                <a:lnTo>
                                  <a:pt x="300348" y="616013"/>
                                </a:lnTo>
                                <a:lnTo>
                                  <a:pt x="302532" y="616013"/>
                                </a:lnTo>
                                <a:lnTo>
                                  <a:pt x="302532" y="611644"/>
                                </a:lnTo>
                                <a:lnTo>
                                  <a:pt x="304755" y="611644"/>
                                </a:lnTo>
                                <a:lnTo>
                                  <a:pt x="304755" y="607275"/>
                                </a:lnTo>
                                <a:lnTo>
                                  <a:pt x="306939" y="607275"/>
                                </a:lnTo>
                                <a:lnTo>
                                  <a:pt x="306939" y="609459"/>
                                </a:lnTo>
                                <a:lnTo>
                                  <a:pt x="309124" y="609459"/>
                                </a:lnTo>
                                <a:lnTo>
                                  <a:pt x="309124" y="598499"/>
                                </a:lnTo>
                                <a:lnTo>
                                  <a:pt x="311308" y="598499"/>
                                </a:lnTo>
                                <a:lnTo>
                                  <a:pt x="311308" y="602868"/>
                                </a:lnTo>
                                <a:lnTo>
                                  <a:pt x="313493" y="602868"/>
                                </a:lnTo>
                                <a:lnTo>
                                  <a:pt x="313493" y="589723"/>
                                </a:lnTo>
                                <a:lnTo>
                                  <a:pt x="315728" y="589723"/>
                                </a:lnTo>
                                <a:lnTo>
                                  <a:pt x="315728" y="587539"/>
                                </a:lnTo>
                                <a:lnTo>
                                  <a:pt x="313493" y="587539"/>
                                </a:lnTo>
                                <a:lnTo>
                                  <a:pt x="313493" y="583119"/>
                                </a:lnTo>
                                <a:lnTo>
                                  <a:pt x="309124" y="583119"/>
                                </a:lnTo>
                                <a:lnTo>
                                  <a:pt x="309124" y="580935"/>
                                </a:lnTo>
                                <a:lnTo>
                                  <a:pt x="304755" y="580935"/>
                                </a:lnTo>
                                <a:lnTo>
                                  <a:pt x="304755" y="578750"/>
                                </a:lnTo>
                                <a:lnTo>
                                  <a:pt x="298163" y="578750"/>
                                </a:lnTo>
                                <a:lnTo>
                                  <a:pt x="298163" y="576566"/>
                                </a:lnTo>
                                <a:lnTo>
                                  <a:pt x="293795" y="576566"/>
                                </a:lnTo>
                                <a:lnTo>
                                  <a:pt x="293795" y="578750"/>
                                </a:lnTo>
                                <a:lnTo>
                                  <a:pt x="291559" y="578750"/>
                                </a:lnTo>
                                <a:lnTo>
                                  <a:pt x="291559" y="585354"/>
                                </a:lnTo>
                                <a:lnTo>
                                  <a:pt x="289375" y="585354"/>
                                </a:lnTo>
                                <a:lnTo>
                                  <a:pt x="289375" y="580935"/>
                                </a:lnTo>
                                <a:lnTo>
                                  <a:pt x="282834" y="580935"/>
                                </a:lnTo>
                                <a:lnTo>
                                  <a:pt x="282834" y="576566"/>
                                </a:lnTo>
                                <a:lnTo>
                                  <a:pt x="287203" y="576566"/>
                                </a:lnTo>
                                <a:lnTo>
                                  <a:pt x="287203" y="572210"/>
                                </a:lnTo>
                                <a:lnTo>
                                  <a:pt x="291559" y="572210"/>
                                </a:lnTo>
                                <a:lnTo>
                                  <a:pt x="291559" y="567790"/>
                                </a:lnTo>
                                <a:lnTo>
                                  <a:pt x="289375" y="567790"/>
                                </a:lnTo>
                                <a:lnTo>
                                  <a:pt x="289375" y="561236"/>
                                </a:lnTo>
                                <a:lnTo>
                                  <a:pt x="287203" y="561236"/>
                                </a:lnTo>
                                <a:lnTo>
                                  <a:pt x="287203" y="559014"/>
                                </a:lnTo>
                                <a:lnTo>
                                  <a:pt x="285019" y="559014"/>
                                </a:lnTo>
                                <a:lnTo>
                                  <a:pt x="285019" y="554645"/>
                                </a:lnTo>
                                <a:lnTo>
                                  <a:pt x="287203" y="554645"/>
                                </a:lnTo>
                                <a:lnTo>
                                  <a:pt x="287203" y="552461"/>
                                </a:lnTo>
                                <a:lnTo>
                                  <a:pt x="282834" y="552461"/>
                                </a:lnTo>
                                <a:lnTo>
                                  <a:pt x="282834" y="550276"/>
                                </a:lnTo>
                                <a:lnTo>
                                  <a:pt x="285019" y="550276"/>
                                </a:lnTo>
                                <a:lnTo>
                                  <a:pt x="285019" y="545856"/>
                                </a:lnTo>
                                <a:lnTo>
                                  <a:pt x="282834" y="545856"/>
                                </a:lnTo>
                                <a:lnTo>
                                  <a:pt x="282834" y="541500"/>
                                </a:lnTo>
                                <a:lnTo>
                                  <a:pt x="285019" y="541500"/>
                                </a:lnTo>
                                <a:lnTo>
                                  <a:pt x="285019" y="543685"/>
                                </a:lnTo>
                                <a:lnTo>
                                  <a:pt x="287203" y="543685"/>
                                </a:lnTo>
                                <a:lnTo>
                                  <a:pt x="287203" y="539316"/>
                                </a:lnTo>
                                <a:lnTo>
                                  <a:pt x="282834" y="539316"/>
                                </a:lnTo>
                                <a:lnTo>
                                  <a:pt x="282834" y="534896"/>
                                </a:lnTo>
                                <a:lnTo>
                                  <a:pt x="280650" y="534896"/>
                                </a:lnTo>
                                <a:lnTo>
                                  <a:pt x="280650" y="528356"/>
                                </a:lnTo>
                                <a:lnTo>
                                  <a:pt x="278415" y="528356"/>
                                </a:lnTo>
                                <a:lnTo>
                                  <a:pt x="278415" y="526120"/>
                                </a:lnTo>
                                <a:lnTo>
                                  <a:pt x="274046" y="526120"/>
                                </a:lnTo>
                                <a:lnTo>
                                  <a:pt x="274046" y="521751"/>
                                </a:lnTo>
                                <a:lnTo>
                                  <a:pt x="269689" y="521751"/>
                                </a:lnTo>
                                <a:lnTo>
                                  <a:pt x="269689" y="517383"/>
                                </a:lnTo>
                                <a:lnTo>
                                  <a:pt x="267454" y="517383"/>
                                </a:lnTo>
                                <a:lnTo>
                                  <a:pt x="267454" y="508607"/>
                                </a:lnTo>
                                <a:lnTo>
                                  <a:pt x="265270" y="508607"/>
                                </a:lnTo>
                                <a:lnTo>
                                  <a:pt x="265270" y="497646"/>
                                </a:lnTo>
                                <a:lnTo>
                                  <a:pt x="267454" y="497646"/>
                                </a:lnTo>
                                <a:lnTo>
                                  <a:pt x="267454" y="493277"/>
                                </a:lnTo>
                                <a:lnTo>
                                  <a:pt x="265270" y="493277"/>
                                </a:lnTo>
                                <a:lnTo>
                                  <a:pt x="265270" y="491042"/>
                                </a:lnTo>
                                <a:lnTo>
                                  <a:pt x="263085" y="491042"/>
                                </a:lnTo>
                                <a:lnTo>
                                  <a:pt x="263085" y="488858"/>
                                </a:lnTo>
                                <a:lnTo>
                                  <a:pt x="260901" y="488858"/>
                                </a:lnTo>
                                <a:lnTo>
                                  <a:pt x="260901" y="482317"/>
                                </a:lnTo>
                                <a:lnTo>
                                  <a:pt x="258716" y="482317"/>
                                </a:lnTo>
                                <a:lnTo>
                                  <a:pt x="258716" y="477897"/>
                                </a:lnTo>
                                <a:lnTo>
                                  <a:pt x="254309" y="477897"/>
                                </a:lnTo>
                                <a:lnTo>
                                  <a:pt x="254309" y="473529"/>
                                </a:lnTo>
                                <a:lnTo>
                                  <a:pt x="247756" y="473529"/>
                                </a:lnTo>
                                <a:lnTo>
                                  <a:pt x="247756" y="475713"/>
                                </a:lnTo>
                                <a:lnTo>
                                  <a:pt x="241165" y="475713"/>
                                </a:lnTo>
                                <a:lnTo>
                                  <a:pt x="241165" y="471344"/>
                                </a:lnTo>
                                <a:lnTo>
                                  <a:pt x="243336" y="471344"/>
                                </a:lnTo>
                                <a:lnTo>
                                  <a:pt x="243336" y="469160"/>
                                </a:lnTo>
                                <a:lnTo>
                                  <a:pt x="252125" y="469160"/>
                                </a:lnTo>
                                <a:lnTo>
                                  <a:pt x="252125" y="464753"/>
                                </a:lnTo>
                                <a:lnTo>
                                  <a:pt x="247756" y="464753"/>
                                </a:lnTo>
                                <a:lnTo>
                                  <a:pt x="247756" y="460384"/>
                                </a:lnTo>
                                <a:lnTo>
                                  <a:pt x="254309" y="460384"/>
                                </a:lnTo>
                                <a:lnTo>
                                  <a:pt x="254309" y="458199"/>
                                </a:lnTo>
                                <a:lnTo>
                                  <a:pt x="256494" y="458199"/>
                                </a:lnTo>
                                <a:lnTo>
                                  <a:pt x="256494" y="453780"/>
                                </a:lnTo>
                                <a:lnTo>
                                  <a:pt x="260901" y="453780"/>
                                </a:lnTo>
                                <a:lnTo>
                                  <a:pt x="260901" y="449423"/>
                                </a:lnTo>
                                <a:lnTo>
                                  <a:pt x="263085" y="449423"/>
                                </a:lnTo>
                                <a:lnTo>
                                  <a:pt x="263085" y="447239"/>
                                </a:lnTo>
                                <a:lnTo>
                                  <a:pt x="265270" y="447239"/>
                                </a:lnTo>
                                <a:lnTo>
                                  <a:pt x="265270" y="442819"/>
                                </a:lnTo>
                                <a:lnTo>
                                  <a:pt x="267454" y="442819"/>
                                </a:lnTo>
                                <a:lnTo>
                                  <a:pt x="267454" y="436279"/>
                                </a:lnTo>
                                <a:lnTo>
                                  <a:pt x="271861" y="436279"/>
                                </a:lnTo>
                                <a:lnTo>
                                  <a:pt x="271861" y="427490"/>
                                </a:lnTo>
                                <a:lnTo>
                                  <a:pt x="269689" y="427490"/>
                                </a:lnTo>
                                <a:lnTo>
                                  <a:pt x="269689" y="423121"/>
                                </a:lnTo>
                                <a:lnTo>
                                  <a:pt x="265270" y="423121"/>
                                </a:lnTo>
                                <a:lnTo>
                                  <a:pt x="265270" y="425306"/>
                                </a:lnTo>
                                <a:lnTo>
                                  <a:pt x="260901" y="425306"/>
                                </a:lnTo>
                                <a:lnTo>
                                  <a:pt x="260901" y="423121"/>
                                </a:lnTo>
                                <a:lnTo>
                                  <a:pt x="263085" y="423121"/>
                                </a:lnTo>
                                <a:lnTo>
                                  <a:pt x="263085" y="420899"/>
                                </a:lnTo>
                                <a:lnTo>
                                  <a:pt x="249941" y="420899"/>
                                </a:lnTo>
                                <a:lnTo>
                                  <a:pt x="249941" y="418714"/>
                                </a:lnTo>
                                <a:lnTo>
                                  <a:pt x="247756" y="418714"/>
                                </a:lnTo>
                                <a:lnTo>
                                  <a:pt x="247756" y="420899"/>
                                </a:lnTo>
                                <a:lnTo>
                                  <a:pt x="241165" y="420899"/>
                                </a:lnTo>
                                <a:lnTo>
                                  <a:pt x="241165" y="425306"/>
                                </a:lnTo>
                                <a:lnTo>
                                  <a:pt x="238980" y="425306"/>
                                </a:lnTo>
                                <a:lnTo>
                                  <a:pt x="238980" y="423121"/>
                                </a:lnTo>
                                <a:lnTo>
                                  <a:pt x="234611" y="423121"/>
                                </a:lnTo>
                                <a:lnTo>
                                  <a:pt x="234611" y="418714"/>
                                </a:lnTo>
                                <a:lnTo>
                                  <a:pt x="236796" y="418714"/>
                                </a:lnTo>
                                <a:lnTo>
                                  <a:pt x="236796" y="416530"/>
                                </a:lnTo>
                                <a:lnTo>
                                  <a:pt x="238980" y="416530"/>
                                </a:lnTo>
                                <a:lnTo>
                                  <a:pt x="238980" y="418714"/>
                                </a:lnTo>
                                <a:lnTo>
                                  <a:pt x="241165" y="418714"/>
                                </a:lnTo>
                                <a:lnTo>
                                  <a:pt x="241165" y="414345"/>
                                </a:lnTo>
                                <a:lnTo>
                                  <a:pt x="238980" y="414345"/>
                                </a:lnTo>
                                <a:lnTo>
                                  <a:pt x="238980" y="412161"/>
                                </a:lnTo>
                                <a:lnTo>
                                  <a:pt x="241165" y="412161"/>
                                </a:lnTo>
                                <a:lnTo>
                                  <a:pt x="241165" y="409926"/>
                                </a:lnTo>
                                <a:lnTo>
                                  <a:pt x="245521" y="409926"/>
                                </a:lnTo>
                                <a:lnTo>
                                  <a:pt x="245521" y="407741"/>
                                </a:lnTo>
                                <a:lnTo>
                                  <a:pt x="249941" y="407741"/>
                                </a:lnTo>
                                <a:lnTo>
                                  <a:pt x="249941" y="403385"/>
                                </a:lnTo>
                                <a:lnTo>
                                  <a:pt x="252125" y="403385"/>
                                </a:lnTo>
                                <a:lnTo>
                                  <a:pt x="252125" y="405569"/>
                                </a:lnTo>
                                <a:lnTo>
                                  <a:pt x="254309" y="405569"/>
                                </a:lnTo>
                                <a:lnTo>
                                  <a:pt x="254309" y="401201"/>
                                </a:lnTo>
                                <a:lnTo>
                                  <a:pt x="258716" y="401201"/>
                                </a:lnTo>
                                <a:lnTo>
                                  <a:pt x="258716" y="398965"/>
                                </a:lnTo>
                                <a:lnTo>
                                  <a:pt x="256494" y="398965"/>
                                </a:lnTo>
                                <a:lnTo>
                                  <a:pt x="256494" y="396781"/>
                                </a:lnTo>
                                <a:lnTo>
                                  <a:pt x="258716" y="396781"/>
                                </a:lnTo>
                                <a:lnTo>
                                  <a:pt x="258716" y="392412"/>
                                </a:lnTo>
                                <a:lnTo>
                                  <a:pt x="249941" y="392412"/>
                                </a:lnTo>
                                <a:lnTo>
                                  <a:pt x="249941" y="394596"/>
                                </a:lnTo>
                                <a:lnTo>
                                  <a:pt x="245521" y="394596"/>
                                </a:lnTo>
                                <a:lnTo>
                                  <a:pt x="245521" y="392412"/>
                                </a:lnTo>
                                <a:lnTo>
                                  <a:pt x="234611" y="392412"/>
                                </a:lnTo>
                                <a:lnTo>
                                  <a:pt x="234611" y="390240"/>
                                </a:lnTo>
                                <a:lnTo>
                                  <a:pt x="230192" y="390240"/>
                                </a:lnTo>
                                <a:lnTo>
                                  <a:pt x="230192" y="385821"/>
                                </a:lnTo>
                                <a:lnTo>
                                  <a:pt x="228007" y="385821"/>
                                </a:lnTo>
                                <a:close/>
                              </a:path>
                              <a:path w="1205865" h="1118235">
                                <a:moveTo>
                                  <a:pt x="212678" y="466937"/>
                                </a:moveTo>
                                <a:lnTo>
                                  <a:pt x="217047" y="466937"/>
                                </a:lnTo>
                                <a:lnTo>
                                  <a:pt x="217047" y="471344"/>
                                </a:lnTo>
                                <a:lnTo>
                                  <a:pt x="214862" y="471344"/>
                                </a:lnTo>
                                <a:lnTo>
                                  <a:pt x="214862" y="469160"/>
                                </a:lnTo>
                                <a:lnTo>
                                  <a:pt x="212678" y="469160"/>
                                </a:lnTo>
                                <a:lnTo>
                                  <a:pt x="212678" y="466937"/>
                                </a:lnTo>
                                <a:close/>
                              </a:path>
                              <a:path w="1205865" h="1118235">
                                <a:moveTo>
                                  <a:pt x="212678" y="480082"/>
                                </a:moveTo>
                                <a:lnTo>
                                  <a:pt x="214862" y="480082"/>
                                </a:lnTo>
                                <a:lnTo>
                                  <a:pt x="214862" y="482317"/>
                                </a:lnTo>
                                <a:lnTo>
                                  <a:pt x="212678" y="482317"/>
                                </a:lnTo>
                                <a:lnTo>
                                  <a:pt x="212678" y="480082"/>
                                </a:lnTo>
                                <a:close/>
                              </a:path>
                              <a:path w="1205865" h="1118235">
                                <a:moveTo>
                                  <a:pt x="228007" y="554645"/>
                                </a:moveTo>
                                <a:lnTo>
                                  <a:pt x="230192" y="554645"/>
                                </a:lnTo>
                                <a:lnTo>
                                  <a:pt x="230192" y="556830"/>
                                </a:lnTo>
                                <a:lnTo>
                                  <a:pt x="232376" y="556830"/>
                                </a:lnTo>
                                <a:lnTo>
                                  <a:pt x="232376" y="559014"/>
                                </a:lnTo>
                                <a:lnTo>
                                  <a:pt x="228007" y="559014"/>
                                </a:lnTo>
                                <a:lnTo>
                                  <a:pt x="228007" y="554645"/>
                                </a:lnTo>
                                <a:close/>
                              </a:path>
                              <a:path w="1205865" h="1118235">
                                <a:moveTo>
                                  <a:pt x="223651" y="609459"/>
                                </a:moveTo>
                                <a:lnTo>
                                  <a:pt x="225823" y="609459"/>
                                </a:lnTo>
                                <a:lnTo>
                                  <a:pt x="225823" y="611644"/>
                                </a:lnTo>
                                <a:lnTo>
                                  <a:pt x="223651" y="611644"/>
                                </a:lnTo>
                                <a:lnTo>
                                  <a:pt x="223651" y="609459"/>
                                </a:lnTo>
                                <a:close/>
                              </a:path>
                              <a:path w="1205865" h="1118235">
                                <a:moveTo>
                                  <a:pt x="287203" y="624789"/>
                                </a:moveTo>
                                <a:lnTo>
                                  <a:pt x="291559" y="624789"/>
                                </a:lnTo>
                                <a:lnTo>
                                  <a:pt x="291559" y="629157"/>
                                </a:lnTo>
                                <a:lnTo>
                                  <a:pt x="289375" y="629157"/>
                                </a:lnTo>
                                <a:lnTo>
                                  <a:pt x="289375" y="626973"/>
                                </a:lnTo>
                                <a:lnTo>
                                  <a:pt x="287203" y="626973"/>
                                </a:lnTo>
                                <a:lnTo>
                                  <a:pt x="287203" y="624789"/>
                                </a:lnTo>
                                <a:close/>
                              </a:path>
                              <a:path w="1205865" h="1118235">
                                <a:moveTo>
                                  <a:pt x="232376" y="670827"/>
                                </a:moveTo>
                                <a:lnTo>
                                  <a:pt x="234611" y="670827"/>
                                </a:lnTo>
                                <a:lnTo>
                                  <a:pt x="234611" y="673011"/>
                                </a:lnTo>
                                <a:lnTo>
                                  <a:pt x="232376" y="673011"/>
                                </a:lnTo>
                                <a:lnTo>
                                  <a:pt x="232376" y="670827"/>
                                </a:lnTo>
                                <a:close/>
                              </a:path>
                              <a:path w="1205865" h="1118235">
                                <a:moveTo>
                                  <a:pt x="221416" y="683972"/>
                                </a:moveTo>
                                <a:lnTo>
                                  <a:pt x="223651" y="683972"/>
                                </a:lnTo>
                                <a:lnTo>
                                  <a:pt x="223651" y="688391"/>
                                </a:lnTo>
                                <a:lnTo>
                                  <a:pt x="221416" y="688391"/>
                                </a:lnTo>
                                <a:lnTo>
                                  <a:pt x="221416" y="683972"/>
                                </a:lnTo>
                                <a:close/>
                              </a:path>
                              <a:path w="1205865" h="1118235">
                                <a:moveTo>
                                  <a:pt x="931741" y="721234"/>
                                </a:moveTo>
                                <a:lnTo>
                                  <a:pt x="933925" y="721234"/>
                                </a:lnTo>
                                <a:lnTo>
                                  <a:pt x="933925" y="723470"/>
                                </a:lnTo>
                                <a:lnTo>
                                  <a:pt x="931741" y="723470"/>
                                </a:lnTo>
                                <a:lnTo>
                                  <a:pt x="931741" y="721234"/>
                                </a:lnTo>
                                <a:close/>
                              </a:path>
                              <a:path w="1205865" h="1118235">
                                <a:moveTo>
                                  <a:pt x="1019449" y="740983"/>
                                </a:moveTo>
                                <a:lnTo>
                                  <a:pt x="1021633" y="740983"/>
                                </a:lnTo>
                                <a:lnTo>
                                  <a:pt x="1021633" y="743168"/>
                                </a:lnTo>
                                <a:lnTo>
                                  <a:pt x="1019449" y="743168"/>
                                </a:lnTo>
                                <a:lnTo>
                                  <a:pt x="1019449" y="740983"/>
                                </a:lnTo>
                                <a:close/>
                              </a:path>
                              <a:path w="1205865" h="1118235">
                                <a:moveTo>
                                  <a:pt x="958031" y="747575"/>
                                </a:moveTo>
                                <a:lnTo>
                                  <a:pt x="958031" y="749759"/>
                                </a:lnTo>
                                <a:lnTo>
                                  <a:pt x="955846" y="749759"/>
                                </a:lnTo>
                                <a:lnTo>
                                  <a:pt x="955846" y="751944"/>
                                </a:lnTo>
                                <a:lnTo>
                                  <a:pt x="960266" y="751944"/>
                                </a:lnTo>
                                <a:lnTo>
                                  <a:pt x="960266" y="747575"/>
                                </a:lnTo>
                                <a:lnTo>
                                  <a:pt x="958031" y="747575"/>
                                </a:lnTo>
                                <a:close/>
                              </a:path>
                              <a:path w="1205865" h="1118235">
                                <a:moveTo>
                                  <a:pt x="572210" y="833060"/>
                                </a:moveTo>
                                <a:lnTo>
                                  <a:pt x="574394" y="833060"/>
                                </a:lnTo>
                                <a:lnTo>
                                  <a:pt x="574394" y="835244"/>
                                </a:lnTo>
                                <a:lnTo>
                                  <a:pt x="572210" y="835244"/>
                                </a:lnTo>
                                <a:lnTo>
                                  <a:pt x="572210" y="833060"/>
                                </a:lnTo>
                                <a:close/>
                              </a:path>
                              <a:path w="1205865" h="1118235">
                                <a:moveTo>
                                  <a:pt x="563434" y="835244"/>
                                </a:moveTo>
                                <a:lnTo>
                                  <a:pt x="563434" y="837467"/>
                                </a:lnTo>
                                <a:lnTo>
                                  <a:pt x="565605" y="837467"/>
                                </a:lnTo>
                                <a:lnTo>
                                  <a:pt x="565605" y="839651"/>
                                </a:lnTo>
                                <a:lnTo>
                                  <a:pt x="570025" y="839651"/>
                                </a:lnTo>
                                <a:lnTo>
                                  <a:pt x="570025" y="835244"/>
                                </a:lnTo>
                                <a:lnTo>
                                  <a:pt x="563434" y="835244"/>
                                </a:lnTo>
                                <a:close/>
                              </a:path>
                              <a:path w="1205865" h="1118235">
                                <a:moveTo>
                                  <a:pt x="567841" y="841836"/>
                                </a:moveTo>
                                <a:lnTo>
                                  <a:pt x="570025" y="841836"/>
                                </a:lnTo>
                                <a:lnTo>
                                  <a:pt x="570025" y="846205"/>
                                </a:lnTo>
                                <a:lnTo>
                                  <a:pt x="567841" y="846205"/>
                                </a:lnTo>
                                <a:lnTo>
                                  <a:pt x="567841" y="841836"/>
                                </a:lnTo>
                                <a:close/>
                              </a:path>
                              <a:path w="1205865" h="1118235">
                                <a:moveTo>
                                  <a:pt x="993147" y="850624"/>
                                </a:moveTo>
                                <a:lnTo>
                                  <a:pt x="995331" y="850624"/>
                                </a:lnTo>
                                <a:lnTo>
                                  <a:pt x="995331" y="852809"/>
                                </a:lnTo>
                                <a:lnTo>
                                  <a:pt x="993147" y="852809"/>
                                </a:lnTo>
                                <a:lnTo>
                                  <a:pt x="993147" y="850624"/>
                                </a:lnTo>
                                <a:close/>
                              </a:path>
                              <a:path w="1205865" h="1118235">
                                <a:moveTo>
                                  <a:pt x="620432" y="881283"/>
                                </a:moveTo>
                                <a:lnTo>
                                  <a:pt x="624801" y="881283"/>
                                </a:lnTo>
                                <a:lnTo>
                                  <a:pt x="624801" y="883518"/>
                                </a:lnTo>
                                <a:lnTo>
                                  <a:pt x="620432" y="883518"/>
                                </a:lnTo>
                                <a:lnTo>
                                  <a:pt x="620432" y="881283"/>
                                </a:lnTo>
                                <a:close/>
                              </a:path>
                              <a:path w="1205865" h="1118235">
                                <a:moveTo>
                                  <a:pt x="618248" y="885690"/>
                                </a:moveTo>
                                <a:lnTo>
                                  <a:pt x="620432" y="885690"/>
                                </a:lnTo>
                                <a:lnTo>
                                  <a:pt x="620432" y="887874"/>
                                </a:lnTo>
                                <a:lnTo>
                                  <a:pt x="618248" y="887874"/>
                                </a:lnTo>
                                <a:lnTo>
                                  <a:pt x="618248" y="885690"/>
                                </a:lnTo>
                                <a:close/>
                              </a:path>
                              <a:path w="1205865" h="1118235">
                                <a:moveTo>
                                  <a:pt x="627024" y="887874"/>
                                </a:moveTo>
                                <a:lnTo>
                                  <a:pt x="627024" y="890059"/>
                                </a:lnTo>
                                <a:lnTo>
                                  <a:pt x="631393" y="890059"/>
                                </a:lnTo>
                                <a:lnTo>
                                  <a:pt x="631393" y="894478"/>
                                </a:lnTo>
                                <a:lnTo>
                                  <a:pt x="624801" y="894478"/>
                                </a:lnTo>
                                <a:lnTo>
                                  <a:pt x="624801" y="896663"/>
                                </a:lnTo>
                                <a:lnTo>
                                  <a:pt x="633577" y="896663"/>
                                </a:lnTo>
                                <a:lnTo>
                                  <a:pt x="633577" y="892243"/>
                                </a:lnTo>
                                <a:lnTo>
                                  <a:pt x="637997" y="892243"/>
                                </a:lnTo>
                                <a:lnTo>
                                  <a:pt x="637997" y="890059"/>
                                </a:lnTo>
                                <a:lnTo>
                                  <a:pt x="633577" y="890059"/>
                                </a:lnTo>
                                <a:lnTo>
                                  <a:pt x="633577" y="887874"/>
                                </a:lnTo>
                                <a:lnTo>
                                  <a:pt x="627024" y="887874"/>
                                </a:lnTo>
                                <a:close/>
                              </a:path>
                              <a:path w="1205865" h="1118235">
                                <a:moveTo>
                                  <a:pt x="640169" y="896663"/>
                                </a:moveTo>
                                <a:lnTo>
                                  <a:pt x="642353" y="896663"/>
                                </a:lnTo>
                                <a:lnTo>
                                  <a:pt x="642353" y="898847"/>
                                </a:lnTo>
                                <a:lnTo>
                                  <a:pt x="640169" y="898847"/>
                                </a:lnTo>
                                <a:lnTo>
                                  <a:pt x="640169" y="896663"/>
                                </a:lnTo>
                                <a:close/>
                              </a:path>
                              <a:path w="1205865" h="1118235">
                                <a:moveTo>
                                  <a:pt x="473529" y="903204"/>
                                </a:moveTo>
                                <a:lnTo>
                                  <a:pt x="473529" y="905439"/>
                                </a:lnTo>
                                <a:lnTo>
                                  <a:pt x="471357" y="905439"/>
                                </a:lnTo>
                                <a:lnTo>
                                  <a:pt x="471357" y="907623"/>
                                </a:lnTo>
                                <a:lnTo>
                                  <a:pt x="480133" y="907623"/>
                                </a:lnTo>
                                <a:lnTo>
                                  <a:pt x="480133" y="903204"/>
                                </a:lnTo>
                                <a:lnTo>
                                  <a:pt x="473529" y="903204"/>
                                </a:lnTo>
                                <a:close/>
                              </a:path>
                              <a:path w="1205865" h="1118235">
                                <a:moveTo>
                                  <a:pt x="883518" y="922952"/>
                                </a:moveTo>
                                <a:lnTo>
                                  <a:pt x="885703" y="922952"/>
                                </a:lnTo>
                                <a:lnTo>
                                  <a:pt x="885703" y="927321"/>
                                </a:lnTo>
                                <a:lnTo>
                                  <a:pt x="883518" y="927321"/>
                                </a:lnTo>
                                <a:lnTo>
                                  <a:pt x="883518" y="922952"/>
                                </a:lnTo>
                                <a:close/>
                              </a:path>
                              <a:path w="1205865" h="1118235">
                                <a:moveTo>
                                  <a:pt x="813362" y="936097"/>
                                </a:moveTo>
                                <a:lnTo>
                                  <a:pt x="817731" y="936097"/>
                                </a:lnTo>
                                <a:lnTo>
                                  <a:pt x="817731" y="938282"/>
                                </a:lnTo>
                                <a:lnTo>
                                  <a:pt x="813362" y="938282"/>
                                </a:lnTo>
                                <a:lnTo>
                                  <a:pt x="813362" y="936097"/>
                                </a:lnTo>
                                <a:close/>
                              </a:path>
                              <a:path w="1205865" h="1118235">
                                <a:moveTo>
                                  <a:pt x="835295" y="938282"/>
                                </a:moveTo>
                                <a:lnTo>
                                  <a:pt x="837480" y="938282"/>
                                </a:lnTo>
                                <a:lnTo>
                                  <a:pt x="837480" y="940517"/>
                                </a:lnTo>
                                <a:lnTo>
                                  <a:pt x="835295" y="940517"/>
                                </a:lnTo>
                                <a:lnTo>
                                  <a:pt x="835295" y="938282"/>
                                </a:lnTo>
                                <a:close/>
                              </a:path>
                              <a:path w="1205865" h="1118235">
                                <a:moveTo>
                                  <a:pt x="456015" y="903204"/>
                                </a:moveTo>
                                <a:lnTo>
                                  <a:pt x="456015" y="907623"/>
                                </a:lnTo>
                                <a:lnTo>
                                  <a:pt x="451608" y="907623"/>
                                </a:lnTo>
                                <a:lnTo>
                                  <a:pt x="451608" y="909808"/>
                                </a:lnTo>
                                <a:lnTo>
                                  <a:pt x="447239" y="909808"/>
                                </a:lnTo>
                                <a:lnTo>
                                  <a:pt x="447239" y="914164"/>
                                </a:lnTo>
                                <a:lnTo>
                                  <a:pt x="442870" y="914164"/>
                                </a:lnTo>
                                <a:lnTo>
                                  <a:pt x="442870" y="911992"/>
                                </a:lnTo>
                                <a:lnTo>
                                  <a:pt x="438463" y="911992"/>
                                </a:lnTo>
                                <a:lnTo>
                                  <a:pt x="438463" y="929544"/>
                                </a:lnTo>
                                <a:lnTo>
                                  <a:pt x="440648" y="929544"/>
                                </a:lnTo>
                                <a:lnTo>
                                  <a:pt x="440648" y="933913"/>
                                </a:lnTo>
                                <a:lnTo>
                                  <a:pt x="438463" y="933913"/>
                                </a:lnTo>
                                <a:lnTo>
                                  <a:pt x="438463" y="938282"/>
                                </a:lnTo>
                                <a:lnTo>
                                  <a:pt x="442870" y="938282"/>
                                </a:lnTo>
                                <a:lnTo>
                                  <a:pt x="442870" y="940517"/>
                                </a:lnTo>
                                <a:lnTo>
                                  <a:pt x="440648" y="940517"/>
                                </a:lnTo>
                                <a:lnTo>
                                  <a:pt x="440648" y="944873"/>
                                </a:lnTo>
                                <a:lnTo>
                                  <a:pt x="442870" y="944873"/>
                                </a:lnTo>
                                <a:lnTo>
                                  <a:pt x="442870" y="947058"/>
                                </a:lnTo>
                                <a:lnTo>
                                  <a:pt x="453843" y="947058"/>
                                </a:lnTo>
                                <a:lnTo>
                                  <a:pt x="453843" y="940517"/>
                                </a:lnTo>
                                <a:lnTo>
                                  <a:pt x="458199" y="940517"/>
                                </a:lnTo>
                                <a:lnTo>
                                  <a:pt x="458199" y="933913"/>
                                </a:lnTo>
                                <a:lnTo>
                                  <a:pt x="456015" y="933913"/>
                                </a:lnTo>
                                <a:lnTo>
                                  <a:pt x="456015" y="931728"/>
                                </a:lnTo>
                                <a:lnTo>
                                  <a:pt x="460384" y="931728"/>
                                </a:lnTo>
                                <a:lnTo>
                                  <a:pt x="460384" y="914164"/>
                                </a:lnTo>
                                <a:lnTo>
                                  <a:pt x="458199" y="914164"/>
                                </a:lnTo>
                                <a:lnTo>
                                  <a:pt x="458199" y="909808"/>
                                </a:lnTo>
                                <a:lnTo>
                                  <a:pt x="460384" y="909808"/>
                                </a:lnTo>
                                <a:lnTo>
                                  <a:pt x="460384" y="907623"/>
                                </a:lnTo>
                                <a:lnTo>
                                  <a:pt x="458199" y="907623"/>
                                </a:lnTo>
                                <a:lnTo>
                                  <a:pt x="458199" y="903204"/>
                                </a:lnTo>
                                <a:lnTo>
                                  <a:pt x="456015" y="903204"/>
                                </a:lnTo>
                                <a:close/>
                              </a:path>
                              <a:path w="1205865" h="1118235">
                                <a:moveTo>
                                  <a:pt x="846256" y="944873"/>
                                </a:moveTo>
                                <a:lnTo>
                                  <a:pt x="848440" y="944873"/>
                                </a:lnTo>
                                <a:lnTo>
                                  <a:pt x="848440" y="947058"/>
                                </a:lnTo>
                                <a:lnTo>
                                  <a:pt x="846256" y="947058"/>
                                </a:lnTo>
                                <a:lnTo>
                                  <a:pt x="846256" y="944873"/>
                                </a:lnTo>
                                <a:close/>
                              </a:path>
                              <a:path w="1205865" h="1118235">
                                <a:moveTo>
                                  <a:pt x="841836" y="947058"/>
                                </a:moveTo>
                                <a:lnTo>
                                  <a:pt x="846256" y="947058"/>
                                </a:lnTo>
                                <a:lnTo>
                                  <a:pt x="846256" y="949242"/>
                                </a:lnTo>
                                <a:lnTo>
                                  <a:pt x="841836" y="949242"/>
                                </a:lnTo>
                                <a:lnTo>
                                  <a:pt x="841836" y="947058"/>
                                </a:lnTo>
                                <a:close/>
                              </a:path>
                              <a:path w="1205865" h="1118235">
                                <a:moveTo>
                                  <a:pt x="837480" y="953662"/>
                                </a:moveTo>
                                <a:lnTo>
                                  <a:pt x="839664" y="953662"/>
                                </a:lnTo>
                                <a:lnTo>
                                  <a:pt x="839664" y="955846"/>
                                </a:lnTo>
                                <a:lnTo>
                                  <a:pt x="837480" y="955846"/>
                                </a:lnTo>
                                <a:lnTo>
                                  <a:pt x="837480" y="953662"/>
                                </a:lnTo>
                                <a:close/>
                              </a:path>
                              <a:path w="1205865" h="1118235">
                                <a:moveTo>
                                  <a:pt x="828691" y="955846"/>
                                </a:moveTo>
                                <a:lnTo>
                                  <a:pt x="828691" y="958031"/>
                                </a:lnTo>
                                <a:lnTo>
                                  <a:pt x="830876" y="958031"/>
                                </a:lnTo>
                                <a:lnTo>
                                  <a:pt x="830876" y="960202"/>
                                </a:lnTo>
                                <a:lnTo>
                                  <a:pt x="835295" y="960202"/>
                                </a:lnTo>
                                <a:lnTo>
                                  <a:pt x="835295" y="958031"/>
                                </a:lnTo>
                                <a:lnTo>
                                  <a:pt x="833111" y="958031"/>
                                </a:lnTo>
                                <a:lnTo>
                                  <a:pt x="833111" y="955846"/>
                                </a:lnTo>
                                <a:lnTo>
                                  <a:pt x="828691" y="955846"/>
                                </a:lnTo>
                                <a:close/>
                              </a:path>
                              <a:path w="1205865" h="1118235">
                                <a:moveTo>
                                  <a:pt x="835295" y="960202"/>
                                </a:moveTo>
                                <a:lnTo>
                                  <a:pt x="837480" y="960202"/>
                                </a:lnTo>
                                <a:lnTo>
                                  <a:pt x="837480" y="962387"/>
                                </a:lnTo>
                                <a:lnTo>
                                  <a:pt x="835295" y="962387"/>
                                </a:lnTo>
                                <a:lnTo>
                                  <a:pt x="835295" y="960202"/>
                                </a:lnTo>
                                <a:close/>
                              </a:path>
                              <a:path w="1205865" h="1118235">
                                <a:moveTo>
                                  <a:pt x="789257" y="962387"/>
                                </a:moveTo>
                                <a:lnTo>
                                  <a:pt x="795810" y="962387"/>
                                </a:lnTo>
                                <a:lnTo>
                                  <a:pt x="795810" y="964622"/>
                                </a:lnTo>
                                <a:lnTo>
                                  <a:pt x="789257" y="964622"/>
                                </a:lnTo>
                                <a:lnTo>
                                  <a:pt x="789257" y="962387"/>
                                </a:lnTo>
                                <a:close/>
                              </a:path>
                              <a:path w="1205865" h="1118235">
                                <a:moveTo>
                                  <a:pt x="863769" y="968991"/>
                                </a:moveTo>
                                <a:lnTo>
                                  <a:pt x="863769" y="971175"/>
                                </a:lnTo>
                                <a:lnTo>
                                  <a:pt x="859400" y="971175"/>
                                </a:lnTo>
                                <a:lnTo>
                                  <a:pt x="859400" y="973360"/>
                                </a:lnTo>
                                <a:lnTo>
                                  <a:pt x="857216" y="973360"/>
                                </a:lnTo>
                                <a:lnTo>
                                  <a:pt x="857216" y="971175"/>
                                </a:lnTo>
                                <a:lnTo>
                                  <a:pt x="855031" y="971175"/>
                                </a:lnTo>
                                <a:lnTo>
                                  <a:pt x="855031" y="973360"/>
                                </a:lnTo>
                                <a:lnTo>
                                  <a:pt x="852809" y="973360"/>
                                </a:lnTo>
                                <a:lnTo>
                                  <a:pt x="852809" y="977767"/>
                                </a:lnTo>
                                <a:lnTo>
                                  <a:pt x="857216" y="977767"/>
                                </a:lnTo>
                                <a:lnTo>
                                  <a:pt x="857216" y="979951"/>
                                </a:lnTo>
                                <a:lnTo>
                                  <a:pt x="865954" y="979951"/>
                                </a:lnTo>
                                <a:lnTo>
                                  <a:pt x="865954" y="977767"/>
                                </a:lnTo>
                                <a:lnTo>
                                  <a:pt x="870361" y="977767"/>
                                </a:lnTo>
                                <a:lnTo>
                                  <a:pt x="870361" y="973360"/>
                                </a:lnTo>
                                <a:lnTo>
                                  <a:pt x="865954" y="973360"/>
                                </a:lnTo>
                                <a:lnTo>
                                  <a:pt x="865954" y="968991"/>
                                </a:lnTo>
                                <a:lnTo>
                                  <a:pt x="863769" y="968991"/>
                                </a:lnTo>
                                <a:close/>
                              </a:path>
                              <a:path w="1205865" h="1118235">
                                <a:moveTo>
                                  <a:pt x="859400" y="973360"/>
                                </a:moveTo>
                                <a:lnTo>
                                  <a:pt x="863769" y="973360"/>
                                </a:lnTo>
                                <a:lnTo>
                                  <a:pt x="863769" y="975582"/>
                                </a:lnTo>
                                <a:lnTo>
                                  <a:pt x="861585" y="975582"/>
                                </a:lnTo>
                                <a:lnTo>
                                  <a:pt x="861585" y="977767"/>
                                </a:lnTo>
                                <a:lnTo>
                                  <a:pt x="859400" y="977767"/>
                                </a:lnTo>
                                <a:lnTo>
                                  <a:pt x="859400" y="973360"/>
                                </a:lnTo>
                                <a:close/>
                              </a:path>
                              <a:path w="1205865" h="1118235">
                                <a:moveTo>
                                  <a:pt x="322269" y="984320"/>
                                </a:moveTo>
                                <a:lnTo>
                                  <a:pt x="322269" y="988740"/>
                                </a:lnTo>
                                <a:lnTo>
                                  <a:pt x="326688" y="988740"/>
                                </a:lnTo>
                                <a:lnTo>
                                  <a:pt x="326688" y="990912"/>
                                </a:lnTo>
                                <a:lnTo>
                                  <a:pt x="335413" y="990912"/>
                                </a:lnTo>
                                <a:lnTo>
                                  <a:pt x="335413" y="988740"/>
                                </a:lnTo>
                                <a:lnTo>
                                  <a:pt x="333242" y="988740"/>
                                </a:lnTo>
                                <a:lnTo>
                                  <a:pt x="333242" y="986555"/>
                                </a:lnTo>
                                <a:lnTo>
                                  <a:pt x="331057" y="986555"/>
                                </a:lnTo>
                                <a:lnTo>
                                  <a:pt x="331057" y="984320"/>
                                </a:lnTo>
                                <a:lnTo>
                                  <a:pt x="322269" y="984320"/>
                                </a:lnTo>
                                <a:close/>
                              </a:path>
                              <a:path w="1205865" h="1118235">
                                <a:moveTo>
                                  <a:pt x="791441" y="986555"/>
                                </a:moveTo>
                                <a:lnTo>
                                  <a:pt x="793626" y="986555"/>
                                </a:lnTo>
                                <a:lnTo>
                                  <a:pt x="793626" y="990924"/>
                                </a:lnTo>
                                <a:lnTo>
                                  <a:pt x="791441" y="990924"/>
                                </a:lnTo>
                                <a:lnTo>
                                  <a:pt x="791441" y="986555"/>
                                </a:lnTo>
                                <a:close/>
                              </a:path>
                              <a:path w="1205865" h="1118235">
                                <a:moveTo>
                                  <a:pt x="800217" y="988740"/>
                                </a:moveTo>
                                <a:lnTo>
                                  <a:pt x="804586" y="988740"/>
                                </a:lnTo>
                                <a:lnTo>
                                  <a:pt x="804586" y="990924"/>
                                </a:lnTo>
                                <a:lnTo>
                                  <a:pt x="800217" y="990924"/>
                                </a:lnTo>
                                <a:lnTo>
                                  <a:pt x="800217" y="988740"/>
                                </a:lnTo>
                                <a:close/>
                              </a:path>
                              <a:path w="1205865" h="1118235">
                                <a:moveTo>
                                  <a:pt x="701549" y="984320"/>
                                </a:moveTo>
                                <a:lnTo>
                                  <a:pt x="701549" y="986555"/>
                                </a:lnTo>
                                <a:lnTo>
                                  <a:pt x="703721" y="986555"/>
                                </a:lnTo>
                                <a:lnTo>
                                  <a:pt x="703721" y="988740"/>
                                </a:lnTo>
                                <a:lnTo>
                                  <a:pt x="705956" y="988740"/>
                                </a:lnTo>
                                <a:lnTo>
                                  <a:pt x="705956" y="990912"/>
                                </a:lnTo>
                                <a:lnTo>
                                  <a:pt x="708140" y="990912"/>
                                </a:lnTo>
                                <a:lnTo>
                                  <a:pt x="708140" y="993096"/>
                                </a:lnTo>
                                <a:lnTo>
                                  <a:pt x="710325" y="993096"/>
                                </a:lnTo>
                                <a:lnTo>
                                  <a:pt x="710325" y="986555"/>
                                </a:lnTo>
                                <a:lnTo>
                                  <a:pt x="708140" y="986555"/>
                                </a:lnTo>
                                <a:lnTo>
                                  <a:pt x="708140" y="984320"/>
                                </a:lnTo>
                                <a:lnTo>
                                  <a:pt x="701549" y="984320"/>
                                </a:lnTo>
                                <a:close/>
                              </a:path>
                              <a:path w="1205865" h="1118235">
                                <a:moveTo>
                                  <a:pt x="822151" y="990912"/>
                                </a:moveTo>
                                <a:lnTo>
                                  <a:pt x="824335" y="990912"/>
                                </a:lnTo>
                                <a:lnTo>
                                  <a:pt x="824335" y="993096"/>
                                </a:lnTo>
                                <a:lnTo>
                                  <a:pt x="822151" y="993096"/>
                                </a:lnTo>
                                <a:lnTo>
                                  <a:pt x="822151" y="990912"/>
                                </a:lnTo>
                                <a:close/>
                              </a:path>
                              <a:path w="1205865" h="1118235">
                                <a:moveTo>
                                  <a:pt x="868189" y="990912"/>
                                </a:moveTo>
                                <a:lnTo>
                                  <a:pt x="868189" y="993096"/>
                                </a:lnTo>
                                <a:lnTo>
                                  <a:pt x="870361" y="993096"/>
                                </a:lnTo>
                                <a:lnTo>
                                  <a:pt x="870361" y="995280"/>
                                </a:lnTo>
                                <a:lnTo>
                                  <a:pt x="874730" y="995280"/>
                                </a:lnTo>
                                <a:lnTo>
                                  <a:pt x="874730" y="993096"/>
                                </a:lnTo>
                                <a:lnTo>
                                  <a:pt x="872545" y="993096"/>
                                </a:lnTo>
                                <a:lnTo>
                                  <a:pt x="872545" y="990912"/>
                                </a:lnTo>
                                <a:lnTo>
                                  <a:pt x="868189" y="990912"/>
                                </a:lnTo>
                                <a:close/>
                              </a:path>
                              <a:path w="1205865" h="1118235">
                                <a:moveTo>
                                  <a:pt x="824322" y="993096"/>
                                </a:moveTo>
                                <a:lnTo>
                                  <a:pt x="826507" y="993096"/>
                                </a:lnTo>
                                <a:lnTo>
                                  <a:pt x="826507" y="997516"/>
                                </a:lnTo>
                                <a:lnTo>
                                  <a:pt x="824322" y="997516"/>
                                </a:lnTo>
                                <a:lnTo>
                                  <a:pt x="824322" y="993096"/>
                                </a:lnTo>
                                <a:close/>
                              </a:path>
                              <a:path w="1205865" h="1118235">
                                <a:moveTo>
                                  <a:pt x="857216" y="993096"/>
                                </a:moveTo>
                                <a:lnTo>
                                  <a:pt x="857216" y="997516"/>
                                </a:lnTo>
                                <a:lnTo>
                                  <a:pt x="859400" y="997516"/>
                                </a:lnTo>
                                <a:lnTo>
                                  <a:pt x="859400" y="1006241"/>
                                </a:lnTo>
                                <a:lnTo>
                                  <a:pt x="861585" y="1006241"/>
                                </a:lnTo>
                                <a:lnTo>
                                  <a:pt x="861585" y="1008425"/>
                                </a:lnTo>
                                <a:lnTo>
                                  <a:pt x="863769" y="1008425"/>
                                </a:lnTo>
                                <a:lnTo>
                                  <a:pt x="863769" y="1001885"/>
                                </a:lnTo>
                                <a:lnTo>
                                  <a:pt x="865954" y="1001885"/>
                                </a:lnTo>
                                <a:lnTo>
                                  <a:pt x="865954" y="999700"/>
                                </a:lnTo>
                                <a:lnTo>
                                  <a:pt x="863769" y="999700"/>
                                </a:lnTo>
                                <a:lnTo>
                                  <a:pt x="863769" y="995280"/>
                                </a:lnTo>
                                <a:lnTo>
                                  <a:pt x="859400" y="995280"/>
                                </a:lnTo>
                                <a:lnTo>
                                  <a:pt x="859400" y="993096"/>
                                </a:lnTo>
                                <a:lnTo>
                                  <a:pt x="857216" y="993096"/>
                                </a:lnTo>
                                <a:close/>
                              </a:path>
                              <a:path w="1205865" h="1118235">
                                <a:moveTo>
                                  <a:pt x="300348" y="986555"/>
                                </a:moveTo>
                                <a:lnTo>
                                  <a:pt x="300348" y="988740"/>
                                </a:lnTo>
                                <a:lnTo>
                                  <a:pt x="295979" y="988740"/>
                                </a:lnTo>
                                <a:lnTo>
                                  <a:pt x="295979" y="990912"/>
                                </a:lnTo>
                                <a:lnTo>
                                  <a:pt x="289375" y="990912"/>
                                </a:lnTo>
                                <a:lnTo>
                                  <a:pt x="289375" y="995280"/>
                                </a:lnTo>
                                <a:lnTo>
                                  <a:pt x="287203" y="995280"/>
                                </a:lnTo>
                                <a:lnTo>
                                  <a:pt x="287203" y="997516"/>
                                </a:lnTo>
                                <a:lnTo>
                                  <a:pt x="293795" y="997516"/>
                                </a:lnTo>
                                <a:lnTo>
                                  <a:pt x="293795" y="1001885"/>
                                </a:lnTo>
                                <a:lnTo>
                                  <a:pt x="295979" y="1001885"/>
                                </a:lnTo>
                                <a:lnTo>
                                  <a:pt x="295979" y="1004069"/>
                                </a:lnTo>
                                <a:lnTo>
                                  <a:pt x="302532" y="1004069"/>
                                </a:lnTo>
                                <a:lnTo>
                                  <a:pt x="302532" y="1008425"/>
                                </a:lnTo>
                                <a:lnTo>
                                  <a:pt x="304755" y="1008425"/>
                                </a:lnTo>
                                <a:lnTo>
                                  <a:pt x="304755" y="1004069"/>
                                </a:lnTo>
                                <a:lnTo>
                                  <a:pt x="306939" y="1004069"/>
                                </a:lnTo>
                                <a:lnTo>
                                  <a:pt x="306939" y="999700"/>
                                </a:lnTo>
                                <a:lnTo>
                                  <a:pt x="311308" y="999700"/>
                                </a:lnTo>
                                <a:lnTo>
                                  <a:pt x="311308" y="997516"/>
                                </a:lnTo>
                                <a:lnTo>
                                  <a:pt x="313493" y="997516"/>
                                </a:lnTo>
                                <a:lnTo>
                                  <a:pt x="313493" y="993096"/>
                                </a:lnTo>
                                <a:lnTo>
                                  <a:pt x="302532" y="993096"/>
                                </a:lnTo>
                                <a:lnTo>
                                  <a:pt x="302532" y="986555"/>
                                </a:lnTo>
                                <a:lnTo>
                                  <a:pt x="300348" y="986555"/>
                                </a:lnTo>
                                <a:close/>
                              </a:path>
                              <a:path w="1205865" h="1118235">
                                <a:moveTo>
                                  <a:pt x="256494" y="1010660"/>
                                </a:moveTo>
                                <a:lnTo>
                                  <a:pt x="256494" y="1012845"/>
                                </a:lnTo>
                                <a:lnTo>
                                  <a:pt x="258716" y="1012845"/>
                                </a:lnTo>
                                <a:lnTo>
                                  <a:pt x="258716" y="1015029"/>
                                </a:lnTo>
                                <a:lnTo>
                                  <a:pt x="263085" y="1015029"/>
                                </a:lnTo>
                                <a:lnTo>
                                  <a:pt x="263085" y="1012845"/>
                                </a:lnTo>
                                <a:lnTo>
                                  <a:pt x="265270" y="1012845"/>
                                </a:lnTo>
                                <a:lnTo>
                                  <a:pt x="265270" y="1010660"/>
                                </a:lnTo>
                                <a:lnTo>
                                  <a:pt x="256494" y="1010660"/>
                                </a:lnTo>
                                <a:close/>
                              </a:path>
                              <a:path w="1205865" h="1118235">
                                <a:moveTo>
                                  <a:pt x="732245" y="1006241"/>
                                </a:moveTo>
                                <a:lnTo>
                                  <a:pt x="732245" y="1008425"/>
                                </a:lnTo>
                                <a:lnTo>
                                  <a:pt x="730074" y="1008425"/>
                                </a:lnTo>
                                <a:lnTo>
                                  <a:pt x="730074" y="1012845"/>
                                </a:lnTo>
                                <a:lnTo>
                                  <a:pt x="727838" y="1012845"/>
                                </a:lnTo>
                                <a:lnTo>
                                  <a:pt x="727838" y="1019398"/>
                                </a:lnTo>
                                <a:lnTo>
                                  <a:pt x="734430" y="1019398"/>
                                </a:lnTo>
                                <a:lnTo>
                                  <a:pt x="734430" y="1017214"/>
                                </a:lnTo>
                                <a:lnTo>
                                  <a:pt x="732245" y="1017214"/>
                                </a:lnTo>
                                <a:lnTo>
                                  <a:pt x="732245" y="1012845"/>
                                </a:lnTo>
                                <a:lnTo>
                                  <a:pt x="734430" y="1012845"/>
                                </a:lnTo>
                                <a:lnTo>
                                  <a:pt x="734430" y="1008425"/>
                                </a:lnTo>
                                <a:lnTo>
                                  <a:pt x="736614" y="1008425"/>
                                </a:lnTo>
                                <a:lnTo>
                                  <a:pt x="736614" y="1006241"/>
                                </a:lnTo>
                                <a:lnTo>
                                  <a:pt x="732245" y="1006241"/>
                                </a:lnTo>
                                <a:close/>
                              </a:path>
                              <a:path w="1205865" h="1118235">
                                <a:moveTo>
                                  <a:pt x="881334" y="1012845"/>
                                </a:moveTo>
                                <a:lnTo>
                                  <a:pt x="881334" y="1019398"/>
                                </a:lnTo>
                                <a:lnTo>
                                  <a:pt x="887874" y="1019398"/>
                                </a:lnTo>
                                <a:lnTo>
                                  <a:pt x="887874" y="1017214"/>
                                </a:lnTo>
                                <a:lnTo>
                                  <a:pt x="890110" y="1017214"/>
                                </a:lnTo>
                                <a:lnTo>
                                  <a:pt x="890110" y="1015029"/>
                                </a:lnTo>
                                <a:lnTo>
                                  <a:pt x="887874" y="1015029"/>
                                </a:lnTo>
                                <a:lnTo>
                                  <a:pt x="887874" y="1012845"/>
                                </a:lnTo>
                                <a:lnTo>
                                  <a:pt x="881334" y="1012845"/>
                                </a:lnTo>
                                <a:close/>
                              </a:path>
                              <a:path w="1205865" h="1118235">
                                <a:moveTo>
                                  <a:pt x="822151" y="1015029"/>
                                </a:moveTo>
                                <a:lnTo>
                                  <a:pt x="822151" y="1017214"/>
                                </a:lnTo>
                                <a:lnTo>
                                  <a:pt x="819915" y="1017214"/>
                                </a:lnTo>
                                <a:lnTo>
                                  <a:pt x="819915" y="1019398"/>
                                </a:lnTo>
                                <a:lnTo>
                                  <a:pt x="828691" y="1019398"/>
                                </a:lnTo>
                                <a:lnTo>
                                  <a:pt x="828691" y="1015029"/>
                                </a:lnTo>
                                <a:lnTo>
                                  <a:pt x="822151" y="1015029"/>
                                </a:lnTo>
                                <a:close/>
                              </a:path>
                              <a:path w="1205865" h="1118235">
                                <a:moveTo>
                                  <a:pt x="833111" y="1019398"/>
                                </a:moveTo>
                                <a:lnTo>
                                  <a:pt x="833111" y="1023805"/>
                                </a:lnTo>
                                <a:lnTo>
                                  <a:pt x="837480" y="1023805"/>
                                </a:lnTo>
                                <a:lnTo>
                                  <a:pt x="837480" y="1025990"/>
                                </a:lnTo>
                                <a:lnTo>
                                  <a:pt x="839664" y="1025990"/>
                                </a:lnTo>
                                <a:lnTo>
                                  <a:pt x="839664" y="1021621"/>
                                </a:lnTo>
                                <a:lnTo>
                                  <a:pt x="835295" y="1021621"/>
                                </a:lnTo>
                                <a:lnTo>
                                  <a:pt x="835295" y="1019398"/>
                                </a:lnTo>
                                <a:lnTo>
                                  <a:pt x="833111" y="1019398"/>
                                </a:lnTo>
                                <a:close/>
                              </a:path>
                              <a:path w="1205865" h="1118235">
                                <a:moveTo>
                                  <a:pt x="868189" y="1021621"/>
                                </a:moveTo>
                                <a:lnTo>
                                  <a:pt x="868189" y="1023805"/>
                                </a:lnTo>
                                <a:lnTo>
                                  <a:pt x="865954" y="1023805"/>
                                </a:lnTo>
                                <a:lnTo>
                                  <a:pt x="865954" y="1025990"/>
                                </a:lnTo>
                                <a:lnTo>
                                  <a:pt x="872545" y="1025990"/>
                                </a:lnTo>
                                <a:lnTo>
                                  <a:pt x="872545" y="1021621"/>
                                </a:lnTo>
                                <a:lnTo>
                                  <a:pt x="868189" y="1021621"/>
                                </a:lnTo>
                                <a:close/>
                              </a:path>
                              <a:path w="1205865" h="1118235">
                                <a:moveTo>
                                  <a:pt x="447239" y="955846"/>
                                </a:moveTo>
                                <a:lnTo>
                                  <a:pt x="447239" y="958031"/>
                                </a:lnTo>
                                <a:lnTo>
                                  <a:pt x="445055" y="958031"/>
                                </a:lnTo>
                                <a:lnTo>
                                  <a:pt x="445055" y="962387"/>
                                </a:lnTo>
                                <a:lnTo>
                                  <a:pt x="438463" y="962387"/>
                                </a:lnTo>
                                <a:lnTo>
                                  <a:pt x="438463" y="964622"/>
                                </a:lnTo>
                                <a:lnTo>
                                  <a:pt x="427490" y="964622"/>
                                </a:lnTo>
                                <a:lnTo>
                                  <a:pt x="427490" y="971175"/>
                                </a:lnTo>
                                <a:lnTo>
                                  <a:pt x="429675" y="971175"/>
                                </a:lnTo>
                                <a:lnTo>
                                  <a:pt x="429675" y="975582"/>
                                </a:lnTo>
                                <a:lnTo>
                                  <a:pt x="431910" y="975582"/>
                                </a:lnTo>
                                <a:lnTo>
                                  <a:pt x="431910" y="977767"/>
                                </a:lnTo>
                                <a:lnTo>
                                  <a:pt x="434094" y="977767"/>
                                </a:lnTo>
                                <a:lnTo>
                                  <a:pt x="434094" y="984320"/>
                                </a:lnTo>
                                <a:lnTo>
                                  <a:pt x="436279" y="984320"/>
                                </a:lnTo>
                                <a:lnTo>
                                  <a:pt x="436279" y="990912"/>
                                </a:lnTo>
                                <a:lnTo>
                                  <a:pt x="431910" y="990912"/>
                                </a:lnTo>
                                <a:lnTo>
                                  <a:pt x="431910" y="993096"/>
                                </a:lnTo>
                                <a:lnTo>
                                  <a:pt x="436279" y="993096"/>
                                </a:lnTo>
                                <a:lnTo>
                                  <a:pt x="436279" y="997516"/>
                                </a:lnTo>
                                <a:lnTo>
                                  <a:pt x="438463" y="997516"/>
                                </a:lnTo>
                                <a:lnTo>
                                  <a:pt x="438463" y="999700"/>
                                </a:lnTo>
                                <a:lnTo>
                                  <a:pt x="434094" y="999700"/>
                                </a:lnTo>
                                <a:lnTo>
                                  <a:pt x="434094" y="1006241"/>
                                </a:lnTo>
                                <a:lnTo>
                                  <a:pt x="429675" y="1006241"/>
                                </a:lnTo>
                                <a:lnTo>
                                  <a:pt x="429675" y="1012845"/>
                                </a:lnTo>
                                <a:lnTo>
                                  <a:pt x="431910" y="1012845"/>
                                </a:lnTo>
                                <a:lnTo>
                                  <a:pt x="431910" y="1015029"/>
                                </a:lnTo>
                                <a:lnTo>
                                  <a:pt x="429675" y="1015029"/>
                                </a:lnTo>
                                <a:lnTo>
                                  <a:pt x="429675" y="1017214"/>
                                </a:lnTo>
                                <a:lnTo>
                                  <a:pt x="431910" y="1017214"/>
                                </a:lnTo>
                                <a:lnTo>
                                  <a:pt x="431910" y="1021621"/>
                                </a:lnTo>
                                <a:lnTo>
                                  <a:pt x="434094" y="1021621"/>
                                </a:lnTo>
                                <a:lnTo>
                                  <a:pt x="434094" y="1023805"/>
                                </a:lnTo>
                                <a:lnTo>
                                  <a:pt x="442870" y="1023805"/>
                                </a:lnTo>
                                <a:lnTo>
                                  <a:pt x="442870" y="1028174"/>
                                </a:lnTo>
                                <a:lnTo>
                                  <a:pt x="445055" y="1028174"/>
                                </a:lnTo>
                                <a:lnTo>
                                  <a:pt x="445055" y="1015029"/>
                                </a:lnTo>
                                <a:lnTo>
                                  <a:pt x="453843" y="1015029"/>
                                </a:lnTo>
                                <a:lnTo>
                                  <a:pt x="453843" y="1019398"/>
                                </a:lnTo>
                                <a:lnTo>
                                  <a:pt x="460384" y="1019398"/>
                                </a:lnTo>
                                <a:lnTo>
                                  <a:pt x="460384" y="1015029"/>
                                </a:lnTo>
                                <a:lnTo>
                                  <a:pt x="462568" y="1015029"/>
                                </a:lnTo>
                                <a:lnTo>
                                  <a:pt x="462568" y="999700"/>
                                </a:lnTo>
                                <a:lnTo>
                                  <a:pt x="464803" y="999700"/>
                                </a:lnTo>
                                <a:lnTo>
                                  <a:pt x="464803" y="990912"/>
                                </a:lnTo>
                                <a:lnTo>
                                  <a:pt x="462568" y="990912"/>
                                </a:lnTo>
                                <a:lnTo>
                                  <a:pt x="462568" y="977767"/>
                                </a:lnTo>
                                <a:lnTo>
                                  <a:pt x="466988" y="977767"/>
                                </a:lnTo>
                                <a:lnTo>
                                  <a:pt x="466988" y="975582"/>
                                </a:lnTo>
                                <a:lnTo>
                                  <a:pt x="464803" y="975582"/>
                                </a:lnTo>
                                <a:lnTo>
                                  <a:pt x="464803" y="968991"/>
                                </a:lnTo>
                                <a:lnTo>
                                  <a:pt x="462568" y="968991"/>
                                </a:lnTo>
                                <a:lnTo>
                                  <a:pt x="462568" y="962387"/>
                                </a:lnTo>
                                <a:lnTo>
                                  <a:pt x="460384" y="962387"/>
                                </a:lnTo>
                                <a:lnTo>
                                  <a:pt x="460384" y="955846"/>
                                </a:lnTo>
                                <a:lnTo>
                                  <a:pt x="447239" y="955846"/>
                                </a:lnTo>
                                <a:close/>
                              </a:path>
                              <a:path w="1205865" h="1118235">
                                <a:moveTo>
                                  <a:pt x="1085224" y="1023805"/>
                                </a:moveTo>
                                <a:lnTo>
                                  <a:pt x="1087408" y="1023805"/>
                                </a:lnTo>
                                <a:lnTo>
                                  <a:pt x="1087408" y="1028174"/>
                                </a:lnTo>
                                <a:lnTo>
                                  <a:pt x="1085224" y="1028174"/>
                                </a:lnTo>
                                <a:lnTo>
                                  <a:pt x="1085224" y="1023805"/>
                                </a:lnTo>
                                <a:close/>
                              </a:path>
                              <a:path w="1205865" h="1118235">
                                <a:moveTo>
                                  <a:pt x="846256" y="1028174"/>
                                </a:moveTo>
                                <a:lnTo>
                                  <a:pt x="848440" y="1028174"/>
                                </a:lnTo>
                                <a:lnTo>
                                  <a:pt x="848440" y="1030358"/>
                                </a:lnTo>
                                <a:lnTo>
                                  <a:pt x="846256" y="1030358"/>
                                </a:lnTo>
                                <a:lnTo>
                                  <a:pt x="846256" y="1028174"/>
                                </a:lnTo>
                                <a:close/>
                              </a:path>
                              <a:path w="1205865" h="1118235">
                                <a:moveTo>
                                  <a:pt x="1083001" y="1028174"/>
                                </a:moveTo>
                                <a:lnTo>
                                  <a:pt x="1085236" y="1028174"/>
                                </a:lnTo>
                                <a:lnTo>
                                  <a:pt x="1085236" y="1030358"/>
                                </a:lnTo>
                                <a:lnTo>
                                  <a:pt x="1083001" y="1030358"/>
                                </a:lnTo>
                                <a:lnTo>
                                  <a:pt x="1083001" y="1028174"/>
                                </a:lnTo>
                                <a:close/>
                              </a:path>
                              <a:path w="1205865" h="1118235">
                                <a:moveTo>
                                  <a:pt x="725654" y="1025990"/>
                                </a:moveTo>
                                <a:lnTo>
                                  <a:pt x="725654" y="1032594"/>
                                </a:lnTo>
                                <a:lnTo>
                                  <a:pt x="730074" y="1032594"/>
                                </a:lnTo>
                                <a:lnTo>
                                  <a:pt x="730074" y="1030358"/>
                                </a:lnTo>
                                <a:lnTo>
                                  <a:pt x="734430" y="1030358"/>
                                </a:lnTo>
                                <a:lnTo>
                                  <a:pt x="734430" y="1028174"/>
                                </a:lnTo>
                                <a:lnTo>
                                  <a:pt x="732245" y="1028174"/>
                                </a:lnTo>
                                <a:lnTo>
                                  <a:pt x="732245" y="1025990"/>
                                </a:lnTo>
                                <a:lnTo>
                                  <a:pt x="725654" y="1025990"/>
                                </a:lnTo>
                                <a:close/>
                              </a:path>
                              <a:path w="1205865" h="1118235">
                                <a:moveTo>
                                  <a:pt x="850624" y="1032594"/>
                                </a:moveTo>
                                <a:lnTo>
                                  <a:pt x="852809" y="1032594"/>
                                </a:lnTo>
                                <a:lnTo>
                                  <a:pt x="852809" y="1034778"/>
                                </a:lnTo>
                                <a:lnTo>
                                  <a:pt x="850624" y="1034778"/>
                                </a:lnTo>
                                <a:lnTo>
                                  <a:pt x="850624" y="1032594"/>
                                </a:lnTo>
                                <a:close/>
                              </a:path>
                              <a:path w="1205865" h="1118235">
                                <a:moveTo>
                                  <a:pt x="1078632" y="1032594"/>
                                </a:moveTo>
                                <a:lnTo>
                                  <a:pt x="1078632" y="1036950"/>
                                </a:lnTo>
                                <a:lnTo>
                                  <a:pt x="1080817" y="1036950"/>
                                </a:lnTo>
                                <a:lnTo>
                                  <a:pt x="1080817" y="1034778"/>
                                </a:lnTo>
                                <a:lnTo>
                                  <a:pt x="1083001" y="1034778"/>
                                </a:lnTo>
                                <a:lnTo>
                                  <a:pt x="1083001" y="1032594"/>
                                </a:lnTo>
                                <a:lnTo>
                                  <a:pt x="1078632" y="1032594"/>
                                </a:lnTo>
                                <a:close/>
                              </a:path>
                              <a:path w="1205865" h="1118235">
                                <a:moveTo>
                                  <a:pt x="839664" y="1034778"/>
                                </a:moveTo>
                                <a:lnTo>
                                  <a:pt x="841849" y="1034778"/>
                                </a:lnTo>
                                <a:lnTo>
                                  <a:pt x="841849" y="1036963"/>
                                </a:lnTo>
                                <a:lnTo>
                                  <a:pt x="839664" y="1036963"/>
                                </a:lnTo>
                                <a:lnTo>
                                  <a:pt x="839664" y="1034778"/>
                                </a:lnTo>
                                <a:close/>
                              </a:path>
                              <a:path w="1205865" h="1118235">
                                <a:moveTo>
                                  <a:pt x="890110" y="1036950"/>
                                </a:moveTo>
                                <a:lnTo>
                                  <a:pt x="894478" y="1036950"/>
                                </a:lnTo>
                                <a:lnTo>
                                  <a:pt x="894478" y="1039134"/>
                                </a:lnTo>
                                <a:lnTo>
                                  <a:pt x="890110" y="1039134"/>
                                </a:lnTo>
                                <a:lnTo>
                                  <a:pt x="890110" y="1036950"/>
                                </a:lnTo>
                                <a:close/>
                              </a:path>
                              <a:path w="1205865" h="1118235">
                                <a:moveTo>
                                  <a:pt x="826507" y="1036950"/>
                                </a:moveTo>
                                <a:lnTo>
                                  <a:pt x="828691" y="1036950"/>
                                </a:lnTo>
                                <a:lnTo>
                                  <a:pt x="828691" y="1041319"/>
                                </a:lnTo>
                                <a:lnTo>
                                  <a:pt x="826507" y="1041319"/>
                                </a:lnTo>
                                <a:lnTo>
                                  <a:pt x="826507" y="1036950"/>
                                </a:lnTo>
                                <a:close/>
                              </a:path>
                              <a:path w="1205865" h="1118235">
                                <a:moveTo>
                                  <a:pt x="734430" y="1039134"/>
                                </a:moveTo>
                                <a:lnTo>
                                  <a:pt x="734430" y="1043554"/>
                                </a:lnTo>
                                <a:lnTo>
                                  <a:pt x="736614" y="1043554"/>
                                </a:lnTo>
                                <a:lnTo>
                                  <a:pt x="736614" y="1045739"/>
                                </a:lnTo>
                                <a:lnTo>
                                  <a:pt x="738799" y="1045739"/>
                                </a:lnTo>
                                <a:lnTo>
                                  <a:pt x="738799" y="1039134"/>
                                </a:lnTo>
                                <a:lnTo>
                                  <a:pt x="734430" y="1039134"/>
                                </a:lnTo>
                                <a:close/>
                              </a:path>
                              <a:path w="1205865" h="1118235">
                                <a:moveTo>
                                  <a:pt x="896663" y="1041319"/>
                                </a:moveTo>
                                <a:lnTo>
                                  <a:pt x="898847" y="1041319"/>
                                </a:lnTo>
                                <a:lnTo>
                                  <a:pt x="898847" y="1045739"/>
                                </a:lnTo>
                                <a:lnTo>
                                  <a:pt x="896663" y="1045739"/>
                                </a:lnTo>
                                <a:lnTo>
                                  <a:pt x="896663" y="1041319"/>
                                </a:lnTo>
                                <a:close/>
                              </a:path>
                              <a:path w="1205865" h="1118235">
                                <a:moveTo>
                                  <a:pt x="907623" y="1041319"/>
                                </a:moveTo>
                                <a:lnTo>
                                  <a:pt x="909808" y="1041319"/>
                                </a:lnTo>
                                <a:lnTo>
                                  <a:pt x="909808" y="1045739"/>
                                </a:lnTo>
                                <a:lnTo>
                                  <a:pt x="907623" y="1045739"/>
                                </a:lnTo>
                                <a:lnTo>
                                  <a:pt x="907623" y="1041319"/>
                                </a:lnTo>
                                <a:close/>
                              </a:path>
                              <a:path w="1205865" h="1118235">
                                <a:moveTo>
                                  <a:pt x="852809" y="1041319"/>
                                </a:moveTo>
                                <a:lnTo>
                                  <a:pt x="852809" y="1047923"/>
                                </a:lnTo>
                                <a:lnTo>
                                  <a:pt x="859400" y="1047923"/>
                                </a:lnTo>
                                <a:lnTo>
                                  <a:pt x="859400" y="1045739"/>
                                </a:lnTo>
                                <a:lnTo>
                                  <a:pt x="857216" y="1045739"/>
                                </a:lnTo>
                                <a:lnTo>
                                  <a:pt x="857216" y="1043554"/>
                                </a:lnTo>
                                <a:lnTo>
                                  <a:pt x="859400" y="1043554"/>
                                </a:lnTo>
                                <a:lnTo>
                                  <a:pt x="859400" y="1041319"/>
                                </a:lnTo>
                                <a:lnTo>
                                  <a:pt x="852809" y="1041319"/>
                                </a:lnTo>
                                <a:close/>
                              </a:path>
                              <a:path w="1205865" h="1118235">
                                <a:moveTo>
                                  <a:pt x="848440" y="1043554"/>
                                </a:moveTo>
                                <a:lnTo>
                                  <a:pt x="850624" y="1043554"/>
                                </a:lnTo>
                                <a:lnTo>
                                  <a:pt x="850624" y="1047923"/>
                                </a:lnTo>
                                <a:lnTo>
                                  <a:pt x="848440" y="1047923"/>
                                </a:lnTo>
                                <a:lnTo>
                                  <a:pt x="848440" y="1043554"/>
                                </a:lnTo>
                                <a:close/>
                              </a:path>
                              <a:path w="1205865" h="1118235">
                                <a:moveTo>
                                  <a:pt x="865954" y="1045739"/>
                                </a:moveTo>
                                <a:lnTo>
                                  <a:pt x="868189" y="1045739"/>
                                </a:lnTo>
                                <a:lnTo>
                                  <a:pt x="868189" y="1047923"/>
                                </a:lnTo>
                                <a:lnTo>
                                  <a:pt x="865954" y="1047923"/>
                                </a:lnTo>
                                <a:lnTo>
                                  <a:pt x="865954" y="1045739"/>
                                </a:lnTo>
                                <a:close/>
                              </a:path>
                              <a:path w="1205865" h="1118235">
                                <a:moveTo>
                                  <a:pt x="852809" y="1054514"/>
                                </a:moveTo>
                                <a:lnTo>
                                  <a:pt x="855044" y="1054514"/>
                                </a:lnTo>
                                <a:lnTo>
                                  <a:pt x="855044" y="1056699"/>
                                </a:lnTo>
                                <a:lnTo>
                                  <a:pt x="852809" y="1056699"/>
                                </a:lnTo>
                                <a:lnTo>
                                  <a:pt x="852809" y="1054514"/>
                                </a:lnTo>
                                <a:close/>
                              </a:path>
                              <a:path w="1205865" h="1118235">
                                <a:moveTo>
                                  <a:pt x="833111" y="1058883"/>
                                </a:moveTo>
                                <a:lnTo>
                                  <a:pt x="835295" y="1058883"/>
                                </a:lnTo>
                                <a:lnTo>
                                  <a:pt x="835295" y="1061068"/>
                                </a:lnTo>
                                <a:lnTo>
                                  <a:pt x="833111" y="1061068"/>
                                </a:lnTo>
                                <a:lnTo>
                                  <a:pt x="833111" y="1058883"/>
                                </a:lnTo>
                                <a:close/>
                              </a:path>
                              <a:path w="1205865" h="1118235">
                                <a:moveTo>
                                  <a:pt x="922952" y="1047923"/>
                                </a:moveTo>
                                <a:lnTo>
                                  <a:pt x="922952" y="1050107"/>
                                </a:lnTo>
                                <a:lnTo>
                                  <a:pt x="920768" y="1050107"/>
                                </a:lnTo>
                                <a:lnTo>
                                  <a:pt x="920768" y="1052279"/>
                                </a:lnTo>
                                <a:lnTo>
                                  <a:pt x="918584" y="1052279"/>
                                </a:lnTo>
                                <a:lnTo>
                                  <a:pt x="918584" y="1056699"/>
                                </a:lnTo>
                                <a:lnTo>
                                  <a:pt x="916399" y="1056699"/>
                                </a:lnTo>
                                <a:lnTo>
                                  <a:pt x="916399" y="1058883"/>
                                </a:lnTo>
                                <a:lnTo>
                                  <a:pt x="918584" y="1058883"/>
                                </a:lnTo>
                                <a:lnTo>
                                  <a:pt x="918584" y="1061068"/>
                                </a:lnTo>
                                <a:lnTo>
                                  <a:pt x="920768" y="1061068"/>
                                </a:lnTo>
                                <a:lnTo>
                                  <a:pt x="920768" y="1065437"/>
                                </a:lnTo>
                                <a:lnTo>
                                  <a:pt x="922952" y="1065437"/>
                                </a:lnTo>
                                <a:lnTo>
                                  <a:pt x="922952" y="1061068"/>
                                </a:lnTo>
                                <a:lnTo>
                                  <a:pt x="925188" y="1061068"/>
                                </a:lnTo>
                                <a:lnTo>
                                  <a:pt x="925188" y="1056699"/>
                                </a:lnTo>
                                <a:lnTo>
                                  <a:pt x="927372" y="1056699"/>
                                </a:lnTo>
                                <a:lnTo>
                                  <a:pt x="927372" y="1052279"/>
                                </a:lnTo>
                                <a:lnTo>
                                  <a:pt x="925188" y="1052279"/>
                                </a:lnTo>
                                <a:lnTo>
                                  <a:pt x="925188" y="1050107"/>
                                </a:lnTo>
                                <a:lnTo>
                                  <a:pt x="927372" y="1050107"/>
                                </a:lnTo>
                                <a:lnTo>
                                  <a:pt x="927372" y="1047923"/>
                                </a:lnTo>
                                <a:lnTo>
                                  <a:pt x="922952" y="1047923"/>
                                </a:lnTo>
                                <a:close/>
                              </a:path>
                              <a:path w="1205865" h="1118235">
                                <a:moveTo>
                                  <a:pt x="857216" y="1063252"/>
                                </a:moveTo>
                                <a:lnTo>
                                  <a:pt x="861585" y="1063252"/>
                                </a:lnTo>
                                <a:lnTo>
                                  <a:pt x="861585" y="1065437"/>
                                </a:lnTo>
                                <a:lnTo>
                                  <a:pt x="857216" y="1065437"/>
                                </a:lnTo>
                                <a:lnTo>
                                  <a:pt x="857216" y="1063252"/>
                                </a:lnTo>
                                <a:close/>
                              </a:path>
                              <a:path w="1205865" h="1118235">
                                <a:moveTo>
                                  <a:pt x="1074263" y="1036950"/>
                                </a:moveTo>
                                <a:lnTo>
                                  <a:pt x="1074263" y="1039134"/>
                                </a:lnTo>
                                <a:lnTo>
                                  <a:pt x="1069856" y="1039134"/>
                                </a:lnTo>
                                <a:lnTo>
                                  <a:pt x="1069856" y="1043554"/>
                                </a:lnTo>
                                <a:lnTo>
                                  <a:pt x="1063303" y="1043554"/>
                                </a:lnTo>
                                <a:lnTo>
                                  <a:pt x="1063303" y="1045739"/>
                                </a:lnTo>
                                <a:lnTo>
                                  <a:pt x="1056699" y="1045739"/>
                                </a:lnTo>
                                <a:lnTo>
                                  <a:pt x="1056699" y="1047923"/>
                                </a:lnTo>
                                <a:lnTo>
                                  <a:pt x="1050158" y="1047923"/>
                                </a:lnTo>
                                <a:lnTo>
                                  <a:pt x="1050158" y="1050107"/>
                                </a:lnTo>
                                <a:lnTo>
                                  <a:pt x="1052343" y="1050107"/>
                                </a:lnTo>
                                <a:lnTo>
                                  <a:pt x="1052343" y="1052279"/>
                                </a:lnTo>
                                <a:lnTo>
                                  <a:pt x="1050158" y="1052279"/>
                                </a:lnTo>
                                <a:lnTo>
                                  <a:pt x="1050158" y="1054514"/>
                                </a:lnTo>
                                <a:lnTo>
                                  <a:pt x="1045738" y="1054514"/>
                                </a:lnTo>
                                <a:lnTo>
                                  <a:pt x="1045738" y="1056699"/>
                                </a:lnTo>
                                <a:lnTo>
                                  <a:pt x="1043554" y="1056699"/>
                                </a:lnTo>
                                <a:lnTo>
                                  <a:pt x="1043554" y="1061068"/>
                                </a:lnTo>
                                <a:lnTo>
                                  <a:pt x="1039185" y="1061068"/>
                                </a:lnTo>
                                <a:lnTo>
                                  <a:pt x="1039185" y="1069844"/>
                                </a:lnTo>
                                <a:lnTo>
                                  <a:pt x="1045738" y="1069844"/>
                                </a:lnTo>
                                <a:lnTo>
                                  <a:pt x="1045738" y="1072028"/>
                                </a:lnTo>
                                <a:lnTo>
                                  <a:pt x="1050158" y="1072028"/>
                                </a:lnTo>
                                <a:lnTo>
                                  <a:pt x="1050158" y="1069844"/>
                                </a:lnTo>
                                <a:lnTo>
                                  <a:pt x="1058883" y="1069844"/>
                                </a:lnTo>
                                <a:lnTo>
                                  <a:pt x="1058883" y="1065437"/>
                                </a:lnTo>
                                <a:lnTo>
                                  <a:pt x="1061068" y="1065437"/>
                                </a:lnTo>
                                <a:lnTo>
                                  <a:pt x="1061068" y="1063252"/>
                                </a:lnTo>
                                <a:lnTo>
                                  <a:pt x="1067672" y="1063252"/>
                                </a:lnTo>
                                <a:lnTo>
                                  <a:pt x="1067672" y="1058883"/>
                                </a:lnTo>
                                <a:lnTo>
                                  <a:pt x="1072028" y="1058883"/>
                                </a:lnTo>
                                <a:lnTo>
                                  <a:pt x="1072028" y="1054514"/>
                                </a:lnTo>
                                <a:lnTo>
                                  <a:pt x="1069856" y="1054514"/>
                                </a:lnTo>
                                <a:lnTo>
                                  <a:pt x="1069856" y="1052279"/>
                                </a:lnTo>
                                <a:lnTo>
                                  <a:pt x="1074263" y="1052279"/>
                                </a:lnTo>
                                <a:lnTo>
                                  <a:pt x="1074263" y="1054514"/>
                                </a:lnTo>
                                <a:lnTo>
                                  <a:pt x="1076448" y="1054514"/>
                                </a:lnTo>
                                <a:lnTo>
                                  <a:pt x="1076448" y="1052279"/>
                                </a:lnTo>
                                <a:lnTo>
                                  <a:pt x="1078632" y="1052279"/>
                                </a:lnTo>
                                <a:lnTo>
                                  <a:pt x="1078632" y="1047923"/>
                                </a:lnTo>
                                <a:lnTo>
                                  <a:pt x="1076448" y="1047923"/>
                                </a:lnTo>
                                <a:lnTo>
                                  <a:pt x="1076448" y="1043554"/>
                                </a:lnTo>
                                <a:lnTo>
                                  <a:pt x="1078632" y="1043554"/>
                                </a:lnTo>
                                <a:lnTo>
                                  <a:pt x="1078632" y="1039134"/>
                                </a:lnTo>
                                <a:lnTo>
                                  <a:pt x="1076448" y="1039134"/>
                                </a:lnTo>
                                <a:lnTo>
                                  <a:pt x="1076448" y="1036950"/>
                                </a:lnTo>
                                <a:lnTo>
                                  <a:pt x="1074263" y="1036950"/>
                                </a:lnTo>
                                <a:close/>
                              </a:path>
                              <a:path w="1205865" h="1118235">
                                <a:moveTo>
                                  <a:pt x="784837" y="1072028"/>
                                </a:moveTo>
                                <a:lnTo>
                                  <a:pt x="787072" y="1072028"/>
                                </a:lnTo>
                                <a:lnTo>
                                  <a:pt x="787072" y="1076397"/>
                                </a:lnTo>
                                <a:lnTo>
                                  <a:pt x="784837" y="1076397"/>
                                </a:lnTo>
                                <a:lnTo>
                                  <a:pt x="784837" y="1072028"/>
                                </a:lnTo>
                                <a:close/>
                              </a:path>
                              <a:path w="1205865" h="1118235">
                                <a:moveTo>
                                  <a:pt x="798033" y="1076397"/>
                                </a:moveTo>
                                <a:lnTo>
                                  <a:pt x="800217" y="1076397"/>
                                </a:lnTo>
                                <a:lnTo>
                                  <a:pt x="800217" y="1083001"/>
                                </a:lnTo>
                                <a:lnTo>
                                  <a:pt x="798033" y="1083001"/>
                                </a:lnTo>
                                <a:lnTo>
                                  <a:pt x="798033" y="1076397"/>
                                </a:lnTo>
                                <a:close/>
                              </a:path>
                              <a:path w="1205865" h="1118235">
                                <a:moveTo>
                                  <a:pt x="903254" y="1080817"/>
                                </a:moveTo>
                                <a:lnTo>
                                  <a:pt x="905439" y="1080817"/>
                                </a:lnTo>
                                <a:lnTo>
                                  <a:pt x="905439" y="1085185"/>
                                </a:lnTo>
                                <a:lnTo>
                                  <a:pt x="903254" y="1085185"/>
                                </a:lnTo>
                                <a:lnTo>
                                  <a:pt x="903254" y="1080817"/>
                                </a:lnTo>
                                <a:close/>
                              </a:path>
                              <a:path w="1205865" h="1118235">
                                <a:moveTo>
                                  <a:pt x="657682" y="2184"/>
                                </a:moveTo>
                                <a:lnTo>
                                  <a:pt x="657682" y="6553"/>
                                </a:lnTo>
                                <a:lnTo>
                                  <a:pt x="655510" y="6553"/>
                                </a:lnTo>
                                <a:lnTo>
                                  <a:pt x="655510" y="4368"/>
                                </a:lnTo>
                                <a:lnTo>
                                  <a:pt x="646722" y="4368"/>
                                </a:lnTo>
                                <a:lnTo>
                                  <a:pt x="646722" y="8737"/>
                                </a:lnTo>
                                <a:lnTo>
                                  <a:pt x="651142" y="8737"/>
                                </a:lnTo>
                                <a:lnTo>
                                  <a:pt x="651142" y="10960"/>
                                </a:lnTo>
                                <a:lnTo>
                                  <a:pt x="648957" y="10960"/>
                                </a:lnTo>
                                <a:lnTo>
                                  <a:pt x="648957" y="13144"/>
                                </a:lnTo>
                                <a:lnTo>
                                  <a:pt x="651142" y="13144"/>
                                </a:lnTo>
                                <a:lnTo>
                                  <a:pt x="651142" y="15329"/>
                                </a:lnTo>
                                <a:lnTo>
                                  <a:pt x="648957" y="15329"/>
                                </a:lnTo>
                                <a:lnTo>
                                  <a:pt x="648957" y="21933"/>
                                </a:lnTo>
                                <a:lnTo>
                                  <a:pt x="646722" y="21933"/>
                                </a:lnTo>
                                <a:lnTo>
                                  <a:pt x="646722" y="24105"/>
                                </a:lnTo>
                                <a:lnTo>
                                  <a:pt x="644537" y="24105"/>
                                </a:lnTo>
                                <a:lnTo>
                                  <a:pt x="644537" y="21933"/>
                                </a:lnTo>
                                <a:lnTo>
                                  <a:pt x="642353" y="21933"/>
                                </a:lnTo>
                                <a:lnTo>
                                  <a:pt x="642353" y="15329"/>
                                </a:lnTo>
                                <a:lnTo>
                                  <a:pt x="644537" y="15329"/>
                                </a:lnTo>
                                <a:lnTo>
                                  <a:pt x="644537" y="13144"/>
                                </a:lnTo>
                                <a:lnTo>
                                  <a:pt x="640169" y="13144"/>
                                </a:lnTo>
                                <a:lnTo>
                                  <a:pt x="640169" y="10960"/>
                                </a:lnTo>
                                <a:lnTo>
                                  <a:pt x="637997" y="10960"/>
                                </a:lnTo>
                                <a:lnTo>
                                  <a:pt x="637997" y="17513"/>
                                </a:lnTo>
                                <a:lnTo>
                                  <a:pt x="635762" y="17513"/>
                                </a:lnTo>
                                <a:lnTo>
                                  <a:pt x="635762" y="24105"/>
                                </a:lnTo>
                                <a:lnTo>
                                  <a:pt x="633577" y="24105"/>
                                </a:lnTo>
                                <a:lnTo>
                                  <a:pt x="633577" y="28474"/>
                                </a:lnTo>
                                <a:lnTo>
                                  <a:pt x="635762" y="28474"/>
                                </a:lnTo>
                                <a:lnTo>
                                  <a:pt x="635762" y="30658"/>
                                </a:lnTo>
                                <a:lnTo>
                                  <a:pt x="633577" y="30658"/>
                                </a:lnTo>
                                <a:lnTo>
                                  <a:pt x="633577" y="41618"/>
                                </a:lnTo>
                                <a:lnTo>
                                  <a:pt x="629208" y="41618"/>
                                </a:lnTo>
                                <a:lnTo>
                                  <a:pt x="629208" y="35078"/>
                                </a:lnTo>
                                <a:lnTo>
                                  <a:pt x="631393" y="35078"/>
                                </a:lnTo>
                                <a:lnTo>
                                  <a:pt x="631393" y="28474"/>
                                </a:lnTo>
                                <a:lnTo>
                                  <a:pt x="627024" y="28474"/>
                                </a:lnTo>
                                <a:lnTo>
                                  <a:pt x="627024" y="26289"/>
                                </a:lnTo>
                                <a:lnTo>
                                  <a:pt x="629208" y="26289"/>
                                </a:lnTo>
                                <a:lnTo>
                                  <a:pt x="629208" y="19698"/>
                                </a:lnTo>
                                <a:lnTo>
                                  <a:pt x="631393" y="19698"/>
                                </a:lnTo>
                                <a:lnTo>
                                  <a:pt x="631393" y="17513"/>
                                </a:lnTo>
                                <a:lnTo>
                                  <a:pt x="633577" y="17513"/>
                                </a:lnTo>
                                <a:lnTo>
                                  <a:pt x="633577" y="13144"/>
                                </a:lnTo>
                                <a:lnTo>
                                  <a:pt x="631393" y="13144"/>
                                </a:lnTo>
                                <a:lnTo>
                                  <a:pt x="631393" y="6553"/>
                                </a:lnTo>
                                <a:lnTo>
                                  <a:pt x="629208" y="6553"/>
                                </a:lnTo>
                                <a:lnTo>
                                  <a:pt x="629208" y="10960"/>
                                </a:lnTo>
                                <a:lnTo>
                                  <a:pt x="627024" y="10960"/>
                                </a:lnTo>
                                <a:lnTo>
                                  <a:pt x="627024" y="15329"/>
                                </a:lnTo>
                                <a:lnTo>
                                  <a:pt x="620432" y="15329"/>
                                </a:lnTo>
                                <a:lnTo>
                                  <a:pt x="620432" y="17513"/>
                                </a:lnTo>
                                <a:lnTo>
                                  <a:pt x="618248" y="17513"/>
                                </a:lnTo>
                                <a:lnTo>
                                  <a:pt x="618248" y="21933"/>
                                </a:lnTo>
                                <a:lnTo>
                                  <a:pt x="622617" y="21933"/>
                                </a:lnTo>
                                <a:lnTo>
                                  <a:pt x="622617" y="24105"/>
                                </a:lnTo>
                                <a:lnTo>
                                  <a:pt x="616063" y="24105"/>
                                </a:lnTo>
                                <a:lnTo>
                                  <a:pt x="616063" y="21933"/>
                                </a:lnTo>
                                <a:lnTo>
                                  <a:pt x="609472" y="21933"/>
                                </a:lnTo>
                                <a:lnTo>
                                  <a:pt x="609472" y="19698"/>
                                </a:lnTo>
                                <a:lnTo>
                                  <a:pt x="607288" y="19698"/>
                                </a:lnTo>
                                <a:lnTo>
                                  <a:pt x="607288" y="24105"/>
                                </a:lnTo>
                                <a:lnTo>
                                  <a:pt x="611644" y="24105"/>
                                </a:lnTo>
                                <a:lnTo>
                                  <a:pt x="611644" y="26289"/>
                                </a:lnTo>
                                <a:lnTo>
                                  <a:pt x="613879" y="26289"/>
                                </a:lnTo>
                                <a:lnTo>
                                  <a:pt x="613879" y="28474"/>
                                </a:lnTo>
                                <a:lnTo>
                                  <a:pt x="611644" y="28474"/>
                                </a:lnTo>
                                <a:lnTo>
                                  <a:pt x="611644" y="30658"/>
                                </a:lnTo>
                                <a:lnTo>
                                  <a:pt x="609472" y="30658"/>
                                </a:lnTo>
                                <a:lnTo>
                                  <a:pt x="609472" y="32893"/>
                                </a:lnTo>
                                <a:lnTo>
                                  <a:pt x="607288" y="32893"/>
                                </a:lnTo>
                                <a:lnTo>
                                  <a:pt x="607288" y="30658"/>
                                </a:lnTo>
                                <a:lnTo>
                                  <a:pt x="605103" y="30658"/>
                                </a:lnTo>
                                <a:lnTo>
                                  <a:pt x="605103" y="37262"/>
                                </a:lnTo>
                                <a:lnTo>
                                  <a:pt x="602919" y="37262"/>
                                </a:lnTo>
                                <a:lnTo>
                                  <a:pt x="602919" y="41618"/>
                                </a:lnTo>
                                <a:lnTo>
                                  <a:pt x="598499" y="41618"/>
                                </a:lnTo>
                                <a:lnTo>
                                  <a:pt x="598499" y="39434"/>
                                </a:lnTo>
                                <a:lnTo>
                                  <a:pt x="591958" y="39434"/>
                                </a:lnTo>
                                <a:lnTo>
                                  <a:pt x="591958" y="41618"/>
                                </a:lnTo>
                                <a:lnTo>
                                  <a:pt x="589723" y="41618"/>
                                </a:lnTo>
                                <a:lnTo>
                                  <a:pt x="589723" y="46038"/>
                                </a:lnTo>
                                <a:lnTo>
                                  <a:pt x="594130" y="46038"/>
                                </a:lnTo>
                                <a:lnTo>
                                  <a:pt x="594130" y="48222"/>
                                </a:lnTo>
                                <a:lnTo>
                                  <a:pt x="591958" y="48222"/>
                                </a:lnTo>
                                <a:lnTo>
                                  <a:pt x="591958" y="54776"/>
                                </a:lnTo>
                                <a:lnTo>
                                  <a:pt x="587539" y="54776"/>
                                </a:lnTo>
                                <a:lnTo>
                                  <a:pt x="587539" y="56998"/>
                                </a:lnTo>
                                <a:lnTo>
                                  <a:pt x="583170" y="56998"/>
                                </a:lnTo>
                                <a:lnTo>
                                  <a:pt x="583170" y="52591"/>
                                </a:lnTo>
                                <a:lnTo>
                                  <a:pt x="580985" y="52591"/>
                                </a:lnTo>
                                <a:lnTo>
                                  <a:pt x="580985" y="54776"/>
                                </a:lnTo>
                                <a:lnTo>
                                  <a:pt x="578763" y="54776"/>
                                </a:lnTo>
                                <a:lnTo>
                                  <a:pt x="578763" y="56998"/>
                                </a:lnTo>
                                <a:lnTo>
                                  <a:pt x="576578" y="56998"/>
                                </a:lnTo>
                                <a:lnTo>
                                  <a:pt x="576578" y="52591"/>
                                </a:lnTo>
                                <a:lnTo>
                                  <a:pt x="574394" y="52591"/>
                                </a:lnTo>
                                <a:lnTo>
                                  <a:pt x="574394" y="50407"/>
                                </a:lnTo>
                                <a:lnTo>
                                  <a:pt x="576578" y="50407"/>
                                </a:lnTo>
                                <a:lnTo>
                                  <a:pt x="576578" y="46038"/>
                                </a:lnTo>
                                <a:lnTo>
                                  <a:pt x="574394" y="46038"/>
                                </a:lnTo>
                                <a:lnTo>
                                  <a:pt x="574394" y="48222"/>
                                </a:lnTo>
                                <a:lnTo>
                                  <a:pt x="570025" y="48222"/>
                                </a:lnTo>
                                <a:lnTo>
                                  <a:pt x="570025" y="52591"/>
                                </a:lnTo>
                                <a:lnTo>
                                  <a:pt x="565605" y="52591"/>
                                </a:lnTo>
                                <a:lnTo>
                                  <a:pt x="565605" y="61367"/>
                                </a:lnTo>
                                <a:lnTo>
                                  <a:pt x="563434" y="61367"/>
                                </a:lnTo>
                                <a:lnTo>
                                  <a:pt x="563434" y="59183"/>
                                </a:lnTo>
                                <a:lnTo>
                                  <a:pt x="561249" y="59183"/>
                                </a:lnTo>
                                <a:lnTo>
                                  <a:pt x="561249" y="67971"/>
                                </a:lnTo>
                                <a:lnTo>
                                  <a:pt x="563434" y="67971"/>
                                </a:lnTo>
                                <a:lnTo>
                                  <a:pt x="563434" y="72328"/>
                                </a:lnTo>
                                <a:lnTo>
                                  <a:pt x="559065" y="72328"/>
                                </a:lnTo>
                                <a:lnTo>
                                  <a:pt x="559065" y="70143"/>
                                </a:lnTo>
                                <a:lnTo>
                                  <a:pt x="550276" y="70143"/>
                                </a:lnTo>
                                <a:lnTo>
                                  <a:pt x="550276" y="72328"/>
                                </a:lnTo>
                                <a:lnTo>
                                  <a:pt x="552461" y="72328"/>
                                </a:lnTo>
                                <a:lnTo>
                                  <a:pt x="552461" y="76696"/>
                                </a:lnTo>
                                <a:lnTo>
                                  <a:pt x="548092" y="76696"/>
                                </a:lnTo>
                                <a:lnTo>
                                  <a:pt x="548092" y="83301"/>
                                </a:lnTo>
                                <a:lnTo>
                                  <a:pt x="552461" y="83301"/>
                                </a:lnTo>
                                <a:lnTo>
                                  <a:pt x="552461" y="81116"/>
                                </a:lnTo>
                                <a:lnTo>
                                  <a:pt x="559065" y="81116"/>
                                </a:lnTo>
                                <a:lnTo>
                                  <a:pt x="559065" y="83301"/>
                                </a:lnTo>
                                <a:lnTo>
                                  <a:pt x="554645" y="83301"/>
                                </a:lnTo>
                                <a:lnTo>
                                  <a:pt x="554645" y="85472"/>
                                </a:lnTo>
                                <a:lnTo>
                                  <a:pt x="552461" y="85472"/>
                                </a:lnTo>
                                <a:lnTo>
                                  <a:pt x="552461" y="87657"/>
                                </a:lnTo>
                                <a:lnTo>
                                  <a:pt x="556880" y="87657"/>
                                </a:lnTo>
                                <a:lnTo>
                                  <a:pt x="556880" y="92076"/>
                                </a:lnTo>
                                <a:lnTo>
                                  <a:pt x="548092" y="92076"/>
                                </a:lnTo>
                                <a:lnTo>
                                  <a:pt x="548092" y="89892"/>
                                </a:lnTo>
                                <a:lnTo>
                                  <a:pt x="543685" y="89892"/>
                                </a:lnTo>
                                <a:lnTo>
                                  <a:pt x="543685" y="92076"/>
                                </a:lnTo>
                                <a:lnTo>
                                  <a:pt x="541500" y="92076"/>
                                </a:lnTo>
                                <a:lnTo>
                                  <a:pt x="541500" y="96445"/>
                                </a:lnTo>
                                <a:lnTo>
                                  <a:pt x="539316" y="96445"/>
                                </a:lnTo>
                                <a:lnTo>
                                  <a:pt x="539316" y="92076"/>
                                </a:lnTo>
                                <a:lnTo>
                                  <a:pt x="537131" y="92076"/>
                                </a:lnTo>
                                <a:lnTo>
                                  <a:pt x="537131" y="83301"/>
                                </a:lnTo>
                                <a:lnTo>
                                  <a:pt x="539316" y="83301"/>
                                </a:lnTo>
                                <a:lnTo>
                                  <a:pt x="539316" y="81116"/>
                                </a:lnTo>
                                <a:lnTo>
                                  <a:pt x="537131" y="81116"/>
                                </a:lnTo>
                                <a:lnTo>
                                  <a:pt x="537131" y="78932"/>
                                </a:lnTo>
                                <a:lnTo>
                                  <a:pt x="534947" y="78932"/>
                                </a:lnTo>
                                <a:lnTo>
                                  <a:pt x="534947" y="87657"/>
                                </a:lnTo>
                                <a:lnTo>
                                  <a:pt x="532724" y="87657"/>
                                </a:lnTo>
                                <a:lnTo>
                                  <a:pt x="532724" y="94261"/>
                                </a:lnTo>
                                <a:lnTo>
                                  <a:pt x="530540" y="94261"/>
                                </a:lnTo>
                                <a:lnTo>
                                  <a:pt x="530540" y="89892"/>
                                </a:lnTo>
                                <a:lnTo>
                                  <a:pt x="526171" y="89892"/>
                                </a:lnTo>
                                <a:lnTo>
                                  <a:pt x="526171" y="94261"/>
                                </a:lnTo>
                                <a:lnTo>
                                  <a:pt x="521802" y="94261"/>
                                </a:lnTo>
                                <a:lnTo>
                                  <a:pt x="521802" y="100814"/>
                                </a:lnTo>
                                <a:lnTo>
                                  <a:pt x="523987" y="100814"/>
                                </a:lnTo>
                                <a:lnTo>
                                  <a:pt x="523987" y="103037"/>
                                </a:lnTo>
                                <a:lnTo>
                                  <a:pt x="528356" y="103037"/>
                                </a:lnTo>
                                <a:lnTo>
                                  <a:pt x="528356" y="100814"/>
                                </a:lnTo>
                                <a:lnTo>
                                  <a:pt x="530540" y="100814"/>
                                </a:lnTo>
                                <a:lnTo>
                                  <a:pt x="530540" y="105221"/>
                                </a:lnTo>
                                <a:lnTo>
                                  <a:pt x="532724" y="105221"/>
                                </a:lnTo>
                                <a:lnTo>
                                  <a:pt x="532724" y="109590"/>
                                </a:lnTo>
                                <a:lnTo>
                                  <a:pt x="537131" y="109590"/>
                                </a:lnTo>
                                <a:lnTo>
                                  <a:pt x="537131" y="105221"/>
                                </a:lnTo>
                                <a:lnTo>
                                  <a:pt x="539316" y="105221"/>
                                </a:lnTo>
                                <a:lnTo>
                                  <a:pt x="539316" y="107406"/>
                                </a:lnTo>
                                <a:lnTo>
                                  <a:pt x="543685" y="107406"/>
                                </a:lnTo>
                                <a:lnTo>
                                  <a:pt x="543685" y="111774"/>
                                </a:lnTo>
                                <a:lnTo>
                                  <a:pt x="548092" y="111774"/>
                                </a:lnTo>
                                <a:lnTo>
                                  <a:pt x="548092" y="114010"/>
                                </a:lnTo>
                                <a:lnTo>
                                  <a:pt x="545920" y="114010"/>
                                </a:lnTo>
                                <a:lnTo>
                                  <a:pt x="545920" y="116181"/>
                                </a:lnTo>
                                <a:lnTo>
                                  <a:pt x="543685" y="116181"/>
                                </a:lnTo>
                                <a:lnTo>
                                  <a:pt x="543685" y="118366"/>
                                </a:lnTo>
                                <a:lnTo>
                                  <a:pt x="541500" y="118366"/>
                                </a:lnTo>
                                <a:lnTo>
                                  <a:pt x="541500" y="114010"/>
                                </a:lnTo>
                                <a:lnTo>
                                  <a:pt x="532724" y="114010"/>
                                </a:lnTo>
                                <a:lnTo>
                                  <a:pt x="532724" y="118366"/>
                                </a:lnTo>
                                <a:lnTo>
                                  <a:pt x="534947" y="118366"/>
                                </a:lnTo>
                                <a:lnTo>
                                  <a:pt x="534947" y="120550"/>
                                </a:lnTo>
                                <a:lnTo>
                                  <a:pt x="528356" y="120550"/>
                                </a:lnTo>
                                <a:lnTo>
                                  <a:pt x="528356" y="124970"/>
                                </a:lnTo>
                                <a:lnTo>
                                  <a:pt x="526171" y="124970"/>
                                </a:lnTo>
                                <a:lnTo>
                                  <a:pt x="526171" y="127155"/>
                                </a:lnTo>
                                <a:lnTo>
                                  <a:pt x="532724" y="127155"/>
                                </a:lnTo>
                                <a:lnTo>
                                  <a:pt x="532724" y="133695"/>
                                </a:lnTo>
                                <a:lnTo>
                                  <a:pt x="528356" y="133695"/>
                                </a:lnTo>
                                <a:lnTo>
                                  <a:pt x="528356" y="138115"/>
                                </a:lnTo>
                                <a:lnTo>
                                  <a:pt x="526171" y="138115"/>
                                </a:lnTo>
                                <a:lnTo>
                                  <a:pt x="526171" y="140299"/>
                                </a:lnTo>
                                <a:lnTo>
                                  <a:pt x="523987" y="140299"/>
                                </a:lnTo>
                                <a:lnTo>
                                  <a:pt x="523987" y="146853"/>
                                </a:lnTo>
                                <a:lnTo>
                                  <a:pt x="519567" y="146853"/>
                                </a:lnTo>
                                <a:lnTo>
                                  <a:pt x="519567" y="153444"/>
                                </a:lnTo>
                                <a:lnTo>
                                  <a:pt x="515211" y="153444"/>
                                </a:lnTo>
                                <a:lnTo>
                                  <a:pt x="515211" y="155628"/>
                                </a:lnTo>
                                <a:lnTo>
                                  <a:pt x="519567" y="155628"/>
                                </a:lnTo>
                                <a:lnTo>
                                  <a:pt x="519567" y="160048"/>
                                </a:lnTo>
                                <a:lnTo>
                                  <a:pt x="513026" y="160048"/>
                                </a:lnTo>
                                <a:lnTo>
                                  <a:pt x="513026" y="162220"/>
                                </a:lnTo>
                                <a:lnTo>
                                  <a:pt x="510842" y="162220"/>
                                </a:lnTo>
                                <a:lnTo>
                                  <a:pt x="510842" y="166589"/>
                                </a:lnTo>
                                <a:lnTo>
                                  <a:pt x="508607" y="166589"/>
                                </a:lnTo>
                                <a:lnTo>
                                  <a:pt x="508607" y="177549"/>
                                </a:lnTo>
                                <a:lnTo>
                                  <a:pt x="506422" y="177549"/>
                                </a:lnTo>
                                <a:lnTo>
                                  <a:pt x="506422" y="179734"/>
                                </a:lnTo>
                                <a:lnTo>
                                  <a:pt x="502053" y="179734"/>
                                </a:lnTo>
                                <a:lnTo>
                                  <a:pt x="502053" y="181969"/>
                                </a:lnTo>
                                <a:lnTo>
                                  <a:pt x="499882" y="181969"/>
                                </a:lnTo>
                                <a:lnTo>
                                  <a:pt x="499882" y="184153"/>
                                </a:lnTo>
                                <a:lnTo>
                                  <a:pt x="504238" y="184153"/>
                                </a:lnTo>
                                <a:lnTo>
                                  <a:pt x="504238" y="190707"/>
                                </a:lnTo>
                                <a:lnTo>
                                  <a:pt x="502053" y="190707"/>
                                </a:lnTo>
                                <a:lnTo>
                                  <a:pt x="502053" y="197298"/>
                                </a:lnTo>
                                <a:lnTo>
                                  <a:pt x="504238" y="197298"/>
                                </a:lnTo>
                                <a:lnTo>
                                  <a:pt x="504238" y="199482"/>
                                </a:lnTo>
                                <a:lnTo>
                                  <a:pt x="499882" y="199482"/>
                                </a:lnTo>
                                <a:lnTo>
                                  <a:pt x="499882" y="201667"/>
                                </a:lnTo>
                                <a:lnTo>
                                  <a:pt x="497646" y="201667"/>
                                </a:lnTo>
                                <a:lnTo>
                                  <a:pt x="497646" y="203851"/>
                                </a:lnTo>
                                <a:lnTo>
                                  <a:pt x="495462" y="203851"/>
                                </a:lnTo>
                                <a:lnTo>
                                  <a:pt x="495462" y="206087"/>
                                </a:lnTo>
                                <a:lnTo>
                                  <a:pt x="502053" y="206087"/>
                                </a:lnTo>
                                <a:lnTo>
                                  <a:pt x="502053" y="212627"/>
                                </a:lnTo>
                                <a:lnTo>
                                  <a:pt x="497646" y="212627"/>
                                </a:lnTo>
                                <a:lnTo>
                                  <a:pt x="497646" y="210443"/>
                                </a:lnTo>
                                <a:lnTo>
                                  <a:pt x="495462" y="210443"/>
                                </a:lnTo>
                                <a:lnTo>
                                  <a:pt x="495462" y="212627"/>
                                </a:lnTo>
                                <a:lnTo>
                                  <a:pt x="493277" y="212627"/>
                                </a:lnTo>
                                <a:lnTo>
                                  <a:pt x="493277" y="217047"/>
                                </a:lnTo>
                                <a:lnTo>
                                  <a:pt x="482317" y="217047"/>
                                </a:lnTo>
                                <a:lnTo>
                                  <a:pt x="482317" y="219231"/>
                                </a:lnTo>
                                <a:lnTo>
                                  <a:pt x="491093" y="219231"/>
                                </a:lnTo>
                                <a:lnTo>
                                  <a:pt x="491093" y="225772"/>
                                </a:lnTo>
                                <a:lnTo>
                                  <a:pt x="482317" y="225772"/>
                                </a:lnTo>
                                <a:lnTo>
                                  <a:pt x="482317" y="228007"/>
                                </a:lnTo>
                                <a:lnTo>
                                  <a:pt x="480133" y="228007"/>
                                </a:lnTo>
                                <a:lnTo>
                                  <a:pt x="480133" y="234561"/>
                                </a:lnTo>
                                <a:lnTo>
                                  <a:pt x="475764" y="234561"/>
                                </a:lnTo>
                                <a:lnTo>
                                  <a:pt x="475764" y="241152"/>
                                </a:lnTo>
                                <a:lnTo>
                                  <a:pt x="469172" y="241152"/>
                                </a:lnTo>
                                <a:lnTo>
                                  <a:pt x="469172" y="249890"/>
                                </a:lnTo>
                                <a:lnTo>
                                  <a:pt x="464803" y="249890"/>
                                </a:lnTo>
                                <a:lnTo>
                                  <a:pt x="464803" y="260850"/>
                                </a:lnTo>
                                <a:lnTo>
                                  <a:pt x="460384" y="260850"/>
                                </a:lnTo>
                                <a:lnTo>
                                  <a:pt x="460384" y="265270"/>
                                </a:lnTo>
                                <a:lnTo>
                                  <a:pt x="458199" y="265270"/>
                                </a:lnTo>
                                <a:lnTo>
                                  <a:pt x="458199" y="256481"/>
                                </a:lnTo>
                                <a:lnTo>
                                  <a:pt x="453843" y="256481"/>
                                </a:lnTo>
                                <a:lnTo>
                                  <a:pt x="453843" y="254297"/>
                                </a:lnTo>
                                <a:lnTo>
                                  <a:pt x="449423" y="254297"/>
                                </a:lnTo>
                                <a:lnTo>
                                  <a:pt x="449423" y="265270"/>
                                </a:lnTo>
                                <a:lnTo>
                                  <a:pt x="447239" y="265270"/>
                                </a:lnTo>
                                <a:lnTo>
                                  <a:pt x="447239" y="269626"/>
                                </a:lnTo>
                                <a:lnTo>
                                  <a:pt x="442870" y="269626"/>
                                </a:lnTo>
                                <a:lnTo>
                                  <a:pt x="442870" y="271810"/>
                                </a:lnTo>
                                <a:lnTo>
                                  <a:pt x="445055" y="271810"/>
                                </a:lnTo>
                                <a:lnTo>
                                  <a:pt x="445055" y="276230"/>
                                </a:lnTo>
                                <a:lnTo>
                                  <a:pt x="442870" y="276230"/>
                                </a:lnTo>
                                <a:lnTo>
                                  <a:pt x="442870" y="278415"/>
                                </a:lnTo>
                                <a:lnTo>
                                  <a:pt x="440648" y="278415"/>
                                </a:lnTo>
                                <a:lnTo>
                                  <a:pt x="440648" y="274046"/>
                                </a:lnTo>
                                <a:lnTo>
                                  <a:pt x="431910" y="274046"/>
                                </a:lnTo>
                                <a:lnTo>
                                  <a:pt x="431910" y="278415"/>
                                </a:lnTo>
                                <a:lnTo>
                                  <a:pt x="427490" y="278415"/>
                                </a:lnTo>
                                <a:lnTo>
                                  <a:pt x="427490" y="284968"/>
                                </a:lnTo>
                                <a:lnTo>
                                  <a:pt x="434094" y="284968"/>
                                </a:lnTo>
                                <a:lnTo>
                                  <a:pt x="434094" y="287190"/>
                                </a:lnTo>
                                <a:lnTo>
                                  <a:pt x="416530" y="287190"/>
                                </a:lnTo>
                                <a:lnTo>
                                  <a:pt x="416530" y="291559"/>
                                </a:lnTo>
                                <a:lnTo>
                                  <a:pt x="418765" y="291559"/>
                                </a:lnTo>
                                <a:lnTo>
                                  <a:pt x="418765" y="289375"/>
                                </a:lnTo>
                                <a:lnTo>
                                  <a:pt x="420949" y="289375"/>
                                </a:lnTo>
                                <a:lnTo>
                                  <a:pt x="420949" y="293744"/>
                                </a:lnTo>
                                <a:lnTo>
                                  <a:pt x="418765" y="293744"/>
                                </a:lnTo>
                                <a:lnTo>
                                  <a:pt x="418765" y="295928"/>
                                </a:lnTo>
                                <a:lnTo>
                                  <a:pt x="412161" y="295928"/>
                                </a:lnTo>
                                <a:lnTo>
                                  <a:pt x="412161" y="291559"/>
                                </a:lnTo>
                                <a:lnTo>
                                  <a:pt x="409976" y="291559"/>
                                </a:lnTo>
                                <a:lnTo>
                                  <a:pt x="409976" y="293744"/>
                                </a:lnTo>
                                <a:lnTo>
                                  <a:pt x="407805" y="293744"/>
                                </a:lnTo>
                                <a:lnTo>
                                  <a:pt x="407805" y="298163"/>
                                </a:lnTo>
                                <a:lnTo>
                                  <a:pt x="403385" y="298163"/>
                                </a:lnTo>
                                <a:lnTo>
                                  <a:pt x="403385" y="300335"/>
                                </a:lnTo>
                                <a:lnTo>
                                  <a:pt x="405569" y="300335"/>
                                </a:lnTo>
                                <a:lnTo>
                                  <a:pt x="405569" y="304704"/>
                                </a:lnTo>
                                <a:lnTo>
                                  <a:pt x="401201" y="304704"/>
                                </a:lnTo>
                                <a:lnTo>
                                  <a:pt x="401201" y="306889"/>
                                </a:lnTo>
                                <a:lnTo>
                                  <a:pt x="399016" y="306889"/>
                                </a:lnTo>
                                <a:lnTo>
                                  <a:pt x="399016" y="304704"/>
                                </a:lnTo>
                                <a:lnTo>
                                  <a:pt x="396832" y="304704"/>
                                </a:lnTo>
                                <a:lnTo>
                                  <a:pt x="396832" y="311308"/>
                                </a:lnTo>
                                <a:lnTo>
                                  <a:pt x="401201" y="311308"/>
                                </a:lnTo>
                                <a:lnTo>
                                  <a:pt x="401201" y="313493"/>
                                </a:lnTo>
                                <a:lnTo>
                                  <a:pt x="394609" y="313493"/>
                                </a:lnTo>
                                <a:lnTo>
                                  <a:pt x="394609" y="315664"/>
                                </a:lnTo>
                                <a:lnTo>
                                  <a:pt x="399016" y="315664"/>
                                </a:lnTo>
                                <a:lnTo>
                                  <a:pt x="399016" y="320084"/>
                                </a:lnTo>
                                <a:lnTo>
                                  <a:pt x="401201" y="320084"/>
                                </a:lnTo>
                                <a:lnTo>
                                  <a:pt x="401201" y="322269"/>
                                </a:lnTo>
                                <a:lnTo>
                                  <a:pt x="394609" y="322269"/>
                                </a:lnTo>
                                <a:lnTo>
                                  <a:pt x="394609" y="328822"/>
                                </a:lnTo>
                                <a:lnTo>
                                  <a:pt x="396832" y="328822"/>
                                </a:lnTo>
                                <a:lnTo>
                                  <a:pt x="396832" y="331044"/>
                                </a:lnTo>
                                <a:lnTo>
                                  <a:pt x="394609" y="331044"/>
                                </a:lnTo>
                                <a:lnTo>
                                  <a:pt x="394609" y="344202"/>
                                </a:lnTo>
                                <a:lnTo>
                                  <a:pt x="392425" y="344202"/>
                                </a:lnTo>
                                <a:lnTo>
                                  <a:pt x="392425" y="346374"/>
                                </a:lnTo>
                                <a:lnTo>
                                  <a:pt x="394609" y="346374"/>
                                </a:lnTo>
                                <a:lnTo>
                                  <a:pt x="394609" y="350742"/>
                                </a:lnTo>
                                <a:lnTo>
                                  <a:pt x="396832" y="350742"/>
                                </a:lnTo>
                                <a:lnTo>
                                  <a:pt x="396832" y="357347"/>
                                </a:lnTo>
                                <a:lnTo>
                                  <a:pt x="392425" y="357347"/>
                                </a:lnTo>
                                <a:lnTo>
                                  <a:pt x="392425" y="363887"/>
                                </a:lnTo>
                                <a:lnTo>
                                  <a:pt x="394609" y="363887"/>
                                </a:lnTo>
                                <a:lnTo>
                                  <a:pt x="394609" y="359531"/>
                                </a:lnTo>
                                <a:lnTo>
                                  <a:pt x="399016" y="359531"/>
                                </a:lnTo>
                                <a:lnTo>
                                  <a:pt x="399016" y="363887"/>
                                </a:lnTo>
                                <a:lnTo>
                                  <a:pt x="401201" y="363887"/>
                                </a:lnTo>
                                <a:lnTo>
                                  <a:pt x="401201" y="366122"/>
                                </a:lnTo>
                                <a:lnTo>
                                  <a:pt x="396832" y="366122"/>
                                </a:lnTo>
                                <a:lnTo>
                                  <a:pt x="396832" y="372676"/>
                                </a:lnTo>
                                <a:lnTo>
                                  <a:pt x="394609" y="372676"/>
                                </a:lnTo>
                                <a:lnTo>
                                  <a:pt x="394609" y="374860"/>
                                </a:lnTo>
                                <a:lnTo>
                                  <a:pt x="399016" y="374860"/>
                                </a:lnTo>
                                <a:lnTo>
                                  <a:pt x="399016" y="372676"/>
                                </a:lnTo>
                                <a:lnTo>
                                  <a:pt x="405569" y="372676"/>
                                </a:lnTo>
                                <a:lnTo>
                                  <a:pt x="405569" y="379267"/>
                                </a:lnTo>
                                <a:lnTo>
                                  <a:pt x="394609" y="379267"/>
                                </a:lnTo>
                                <a:lnTo>
                                  <a:pt x="394609" y="394596"/>
                                </a:lnTo>
                                <a:lnTo>
                                  <a:pt x="396832" y="394596"/>
                                </a:lnTo>
                                <a:lnTo>
                                  <a:pt x="396832" y="388005"/>
                                </a:lnTo>
                                <a:lnTo>
                                  <a:pt x="403385" y="388005"/>
                                </a:lnTo>
                                <a:lnTo>
                                  <a:pt x="403385" y="385821"/>
                                </a:lnTo>
                                <a:lnTo>
                                  <a:pt x="405569" y="385821"/>
                                </a:lnTo>
                                <a:lnTo>
                                  <a:pt x="405569" y="388005"/>
                                </a:lnTo>
                                <a:lnTo>
                                  <a:pt x="409976" y="388005"/>
                                </a:lnTo>
                                <a:lnTo>
                                  <a:pt x="409976" y="392412"/>
                                </a:lnTo>
                                <a:lnTo>
                                  <a:pt x="407805" y="392412"/>
                                </a:lnTo>
                                <a:lnTo>
                                  <a:pt x="407805" y="394596"/>
                                </a:lnTo>
                                <a:lnTo>
                                  <a:pt x="405569" y="394596"/>
                                </a:lnTo>
                                <a:lnTo>
                                  <a:pt x="405569" y="401201"/>
                                </a:lnTo>
                                <a:lnTo>
                                  <a:pt x="399016" y="401201"/>
                                </a:lnTo>
                                <a:lnTo>
                                  <a:pt x="399016" y="414345"/>
                                </a:lnTo>
                                <a:lnTo>
                                  <a:pt x="401201" y="414345"/>
                                </a:lnTo>
                                <a:lnTo>
                                  <a:pt x="401201" y="416530"/>
                                </a:lnTo>
                                <a:lnTo>
                                  <a:pt x="405569" y="416530"/>
                                </a:lnTo>
                                <a:lnTo>
                                  <a:pt x="405569" y="420899"/>
                                </a:lnTo>
                                <a:lnTo>
                                  <a:pt x="407805" y="420899"/>
                                </a:lnTo>
                                <a:lnTo>
                                  <a:pt x="407805" y="423121"/>
                                </a:lnTo>
                                <a:lnTo>
                                  <a:pt x="414345" y="423121"/>
                                </a:lnTo>
                                <a:lnTo>
                                  <a:pt x="414345" y="429675"/>
                                </a:lnTo>
                                <a:lnTo>
                                  <a:pt x="420949" y="429675"/>
                                </a:lnTo>
                                <a:lnTo>
                                  <a:pt x="420949" y="434043"/>
                                </a:lnTo>
                                <a:lnTo>
                                  <a:pt x="423134" y="434043"/>
                                </a:lnTo>
                                <a:lnTo>
                                  <a:pt x="423134" y="429675"/>
                                </a:lnTo>
                                <a:lnTo>
                                  <a:pt x="427490" y="429675"/>
                                </a:lnTo>
                                <a:lnTo>
                                  <a:pt x="427490" y="431859"/>
                                </a:lnTo>
                                <a:lnTo>
                                  <a:pt x="429675" y="431859"/>
                                </a:lnTo>
                                <a:lnTo>
                                  <a:pt x="429675" y="429675"/>
                                </a:lnTo>
                                <a:lnTo>
                                  <a:pt x="431910" y="429675"/>
                                </a:lnTo>
                                <a:lnTo>
                                  <a:pt x="431910" y="431859"/>
                                </a:lnTo>
                                <a:lnTo>
                                  <a:pt x="434094" y="431859"/>
                                </a:lnTo>
                                <a:lnTo>
                                  <a:pt x="434094" y="429675"/>
                                </a:lnTo>
                                <a:lnTo>
                                  <a:pt x="436279" y="429675"/>
                                </a:lnTo>
                                <a:lnTo>
                                  <a:pt x="436279" y="427490"/>
                                </a:lnTo>
                                <a:lnTo>
                                  <a:pt x="442870" y="427490"/>
                                </a:lnTo>
                                <a:lnTo>
                                  <a:pt x="442870" y="425306"/>
                                </a:lnTo>
                                <a:lnTo>
                                  <a:pt x="447239" y="425306"/>
                                </a:lnTo>
                                <a:lnTo>
                                  <a:pt x="447239" y="420899"/>
                                </a:lnTo>
                                <a:lnTo>
                                  <a:pt x="449423" y="420899"/>
                                </a:lnTo>
                                <a:lnTo>
                                  <a:pt x="449423" y="418714"/>
                                </a:lnTo>
                                <a:lnTo>
                                  <a:pt x="451608" y="418714"/>
                                </a:lnTo>
                                <a:lnTo>
                                  <a:pt x="451608" y="414345"/>
                                </a:lnTo>
                                <a:lnTo>
                                  <a:pt x="456015" y="414345"/>
                                </a:lnTo>
                                <a:lnTo>
                                  <a:pt x="456015" y="409926"/>
                                </a:lnTo>
                                <a:lnTo>
                                  <a:pt x="460384" y="409926"/>
                                </a:lnTo>
                                <a:lnTo>
                                  <a:pt x="460384" y="405569"/>
                                </a:lnTo>
                                <a:lnTo>
                                  <a:pt x="462568" y="405569"/>
                                </a:lnTo>
                                <a:lnTo>
                                  <a:pt x="462568" y="403385"/>
                                </a:lnTo>
                                <a:lnTo>
                                  <a:pt x="471357" y="403385"/>
                                </a:lnTo>
                                <a:lnTo>
                                  <a:pt x="471357" y="398965"/>
                                </a:lnTo>
                                <a:lnTo>
                                  <a:pt x="473529" y="398965"/>
                                </a:lnTo>
                                <a:lnTo>
                                  <a:pt x="473529" y="396781"/>
                                </a:lnTo>
                                <a:lnTo>
                                  <a:pt x="477948" y="396781"/>
                                </a:lnTo>
                                <a:lnTo>
                                  <a:pt x="477948" y="394596"/>
                                </a:lnTo>
                                <a:lnTo>
                                  <a:pt x="480133" y="394596"/>
                                </a:lnTo>
                                <a:lnTo>
                                  <a:pt x="480133" y="390240"/>
                                </a:lnTo>
                                <a:lnTo>
                                  <a:pt x="482317" y="390240"/>
                                </a:lnTo>
                                <a:lnTo>
                                  <a:pt x="482317" y="396781"/>
                                </a:lnTo>
                                <a:lnTo>
                                  <a:pt x="491093" y="396781"/>
                                </a:lnTo>
                                <a:lnTo>
                                  <a:pt x="491093" y="398965"/>
                                </a:lnTo>
                                <a:lnTo>
                                  <a:pt x="488909" y="398965"/>
                                </a:lnTo>
                                <a:lnTo>
                                  <a:pt x="488909" y="401201"/>
                                </a:lnTo>
                                <a:lnTo>
                                  <a:pt x="486686" y="401201"/>
                                </a:lnTo>
                                <a:lnTo>
                                  <a:pt x="486686" y="403385"/>
                                </a:lnTo>
                                <a:lnTo>
                                  <a:pt x="488909" y="403385"/>
                                </a:lnTo>
                                <a:lnTo>
                                  <a:pt x="488909" y="409926"/>
                                </a:lnTo>
                                <a:lnTo>
                                  <a:pt x="491093" y="409926"/>
                                </a:lnTo>
                                <a:lnTo>
                                  <a:pt x="491093" y="418714"/>
                                </a:lnTo>
                                <a:lnTo>
                                  <a:pt x="488909" y="418714"/>
                                </a:lnTo>
                                <a:lnTo>
                                  <a:pt x="488909" y="420899"/>
                                </a:lnTo>
                                <a:lnTo>
                                  <a:pt x="493277" y="420899"/>
                                </a:lnTo>
                                <a:lnTo>
                                  <a:pt x="493277" y="427490"/>
                                </a:lnTo>
                                <a:lnTo>
                                  <a:pt x="495462" y="427490"/>
                                </a:lnTo>
                                <a:lnTo>
                                  <a:pt x="495462" y="434043"/>
                                </a:lnTo>
                                <a:lnTo>
                                  <a:pt x="497646" y="434043"/>
                                </a:lnTo>
                                <a:lnTo>
                                  <a:pt x="497646" y="436279"/>
                                </a:lnTo>
                                <a:lnTo>
                                  <a:pt x="502053" y="436279"/>
                                </a:lnTo>
                                <a:lnTo>
                                  <a:pt x="502053" y="442819"/>
                                </a:lnTo>
                                <a:lnTo>
                                  <a:pt x="504238" y="442819"/>
                                </a:lnTo>
                                <a:lnTo>
                                  <a:pt x="504238" y="447239"/>
                                </a:lnTo>
                                <a:lnTo>
                                  <a:pt x="502053" y="447239"/>
                                </a:lnTo>
                                <a:lnTo>
                                  <a:pt x="502053" y="449423"/>
                                </a:lnTo>
                                <a:lnTo>
                                  <a:pt x="504238" y="449423"/>
                                </a:lnTo>
                                <a:lnTo>
                                  <a:pt x="504238" y="451608"/>
                                </a:lnTo>
                                <a:lnTo>
                                  <a:pt x="506422" y="451608"/>
                                </a:lnTo>
                                <a:lnTo>
                                  <a:pt x="506422" y="458199"/>
                                </a:lnTo>
                                <a:lnTo>
                                  <a:pt x="510842" y="458199"/>
                                </a:lnTo>
                                <a:lnTo>
                                  <a:pt x="510842" y="460384"/>
                                </a:lnTo>
                                <a:lnTo>
                                  <a:pt x="513026" y="460384"/>
                                </a:lnTo>
                                <a:lnTo>
                                  <a:pt x="513026" y="469160"/>
                                </a:lnTo>
                                <a:lnTo>
                                  <a:pt x="515211" y="469160"/>
                                </a:lnTo>
                                <a:lnTo>
                                  <a:pt x="515211" y="471344"/>
                                </a:lnTo>
                                <a:lnTo>
                                  <a:pt x="517395" y="471344"/>
                                </a:lnTo>
                                <a:lnTo>
                                  <a:pt x="517395" y="473529"/>
                                </a:lnTo>
                                <a:lnTo>
                                  <a:pt x="521802" y="473529"/>
                                </a:lnTo>
                                <a:lnTo>
                                  <a:pt x="521802" y="480082"/>
                                </a:lnTo>
                                <a:lnTo>
                                  <a:pt x="517395" y="480082"/>
                                </a:lnTo>
                                <a:lnTo>
                                  <a:pt x="517395" y="486673"/>
                                </a:lnTo>
                                <a:lnTo>
                                  <a:pt x="515211" y="486673"/>
                                </a:lnTo>
                                <a:lnTo>
                                  <a:pt x="515211" y="488858"/>
                                </a:lnTo>
                                <a:lnTo>
                                  <a:pt x="517395" y="488858"/>
                                </a:lnTo>
                                <a:lnTo>
                                  <a:pt x="517395" y="493277"/>
                                </a:lnTo>
                                <a:lnTo>
                                  <a:pt x="519567" y="493277"/>
                                </a:lnTo>
                                <a:lnTo>
                                  <a:pt x="519567" y="497646"/>
                                </a:lnTo>
                                <a:lnTo>
                                  <a:pt x="521802" y="497646"/>
                                </a:lnTo>
                                <a:lnTo>
                                  <a:pt x="521802" y="502003"/>
                                </a:lnTo>
                                <a:lnTo>
                                  <a:pt x="523987" y="502003"/>
                                </a:lnTo>
                                <a:lnTo>
                                  <a:pt x="523987" y="512976"/>
                                </a:lnTo>
                                <a:lnTo>
                                  <a:pt x="534947" y="512976"/>
                                </a:lnTo>
                                <a:lnTo>
                                  <a:pt x="534947" y="510791"/>
                                </a:lnTo>
                                <a:lnTo>
                                  <a:pt x="543685" y="510791"/>
                                </a:lnTo>
                                <a:lnTo>
                                  <a:pt x="543685" y="512976"/>
                                </a:lnTo>
                                <a:lnTo>
                                  <a:pt x="545920" y="512976"/>
                                </a:lnTo>
                                <a:lnTo>
                                  <a:pt x="545920" y="504238"/>
                                </a:lnTo>
                                <a:lnTo>
                                  <a:pt x="543685" y="504238"/>
                                </a:lnTo>
                                <a:lnTo>
                                  <a:pt x="543685" y="497646"/>
                                </a:lnTo>
                                <a:lnTo>
                                  <a:pt x="545920" y="497646"/>
                                </a:lnTo>
                                <a:lnTo>
                                  <a:pt x="545920" y="493277"/>
                                </a:lnTo>
                                <a:lnTo>
                                  <a:pt x="548092" y="493277"/>
                                </a:lnTo>
                                <a:lnTo>
                                  <a:pt x="548092" y="491042"/>
                                </a:lnTo>
                                <a:lnTo>
                                  <a:pt x="552461" y="491042"/>
                                </a:lnTo>
                                <a:lnTo>
                                  <a:pt x="552461" y="486673"/>
                                </a:lnTo>
                                <a:lnTo>
                                  <a:pt x="570025" y="486673"/>
                                </a:lnTo>
                                <a:lnTo>
                                  <a:pt x="570025" y="488858"/>
                                </a:lnTo>
                                <a:lnTo>
                                  <a:pt x="572210" y="488858"/>
                                </a:lnTo>
                                <a:lnTo>
                                  <a:pt x="572210" y="486673"/>
                                </a:lnTo>
                                <a:lnTo>
                                  <a:pt x="574394" y="486673"/>
                                </a:lnTo>
                                <a:lnTo>
                                  <a:pt x="574394" y="480082"/>
                                </a:lnTo>
                                <a:lnTo>
                                  <a:pt x="576578" y="480082"/>
                                </a:lnTo>
                                <a:lnTo>
                                  <a:pt x="576578" y="473529"/>
                                </a:lnTo>
                                <a:lnTo>
                                  <a:pt x="578763" y="473529"/>
                                </a:lnTo>
                                <a:lnTo>
                                  <a:pt x="578763" y="469160"/>
                                </a:lnTo>
                                <a:lnTo>
                                  <a:pt x="576578" y="469160"/>
                                </a:lnTo>
                                <a:lnTo>
                                  <a:pt x="576578" y="466937"/>
                                </a:lnTo>
                                <a:lnTo>
                                  <a:pt x="578763" y="466937"/>
                                </a:lnTo>
                                <a:lnTo>
                                  <a:pt x="578763" y="460384"/>
                                </a:lnTo>
                                <a:lnTo>
                                  <a:pt x="580985" y="460384"/>
                                </a:lnTo>
                                <a:lnTo>
                                  <a:pt x="580985" y="451608"/>
                                </a:lnTo>
                                <a:lnTo>
                                  <a:pt x="583170" y="451608"/>
                                </a:lnTo>
                                <a:lnTo>
                                  <a:pt x="583170" y="442819"/>
                                </a:lnTo>
                                <a:lnTo>
                                  <a:pt x="580985" y="442819"/>
                                </a:lnTo>
                                <a:lnTo>
                                  <a:pt x="580985" y="438450"/>
                                </a:lnTo>
                                <a:lnTo>
                                  <a:pt x="578763" y="438450"/>
                                </a:lnTo>
                                <a:lnTo>
                                  <a:pt x="578763" y="431859"/>
                                </a:lnTo>
                                <a:lnTo>
                                  <a:pt x="576578" y="431859"/>
                                </a:lnTo>
                                <a:lnTo>
                                  <a:pt x="576578" y="429675"/>
                                </a:lnTo>
                                <a:lnTo>
                                  <a:pt x="583170" y="429675"/>
                                </a:lnTo>
                                <a:lnTo>
                                  <a:pt x="583170" y="418714"/>
                                </a:lnTo>
                                <a:lnTo>
                                  <a:pt x="585354" y="418714"/>
                                </a:lnTo>
                                <a:lnTo>
                                  <a:pt x="585354" y="416530"/>
                                </a:lnTo>
                                <a:lnTo>
                                  <a:pt x="580985" y="416530"/>
                                </a:lnTo>
                                <a:lnTo>
                                  <a:pt x="580985" y="412161"/>
                                </a:lnTo>
                                <a:lnTo>
                                  <a:pt x="583170" y="412161"/>
                                </a:lnTo>
                                <a:lnTo>
                                  <a:pt x="583170" y="409926"/>
                                </a:lnTo>
                                <a:lnTo>
                                  <a:pt x="580985" y="409926"/>
                                </a:lnTo>
                                <a:lnTo>
                                  <a:pt x="580985" y="407741"/>
                                </a:lnTo>
                                <a:lnTo>
                                  <a:pt x="585354" y="407741"/>
                                </a:lnTo>
                                <a:lnTo>
                                  <a:pt x="585354" y="405569"/>
                                </a:lnTo>
                                <a:lnTo>
                                  <a:pt x="587539" y="405569"/>
                                </a:lnTo>
                                <a:lnTo>
                                  <a:pt x="587539" y="403385"/>
                                </a:lnTo>
                                <a:lnTo>
                                  <a:pt x="589723" y="403385"/>
                                </a:lnTo>
                                <a:lnTo>
                                  <a:pt x="589723" y="398965"/>
                                </a:lnTo>
                                <a:lnTo>
                                  <a:pt x="594130" y="398965"/>
                                </a:lnTo>
                                <a:lnTo>
                                  <a:pt x="594130" y="396781"/>
                                </a:lnTo>
                                <a:lnTo>
                                  <a:pt x="598499" y="396781"/>
                                </a:lnTo>
                                <a:lnTo>
                                  <a:pt x="598499" y="398965"/>
                                </a:lnTo>
                                <a:lnTo>
                                  <a:pt x="600683" y="398965"/>
                                </a:lnTo>
                                <a:lnTo>
                                  <a:pt x="600683" y="390240"/>
                                </a:lnTo>
                                <a:lnTo>
                                  <a:pt x="602919" y="390240"/>
                                </a:lnTo>
                                <a:lnTo>
                                  <a:pt x="602919" y="388005"/>
                                </a:lnTo>
                                <a:lnTo>
                                  <a:pt x="605103" y="388005"/>
                                </a:lnTo>
                                <a:lnTo>
                                  <a:pt x="605103" y="385821"/>
                                </a:lnTo>
                                <a:lnTo>
                                  <a:pt x="609472" y="385821"/>
                                </a:lnTo>
                                <a:lnTo>
                                  <a:pt x="609472" y="383636"/>
                                </a:lnTo>
                                <a:lnTo>
                                  <a:pt x="607288" y="383636"/>
                                </a:lnTo>
                                <a:lnTo>
                                  <a:pt x="607288" y="381452"/>
                                </a:lnTo>
                                <a:lnTo>
                                  <a:pt x="605103" y="381452"/>
                                </a:lnTo>
                                <a:lnTo>
                                  <a:pt x="605103" y="379267"/>
                                </a:lnTo>
                                <a:lnTo>
                                  <a:pt x="607288" y="379267"/>
                                </a:lnTo>
                                <a:lnTo>
                                  <a:pt x="607288" y="372676"/>
                                </a:lnTo>
                                <a:lnTo>
                                  <a:pt x="611644" y="372676"/>
                                </a:lnTo>
                                <a:lnTo>
                                  <a:pt x="611644" y="363887"/>
                                </a:lnTo>
                                <a:lnTo>
                                  <a:pt x="609472" y="363887"/>
                                </a:lnTo>
                                <a:lnTo>
                                  <a:pt x="609472" y="359531"/>
                                </a:lnTo>
                                <a:lnTo>
                                  <a:pt x="607288" y="359531"/>
                                </a:lnTo>
                                <a:lnTo>
                                  <a:pt x="607288" y="357347"/>
                                </a:lnTo>
                                <a:lnTo>
                                  <a:pt x="605103" y="357347"/>
                                </a:lnTo>
                                <a:lnTo>
                                  <a:pt x="605103" y="350742"/>
                                </a:lnTo>
                                <a:lnTo>
                                  <a:pt x="602919" y="350742"/>
                                </a:lnTo>
                                <a:lnTo>
                                  <a:pt x="602919" y="348558"/>
                                </a:lnTo>
                                <a:lnTo>
                                  <a:pt x="598499" y="348558"/>
                                </a:lnTo>
                                <a:lnTo>
                                  <a:pt x="598499" y="352927"/>
                                </a:lnTo>
                                <a:lnTo>
                                  <a:pt x="596315" y="352927"/>
                                </a:lnTo>
                                <a:lnTo>
                                  <a:pt x="596315" y="346374"/>
                                </a:lnTo>
                                <a:lnTo>
                                  <a:pt x="591958" y="346374"/>
                                </a:lnTo>
                                <a:lnTo>
                                  <a:pt x="591958" y="344202"/>
                                </a:lnTo>
                                <a:lnTo>
                                  <a:pt x="589723" y="344202"/>
                                </a:lnTo>
                                <a:lnTo>
                                  <a:pt x="589723" y="346374"/>
                                </a:lnTo>
                                <a:lnTo>
                                  <a:pt x="585354" y="346374"/>
                                </a:lnTo>
                                <a:lnTo>
                                  <a:pt x="585354" y="344202"/>
                                </a:lnTo>
                                <a:lnTo>
                                  <a:pt x="580985" y="344202"/>
                                </a:lnTo>
                                <a:lnTo>
                                  <a:pt x="580985" y="337598"/>
                                </a:lnTo>
                                <a:lnTo>
                                  <a:pt x="578763" y="337598"/>
                                </a:lnTo>
                                <a:lnTo>
                                  <a:pt x="578763" y="331044"/>
                                </a:lnTo>
                                <a:lnTo>
                                  <a:pt x="580985" y="331044"/>
                                </a:lnTo>
                                <a:lnTo>
                                  <a:pt x="580985" y="328822"/>
                                </a:lnTo>
                                <a:lnTo>
                                  <a:pt x="576578" y="328822"/>
                                </a:lnTo>
                                <a:lnTo>
                                  <a:pt x="576578" y="326637"/>
                                </a:lnTo>
                                <a:lnTo>
                                  <a:pt x="578763" y="326637"/>
                                </a:lnTo>
                                <a:lnTo>
                                  <a:pt x="578763" y="322269"/>
                                </a:lnTo>
                                <a:lnTo>
                                  <a:pt x="576578" y="322269"/>
                                </a:lnTo>
                                <a:lnTo>
                                  <a:pt x="576578" y="320084"/>
                                </a:lnTo>
                                <a:lnTo>
                                  <a:pt x="578763" y="320084"/>
                                </a:lnTo>
                                <a:lnTo>
                                  <a:pt x="578763" y="315664"/>
                                </a:lnTo>
                                <a:lnTo>
                                  <a:pt x="576578" y="315664"/>
                                </a:lnTo>
                                <a:lnTo>
                                  <a:pt x="576578" y="313493"/>
                                </a:lnTo>
                                <a:lnTo>
                                  <a:pt x="583170" y="313493"/>
                                </a:lnTo>
                                <a:lnTo>
                                  <a:pt x="583170" y="309124"/>
                                </a:lnTo>
                                <a:lnTo>
                                  <a:pt x="580985" y="309124"/>
                                </a:lnTo>
                                <a:lnTo>
                                  <a:pt x="580985" y="306889"/>
                                </a:lnTo>
                                <a:lnTo>
                                  <a:pt x="576578" y="306889"/>
                                </a:lnTo>
                                <a:lnTo>
                                  <a:pt x="576578" y="304704"/>
                                </a:lnTo>
                                <a:lnTo>
                                  <a:pt x="578763" y="304704"/>
                                </a:lnTo>
                                <a:lnTo>
                                  <a:pt x="578763" y="293744"/>
                                </a:lnTo>
                                <a:lnTo>
                                  <a:pt x="580985" y="293744"/>
                                </a:lnTo>
                                <a:lnTo>
                                  <a:pt x="580985" y="284968"/>
                                </a:lnTo>
                                <a:lnTo>
                                  <a:pt x="585354" y="284968"/>
                                </a:lnTo>
                                <a:lnTo>
                                  <a:pt x="585354" y="278415"/>
                                </a:lnTo>
                                <a:lnTo>
                                  <a:pt x="589723" y="278415"/>
                                </a:lnTo>
                                <a:lnTo>
                                  <a:pt x="589723" y="265270"/>
                                </a:lnTo>
                                <a:lnTo>
                                  <a:pt x="594130" y="265270"/>
                                </a:lnTo>
                                <a:lnTo>
                                  <a:pt x="594130" y="260850"/>
                                </a:lnTo>
                                <a:lnTo>
                                  <a:pt x="596315" y="260850"/>
                                </a:lnTo>
                                <a:lnTo>
                                  <a:pt x="596315" y="263085"/>
                                </a:lnTo>
                                <a:lnTo>
                                  <a:pt x="598499" y="263085"/>
                                </a:lnTo>
                                <a:lnTo>
                                  <a:pt x="598499" y="254297"/>
                                </a:lnTo>
                                <a:lnTo>
                                  <a:pt x="607288" y="254297"/>
                                </a:lnTo>
                                <a:lnTo>
                                  <a:pt x="607288" y="249890"/>
                                </a:lnTo>
                                <a:lnTo>
                                  <a:pt x="605103" y="249890"/>
                                </a:lnTo>
                                <a:lnTo>
                                  <a:pt x="605103" y="247705"/>
                                </a:lnTo>
                                <a:lnTo>
                                  <a:pt x="611644" y="247705"/>
                                </a:lnTo>
                                <a:lnTo>
                                  <a:pt x="611644" y="245521"/>
                                </a:lnTo>
                                <a:lnTo>
                                  <a:pt x="613879" y="245521"/>
                                </a:lnTo>
                                <a:lnTo>
                                  <a:pt x="613879" y="243336"/>
                                </a:lnTo>
                                <a:lnTo>
                                  <a:pt x="618248" y="243336"/>
                                </a:lnTo>
                                <a:lnTo>
                                  <a:pt x="618248" y="236745"/>
                                </a:lnTo>
                                <a:lnTo>
                                  <a:pt x="620432" y="236745"/>
                                </a:lnTo>
                                <a:lnTo>
                                  <a:pt x="620432" y="234561"/>
                                </a:lnTo>
                                <a:lnTo>
                                  <a:pt x="618248" y="234561"/>
                                </a:lnTo>
                                <a:lnTo>
                                  <a:pt x="618248" y="230192"/>
                                </a:lnTo>
                                <a:lnTo>
                                  <a:pt x="622617" y="230192"/>
                                </a:lnTo>
                                <a:lnTo>
                                  <a:pt x="622617" y="223588"/>
                                </a:lnTo>
                                <a:lnTo>
                                  <a:pt x="624801" y="223588"/>
                                </a:lnTo>
                                <a:lnTo>
                                  <a:pt x="624801" y="221416"/>
                                </a:lnTo>
                                <a:lnTo>
                                  <a:pt x="627024" y="221416"/>
                                </a:lnTo>
                                <a:lnTo>
                                  <a:pt x="627024" y="219231"/>
                                </a:lnTo>
                                <a:lnTo>
                                  <a:pt x="624801" y="219231"/>
                                </a:lnTo>
                                <a:lnTo>
                                  <a:pt x="624801" y="212627"/>
                                </a:lnTo>
                                <a:lnTo>
                                  <a:pt x="620432" y="212627"/>
                                </a:lnTo>
                                <a:lnTo>
                                  <a:pt x="620432" y="210443"/>
                                </a:lnTo>
                                <a:lnTo>
                                  <a:pt x="618248" y="210443"/>
                                </a:lnTo>
                                <a:lnTo>
                                  <a:pt x="618248" y="208258"/>
                                </a:lnTo>
                                <a:lnTo>
                                  <a:pt x="620432" y="208258"/>
                                </a:lnTo>
                                <a:lnTo>
                                  <a:pt x="620432" y="201667"/>
                                </a:lnTo>
                                <a:lnTo>
                                  <a:pt x="622617" y="201667"/>
                                </a:lnTo>
                                <a:lnTo>
                                  <a:pt x="622617" y="199482"/>
                                </a:lnTo>
                                <a:lnTo>
                                  <a:pt x="620432" y="199482"/>
                                </a:lnTo>
                                <a:lnTo>
                                  <a:pt x="620432" y="197298"/>
                                </a:lnTo>
                                <a:lnTo>
                                  <a:pt x="622617" y="197298"/>
                                </a:lnTo>
                                <a:lnTo>
                                  <a:pt x="622617" y="190707"/>
                                </a:lnTo>
                                <a:lnTo>
                                  <a:pt x="627024" y="190707"/>
                                </a:lnTo>
                                <a:lnTo>
                                  <a:pt x="627024" y="184153"/>
                                </a:lnTo>
                                <a:lnTo>
                                  <a:pt x="631393" y="184153"/>
                                </a:lnTo>
                                <a:lnTo>
                                  <a:pt x="631393" y="179734"/>
                                </a:lnTo>
                                <a:lnTo>
                                  <a:pt x="627024" y="179734"/>
                                </a:lnTo>
                                <a:lnTo>
                                  <a:pt x="627024" y="177549"/>
                                </a:lnTo>
                                <a:lnTo>
                                  <a:pt x="631393" y="177549"/>
                                </a:lnTo>
                                <a:lnTo>
                                  <a:pt x="631393" y="173193"/>
                                </a:lnTo>
                                <a:lnTo>
                                  <a:pt x="635762" y="173193"/>
                                </a:lnTo>
                                <a:lnTo>
                                  <a:pt x="635762" y="175377"/>
                                </a:lnTo>
                                <a:lnTo>
                                  <a:pt x="644537" y="175377"/>
                                </a:lnTo>
                                <a:lnTo>
                                  <a:pt x="644537" y="171008"/>
                                </a:lnTo>
                                <a:lnTo>
                                  <a:pt x="653326" y="171008"/>
                                </a:lnTo>
                                <a:lnTo>
                                  <a:pt x="653326" y="173193"/>
                                </a:lnTo>
                                <a:lnTo>
                                  <a:pt x="657682" y="173193"/>
                                </a:lnTo>
                                <a:lnTo>
                                  <a:pt x="657682" y="175377"/>
                                </a:lnTo>
                                <a:lnTo>
                                  <a:pt x="662102" y="175377"/>
                                </a:lnTo>
                                <a:lnTo>
                                  <a:pt x="662102" y="173193"/>
                                </a:lnTo>
                                <a:lnTo>
                                  <a:pt x="664286" y="173193"/>
                                </a:lnTo>
                                <a:lnTo>
                                  <a:pt x="664286" y="177549"/>
                                </a:lnTo>
                                <a:lnTo>
                                  <a:pt x="666471" y="177549"/>
                                </a:lnTo>
                                <a:lnTo>
                                  <a:pt x="666471" y="175377"/>
                                </a:lnTo>
                                <a:lnTo>
                                  <a:pt x="668655" y="175377"/>
                                </a:lnTo>
                                <a:lnTo>
                                  <a:pt x="668655" y="181969"/>
                                </a:lnTo>
                                <a:lnTo>
                                  <a:pt x="670840" y="181969"/>
                                </a:lnTo>
                                <a:lnTo>
                                  <a:pt x="670840" y="190707"/>
                                </a:lnTo>
                                <a:lnTo>
                                  <a:pt x="668655" y="190707"/>
                                </a:lnTo>
                                <a:lnTo>
                                  <a:pt x="668655" y="192891"/>
                                </a:lnTo>
                                <a:lnTo>
                                  <a:pt x="670840" y="192891"/>
                                </a:lnTo>
                                <a:lnTo>
                                  <a:pt x="670840" y="195114"/>
                                </a:lnTo>
                                <a:lnTo>
                                  <a:pt x="673062" y="195114"/>
                                </a:lnTo>
                                <a:lnTo>
                                  <a:pt x="673062" y="197298"/>
                                </a:lnTo>
                                <a:lnTo>
                                  <a:pt x="668655" y="197298"/>
                                </a:lnTo>
                                <a:lnTo>
                                  <a:pt x="668655" y="199482"/>
                                </a:lnTo>
                                <a:lnTo>
                                  <a:pt x="664286" y="199482"/>
                                </a:lnTo>
                                <a:lnTo>
                                  <a:pt x="664286" y="201667"/>
                                </a:lnTo>
                                <a:lnTo>
                                  <a:pt x="666471" y="201667"/>
                                </a:lnTo>
                                <a:lnTo>
                                  <a:pt x="666471" y="206087"/>
                                </a:lnTo>
                                <a:lnTo>
                                  <a:pt x="664286" y="206087"/>
                                </a:lnTo>
                                <a:lnTo>
                                  <a:pt x="664286" y="208258"/>
                                </a:lnTo>
                                <a:lnTo>
                                  <a:pt x="662102" y="208258"/>
                                </a:lnTo>
                                <a:lnTo>
                                  <a:pt x="662102" y="210443"/>
                                </a:lnTo>
                                <a:lnTo>
                                  <a:pt x="659917" y="210443"/>
                                </a:lnTo>
                                <a:lnTo>
                                  <a:pt x="659917" y="219231"/>
                                </a:lnTo>
                                <a:lnTo>
                                  <a:pt x="655510" y="219231"/>
                                </a:lnTo>
                                <a:lnTo>
                                  <a:pt x="655510" y="225772"/>
                                </a:lnTo>
                                <a:lnTo>
                                  <a:pt x="653326" y="225772"/>
                                </a:lnTo>
                                <a:lnTo>
                                  <a:pt x="653326" y="228007"/>
                                </a:lnTo>
                                <a:lnTo>
                                  <a:pt x="655510" y="228007"/>
                                </a:lnTo>
                                <a:lnTo>
                                  <a:pt x="655510" y="230192"/>
                                </a:lnTo>
                                <a:lnTo>
                                  <a:pt x="651142" y="230192"/>
                                </a:lnTo>
                                <a:lnTo>
                                  <a:pt x="651142" y="234561"/>
                                </a:lnTo>
                                <a:lnTo>
                                  <a:pt x="648957" y="234561"/>
                                </a:lnTo>
                                <a:lnTo>
                                  <a:pt x="648957" y="230192"/>
                                </a:lnTo>
                                <a:lnTo>
                                  <a:pt x="646722" y="230192"/>
                                </a:lnTo>
                                <a:lnTo>
                                  <a:pt x="646722" y="234561"/>
                                </a:lnTo>
                                <a:lnTo>
                                  <a:pt x="642353" y="234561"/>
                                </a:lnTo>
                                <a:lnTo>
                                  <a:pt x="642353" y="236745"/>
                                </a:lnTo>
                                <a:lnTo>
                                  <a:pt x="644537" y="236745"/>
                                </a:lnTo>
                                <a:lnTo>
                                  <a:pt x="644537" y="238929"/>
                                </a:lnTo>
                                <a:lnTo>
                                  <a:pt x="646722" y="238929"/>
                                </a:lnTo>
                                <a:lnTo>
                                  <a:pt x="646722" y="236745"/>
                                </a:lnTo>
                                <a:lnTo>
                                  <a:pt x="648957" y="236745"/>
                                </a:lnTo>
                                <a:lnTo>
                                  <a:pt x="648957" y="241152"/>
                                </a:lnTo>
                                <a:lnTo>
                                  <a:pt x="642353" y="241152"/>
                                </a:lnTo>
                                <a:lnTo>
                                  <a:pt x="642353" y="247705"/>
                                </a:lnTo>
                                <a:lnTo>
                                  <a:pt x="644537" y="247705"/>
                                </a:lnTo>
                                <a:lnTo>
                                  <a:pt x="644537" y="249890"/>
                                </a:lnTo>
                                <a:lnTo>
                                  <a:pt x="642353" y="249890"/>
                                </a:lnTo>
                                <a:lnTo>
                                  <a:pt x="642353" y="252125"/>
                                </a:lnTo>
                                <a:lnTo>
                                  <a:pt x="637997" y="252125"/>
                                </a:lnTo>
                                <a:lnTo>
                                  <a:pt x="637997" y="254297"/>
                                </a:lnTo>
                                <a:lnTo>
                                  <a:pt x="635762" y="254297"/>
                                </a:lnTo>
                                <a:lnTo>
                                  <a:pt x="635762" y="256481"/>
                                </a:lnTo>
                                <a:lnTo>
                                  <a:pt x="633577" y="256481"/>
                                </a:lnTo>
                                <a:lnTo>
                                  <a:pt x="633577" y="265270"/>
                                </a:lnTo>
                                <a:lnTo>
                                  <a:pt x="627024" y="265270"/>
                                </a:lnTo>
                                <a:lnTo>
                                  <a:pt x="627024" y="269626"/>
                                </a:lnTo>
                                <a:lnTo>
                                  <a:pt x="629208" y="269626"/>
                                </a:lnTo>
                                <a:lnTo>
                                  <a:pt x="629208" y="274046"/>
                                </a:lnTo>
                                <a:lnTo>
                                  <a:pt x="631393" y="274046"/>
                                </a:lnTo>
                                <a:lnTo>
                                  <a:pt x="631393" y="284968"/>
                                </a:lnTo>
                                <a:lnTo>
                                  <a:pt x="635762" y="284968"/>
                                </a:lnTo>
                                <a:lnTo>
                                  <a:pt x="635762" y="287190"/>
                                </a:lnTo>
                                <a:lnTo>
                                  <a:pt x="633577" y="287190"/>
                                </a:lnTo>
                                <a:lnTo>
                                  <a:pt x="633577" y="291559"/>
                                </a:lnTo>
                                <a:lnTo>
                                  <a:pt x="635762" y="291559"/>
                                </a:lnTo>
                                <a:lnTo>
                                  <a:pt x="635762" y="295928"/>
                                </a:lnTo>
                                <a:lnTo>
                                  <a:pt x="637997" y="295928"/>
                                </a:lnTo>
                                <a:lnTo>
                                  <a:pt x="637997" y="298163"/>
                                </a:lnTo>
                                <a:lnTo>
                                  <a:pt x="640169" y="298163"/>
                                </a:lnTo>
                                <a:lnTo>
                                  <a:pt x="640169" y="302520"/>
                                </a:lnTo>
                                <a:lnTo>
                                  <a:pt x="642353" y="302520"/>
                                </a:lnTo>
                                <a:lnTo>
                                  <a:pt x="642353" y="306889"/>
                                </a:lnTo>
                                <a:lnTo>
                                  <a:pt x="644537" y="306889"/>
                                </a:lnTo>
                                <a:lnTo>
                                  <a:pt x="644537" y="311308"/>
                                </a:lnTo>
                                <a:lnTo>
                                  <a:pt x="642353" y="311308"/>
                                </a:lnTo>
                                <a:lnTo>
                                  <a:pt x="642353" y="324453"/>
                                </a:lnTo>
                                <a:lnTo>
                                  <a:pt x="640169" y="324453"/>
                                </a:lnTo>
                                <a:lnTo>
                                  <a:pt x="640169" y="328822"/>
                                </a:lnTo>
                                <a:lnTo>
                                  <a:pt x="642353" y="328822"/>
                                </a:lnTo>
                                <a:lnTo>
                                  <a:pt x="642353" y="339782"/>
                                </a:lnTo>
                                <a:lnTo>
                                  <a:pt x="646722" y="339782"/>
                                </a:lnTo>
                                <a:lnTo>
                                  <a:pt x="646722" y="337598"/>
                                </a:lnTo>
                                <a:lnTo>
                                  <a:pt x="651142" y="337598"/>
                                </a:lnTo>
                                <a:lnTo>
                                  <a:pt x="651142" y="344202"/>
                                </a:lnTo>
                                <a:lnTo>
                                  <a:pt x="655510" y="344202"/>
                                </a:lnTo>
                                <a:lnTo>
                                  <a:pt x="655510" y="346374"/>
                                </a:lnTo>
                                <a:lnTo>
                                  <a:pt x="657682" y="346374"/>
                                </a:lnTo>
                                <a:lnTo>
                                  <a:pt x="657682" y="348558"/>
                                </a:lnTo>
                                <a:lnTo>
                                  <a:pt x="659917" y="348558"/>
                                </a:lnTo>
                                <a:lnTo>
                                  <a:pt x="659917" y="352927"/>
                                </a:lnTo>
                                <a:lnTo>
                                  <a:pt x="664286" y="352927"/>
                                </a:lnTo>
                                <a:lnTo>
                                  <a:pt x="664286" y="350742"/>
                                </a:lnTo>
                                <a:lnTo>
                                  <a:pt x="668655" y="350742"/>
                                </a:lnTo>
                                <a:lnTo>
                                  <a:pt x="668655" y="348558"/>
                                </a:lnTo>
                                <a:lnTo>
                                  <a:pt x="670840" y="348558"/>
                                </a:lnTo>
                                <a:lnTo>
                                  <a:pt x="670840" y="352927"/>
                                </a:lnTo>
                                <a:lnTo>
                                  <a:pt x="677431" y="352927"/>
                                </a:lnTo>
                                <a:lnTo>
                                  <a:pt x="677431" y="355162"/>
                                </a:lnTo>
                                <a:lnTo>
                                  <a:pt x="684035" y="355162"/>
                                </a:lnTo>
                                <a:lnTo>
                                  <a:pt x="684035" y="350742"/>
                                </a:lnTo>
                                <a:lnTo>
                                  <a:pt x="688391" y="350742"/>
                                </a:lnTo>
                                <a:lnTo>
                                  <a:pt x="688391" y="348558"/>
                                </a:lnTo>
                                <a:lnTo>
                                  <a:pt x="686207" y="348558"/>
                                </a:lnTo>
                                <a:lnTo>
                                  <a:pt x="686207" y="346374"/>
                                </a:lnTo>
                                <a:lnTo>
                                  <a:pt x="697180" y="346374"/>
                                </a:lnTo>
                                <a:lnTo>
                                  <a:pt x="697180" y="341967"/>
                                </a:lnTo>
                                <a:lnTo>
                                  <a:pt x="703721" y="341967"/>
                                </a:lnTo>
                                <a:lnTo>
                                  <a:pt x="703721" y="337598"/>
                                </a:lnTo>
                                <a:lnTo>
                                  <a:pt x="708140" y="337598"/>
                                </a:lnTo>
                                <a:lnTo>
                                  <a:pt x="708140" y="335413"/>
                                </a:lnTo>
                                <a:lnTo>
                                  <a:pt x="716916" y="335413"/>
                                </a:lnTo>
                                <a:lnTo>
                                  <a:pt x="716916" y="331044"/>
                                </a:lnTo>
                                <a:lnTo>
                                  <a:pt x="721285" y="331044"/>
                                </a:lnTo>
                                <a:lnTo>
                                  <a:pt x="721285" y="326637"/>
                                </a:lnTo>
                                <a:lnTo>
                                  <a:pt x="727838" y="326637"/>
                                </a:lnTo>
                                <a:lnTo>
                                  <a:pt x="727838" y="324453"/>
                                </a:lnTo>
                                <a:lnTo>
                                  <a:pt x="730074" y="324453"/>
                                </a:lnTo>
                                <a:lnTo>
                                  <a:pt x="730074" y="322269"/>
                                </a:lnTo>
                                <a:lnTo>
                                  <a:pt x="732245" y="322269"/>
                                </a:lnTo>
                                <a:lnTo>
                                  <a:pt x="732245" y="320084"/>
                                </a:lnTo>
                                <a:lnTo>
                                  <a:pt x="741034" y="320084"/>
                                </a:lnTo>
                                <a:lnTo>
                                  <a:pt x="741034" y="317849"/>
                                </a:lnTo>
                                <a:lnTo>
                                  <a:pt x="747587" y="317849"/>
                                </a:lnTo>
                                <a:lnTo>
                                  <a:pt x="747587" y="313493"/>
                                </a:lnTo>
                                <a:lnTo>
                                  <a:pt x="754179" y="313493"/>
                                </a:lnTo>
                                <a:lnTo>
                                  <a:pt x="754179" y="315664"/>
                                </a:lnTo>
                                <a:lnTo>
                                  <a:pt x="751994" y="315664"/>
                                </a:lnTo>
                                <a:lnTo>
                                  <a:pt x="751994" y="317849"/>
                                </a:lnTo>
                                <a:lnTo>
                                  <a:pt x="754179" y="317849"/>
                                </a:lnTo>
                                <a:lnTo>
                                  <a:pt x="754179" y="320084"/>
                                </a:lnTo>
                                <a:lnTo>
                                  <a:pt x="751994" y="320084"/>
                                </a:lnTo>
                                <a:lnTo>
                                  <a:pt x="751994" y="322269"/>
                                </a:lnTo>
                                <a:lnTo>
                                  <a:pt x="756363" y="322269"/>
                                </a:lnTo>
                                <a:lnTo>
                                  <a:pt x="756363" y="320084"/>
                                </a:lnTo>
                                <a:lnTo>
                                  <a:pt x="760732" y="320084"/>
                                </a:lnTo>
                                <a:lnTo>
                                  <a:pt x="760732" y="322269"/>
                                </a:lnTo>
                                <a:lnTo>
                                  <a:pt x="765139" y="322269"/>
                                </a:lnTo>
                                <a:lnTo>
                                  <a:pt x="765139" y="324453"/>
                                </a:lnTo>
                                <a:lnTo>
                                  <a:pt x="771692" y="324453"/>
                                </a:lnTo>
                                <a:lnTo>
                                  <a:pt x="771692" y="322269"/>
                                </a:lnTo>
                                <a:lnTo>
                                  <a:pt x="776112" y="322269"/>
                                </a:lnTo>
                                <a:lnTo>
                                  <a:pt x="776112" y="324453"/>
                                </a:lnTo>
                                <a:lnTo>
                                  <a:pt x="778284" y="324453"/>
                                </a:lnTo>
                                <a:lnTo>
                                  <a:pt x="778284" y="326637"/>
                                </a:lnTo>
                                <a:lnTo>
                                  <a:pt x="780468" y="326637"/>
                                </a:lnTo>
                                <a:lnTo>
                                  <a:pt x="780468" y="331044"/>
                                </a:lnTo>
                                <a:lnTo>
                                  <a:pt x="778284" y="331044"/>
                                </a:lnTo>
                                <a:lnTo>
                                  <a:pt x="778284" y="328822"/>
                                </a:lnTo>
                                <a:lnTo>
                                  <a:pt x="771692" y="328822"/>
                                </a:lnTo>
                                <a:lnTo>
                                  <a:pt x="771692" y="331044"/>
                                </a:lnTo>
                                <a:lnTo>
                                  <a:pt x="765139" y="331044"/>
                                </a:lnTo>
                                <a:lnTo>
                                  <a:pt x="765139" y="335413"/>
                                </a:lnTo>
                                <a:lnTo>
                                  <a:pt x="760732" y="335413"/>
                                </a:lnTo>
                                <a:lnTo>
                                  <a:pt x="760732" y="337598"/>
                                </a:lnTo>
                                <a:lnTo>
                                  <a:pt x="758548" y="337598"/>
                                </a:lnTo>
                                <a:lnTo>
                                  <a:pt x="758548" y="344202"/>
                                </a:lnTo>
                                <a:lnTo>
                                  <a:pt x="754179" y="344202"/>
                                </a:lnTo>
                                <a:lnTo>
                                  <a:pt x="754179" y="350742"/>
                                </a:lnTo>
                                <a:lnTo>
                                  <a:pt x="751994" y="350742"/>
                                </a:lnTo>
                                <a:lnTo>
                                  <a:pt x="751994" y="352927"/>
                                </a:lnTo>
                                <a:lnTo>
                                  <a:pt x="749759" y="352927"/>
                                </a:lnTo>
                                <a:lnTo>
                                  <a:pt x="749759" y="355162"/>
                                </a:lnTo>
                                <a:lnTo>
                                  <a:pt x="747587" y="355162"/>
                                </a:lnTo>
                                <a:lnTo>
                                  <a:pt x="747587" y="352927"/>
                                </a:lnTo>
                                <a:lnTo>
                                  <a:pt x="743218" y="352927"/>
                                </a:lnTo>
                                <a:lnTo>
                                  <a:pt x="743218" y="355162"/>
                                </a:lnTo>
                                <a:lnTo>
                                  <a:pt x="734430" y="355162"/>
                                </a:lnTo>
                                <a:lnTo>
                                  <a:pt x="734430" y="352927"/>
                                </a:lnTo>
                                <a:lnTo>
                                  <a:pt x="730074" y="352927"/>
                                </a:lnTo>
                                <a:lnTo>
                                  <a:pt x="730074" y="355162"/>
                                </a:lnTo>
                                <a:lnTo>
                                  <a:pt x="725654" y="355162"/>
                                </a:lnTo>
                                <a:lnTo>
                                  <a:pt x="725654" y="352927"/>
                                </a:lnTo>
                                <a:lnTo>
                                  <a:pt x="714694" y="352927"/>
                                </a:lnTo>
                                <a:lnTo>
                                  <a:pt x="714694" y="355162"/>
                                </a:lnTo>
                                <a:lnTo>
                                  <a:pt x="716916" y="355162"/>
                                </a:lnTo>
                                <a:lnTo>
                                  <a:pt x="716916" y="357347"/>
                                </a:lnTo>
                                <a:lnTo>
                                  <a:pt x="710325" y="357347"/>
                                </a:lnTo>
                                <a:lnTo>
                                  <a:pt x="710325" y="359531"/>
                                </a:lnTo>
                                <a:lnTo>
                                  <a:pt x="708140" y="359531"/>
                                </a:lnTo>
                                <a:lnTo>
                                  <a:pt x="708140" y="361703"/>
                                </a:lnTo>
                                <a:lnTo>
                                  <a:pt x="705956" y="361703"/>
                                </a:lnTo>
                                <a:lnTo>
                                  <a:pt x="705956" y="359531"/>
                                </a:lnTo>
                                <a:lnTo>
                                  <a:pt x="703721" y="359531"/>
                                </a:lnTo>
                                <a:lnTo>
                                  <a:pt x="703721" y="363887"/>
                                </a:lnTo>
                                <a:lnTo>
                                  <a:pt x="694996" y="363887"/>
                                </a:lnTo>
                                <a:lnTo>
                                  <a:pt x="694996" y="366122"/>
                                </a:lnTo>
                                <a:lnTo>
                                  <a:pt x="692760" y="366122"/>
                                </a:lnTo>
                                <a:lnTo>
                                  <a:pt x="692760" y="368307"/>
                                </a:lnTo>
                                <a:lnTo>
                                  <a:pt x="688391" y="368307"/>
                                </a:lnTo>
                                <a:lnTo>
                                  <a:pt x="688391" y="372676"/>
                                </a:lnTo>
                                <a:lnTo>
                                  <a:pt x="686207" y="372676"/>
                                </a:lnTo>
                                <a:lnTo>
                                  <a:pt x="686207" y="379267"/>
                                </a:lnTo>
                                <a:lnTo>
                                  <a:pt x="681800" y="379267"/>
                                </a:lnTo>
                                <a:lnTo>
                                  <a:pt x="681800" y="383636"/>
                                </a:lnTo>
                                <a:lnTo>
                                  <a:pt x="686207" y="383636"/>
                                </a:lnTo>
                                <a:lnTo>
                                  <a:pt x="686207" y="385821"/>
                                </a:lnTo>
                                <a:lnTo>
                                  <a:pt x="690576" y="385821"/>
                                </a:lnTo>
                                <a:lnTo>
                                  <a:pt x="690576" y="388005"/>
                                </a:lnTo>
                                <a:lnTo>
                                  <a:pt x="688391" y="388005"/>
                                </a:lnTo>
                                <a:lnTo>
                                  <a:pt x="688391" y="390240"/>
                                </a:lnTo>
                                <a:lnTo>
                                  <a:pt x="690576" y="390240"/>
                                </a:lnTo>
                                <a:lnTo>
                                  <a:pt x="690576" y="392412"/>
                                </a:lnTo>
                                <a:lnTo>
                                  <a:pt x="675247" y="392412"/>
                                </a:lnTo>
                                <a:lnTo>
                                  <a:pt x="675247" y="394596"/>
                                </a:lnTo>
                                <a:lnTo>
                                  <a:pt x="673062" y="394596"/>
                                </a:lnTo>
                                <a:lnTo>
                                  <a:pt x="673062" y="396781"/>
                                </a:lnTo>
                                <a:lnTo>
                                  <a:pt x="670840" y="396781"/>
                                </a:lnTo>
                                <a:lnTo>
                                  <a:pt x="670840" y="398965"/>
                                </a:lnTo>
                                <a:lnTo>
                                  <a:pt x="668655" y="398965"/>
                                </a:lnTo>
                                <a:lnTo>
                                  <a:pt x="668655" y="401201"/>
                                </a:lnTo>
                                <a:lnTo>
                                  <a:pt x="664286" y="401201"/>
                                </a:lnTo>
                                <a:lnTo>
                                  <a:pt x="664286" y="407741"/>
                                </a:lnTo>
                                <a:lnTo>
                                  <a:pt x="668655" y="407741"/>
                                </a:lnTo>
                                <a:lnTo>
                                  <a:pt x="668655" y="409926"/>
                                </a:lnTo>
                                <a:lnTo>
                                  <a:pt x="673062" y="409926"/>
                                </a:lnTo>
                                <a:lnTo>
                                  <a:pt x="673062" y="407741"/>
                                </a:lnTo>
                                <a:lnTo>
                                  <a:pt x="675247" y="407741"/>
                                </a:lnTo>
                                <a:lnTo>
                                  <a:pt x="675247" y="405569"/>
                                </a:lnTo>
                                <a:lnTo>
                                  <a:pt x="679616" y="405569"/>
                                </a:lnTo>
                                <a:lnTo>
                                  <a:pt x="679616" y="403385"/>
                                </a:lnTo>
                                <a:lnTo>
                                  <a:pt x="681800" y="403385"/>
                                </a:lnTo>
                                <a:lnTo>
                                  <a:pt x="681800" y="401201"/>
                                </a:lnTo>
                                <a:lnTo>
                                  <a:pt x="684035" y="401201"/>
                                </a:lnTo>
                                <a:lnTo>
                                  <a:pt x="684035" y="398965"/>
                                </a:lnTo>
                                <a:lnTo>
                                  <a:pt x="686207" y="398965"/>
                                </a:lnTo>
                                <a:lnTo>
                                  <a:pt x="686207" y="394596"/>
                                </a:lnTo>
                                <a:lnTo>
                                  <a:pt x="692760" y="394596"/>
                                </a:lnTo>
                                <a:lnTo>
                                  <a:pt x="692760" y="401201"/>
                                </a:lnTo>
                                <a:lnTo>
                                  <a:pt x="694996" y="401201"/>
                                </a:lnTo>
                                <a:lnTo>
                                  <a:pt x="694996" y="398965"/>
                                </a:lnTo>
                                <a:lnTo>
                                  <a:pt x="699364" y="398965"/>
                                </a:lnTo>
                                <a:lnTo>
                                  <a:pt x="699364" y="401201"/>
                                </a:lnTo>
                                <a:lnTo>
                                  <a:pt x="703721" y="401201"/>
                                </a:lnTo>
                                <a:lnTo>
                                  <a:pt x="703721" y="398965"/>
                                </a:lnTo>
                                <a:lnTo>
                                  <a:pt x="701549" y="398965"/>
                                </a:lnTo>
                                <a:lnTo>
                                  <a:pt x="701549" y="394596"/>
                                </a:lnTo>
                                <a:lnTo>
                                  <a:pt x="705956" y="394596"/>
                                </a:lnTo>
                                <a:lnTo>
                                  <a:pt x="705956" y="396781"/>
                                </a:lnTo>
                                <a:lnTo>
                                  <a:pt x="710325" y="396781"/>
                                </a:lnTo>
                                <a:lnTo>
                                  <a:pt x="710325" y="401201"/>
                                </a:lnTo>
                                <a:lnTo>
                                  <a:pt x="708140" y="401201"/>
                                </a:lnTo>
                                <a:lnTo>
                                  <a:pt x="708140" y="407741"/>
                                </a:lnTo>
                                <a:lnTo>
                                  <a:pt x="705956" y="407741"/>
                                </a:lnTo>
                                <a:lnTo>
                                  <a:pt x="705956" y="412161"/>
                                </a:lnTo>
                                <a:lnTo>
                                  <a:pt x="708140" y="412161"/>
                                </a:lnTo>
                                <a:lnTo>
                                  <a:pt x="708140" y="414345"/>
                                </a:lnTo>
                                <a:lnTo>
                                  <a:pt x="705956" y="414345"/>
                                </a:lnTo>
                                <a:lnTo>
                                  <a:pt x="705956" y="416530"/>
                                </a:lnTo>
                                <a:lnTo>
                                  <a:pt x="708140" y="416530"/>
                                </a:lnTo>
                                <a:lnTo>
                                  <a:pt x="708140" y="420899"/>
                                </a:lnTo>
                                <a:lnTo>
                                  <a:pt x="710325" y="420899"/>
                                </a:lnTo>
                                <a:lnTo>
                                  <a:pt x="710325" y="427490"/>
                                </a:lnTo>
                                <a:lnTo>
                                  <a:pt x="712509" y="427490"/>
                                </a:lnTo>
                                <a:lnTo>
                                  <a:pt x="712509" y="434043"/>
                                </a:lnTo>
                                <a:lnTo>
                                  <a:pt x="710325" y="434043"/>
                                </a:lnTo>
                                <a:lnTo>
                                  <a:pt x="710325" y="436279"/>
                                </a:lnTo>
                                <a:lnTo>
                                  <a:pt x="708140" y="436279"/>
                                </a:lnTo>
                                <a:lnTo>
                                  <a:pt x="708140" y="438450"/>
                                </a:lnTo>
                                <a:lnTo>
                                  <a:pt x="703721" y="438450"/>
                                </a:lnTo>
                                <a:lnTo>
                                  <a:pt x="703721" y="442819"/>
                                </a:lnTo>
                                <a:lnTo>
                                  <a:pt x="701549" y="442819"/>
                                </a:lnTo>
                                <a:lnTo>
                                  <a:pt x="701549" y="440635"/>
                                </a:lnTo>
                                <a:lnTo>
                                  <a:pt x="692760" y="440635"/>
                                </a:lnTo>
                                <a:lnTo>
                                  <a:pt x="692760" y="436279"/>
                                </a:lnTo>
                                <a:lnTo>
                                  <a:pt x="690576" y="436279"/>
                                </a:lnTo>
                                <a:lnTo>
                                  <a:pt x="690576" y="431859"/>
                                </a:lnTo>
                                <a:lnTo>
                                  <a:pt x="686207" y="431859"/>
                                </a:lnTo>
                                <a:lnTo>
                                  <a:pt x="686207" y="429675"/>
                                </a:lnTo>
                                <a:lnTo>
                                  <a:pt x="684035" y="429675"/>
                                </a:lnTo>
                                <a:lnTo>
                                  <a:pt x="684035" y="427490"/>
                                </a:lnTo>
                                <a:lnTo>
                                  <a:pt x="679616" y="427490"/>
                                </a:lnTo>
                                <a:lnTo>
                                  <a:pt x="679616" y="423121"/>
                                </a:lnTo>
                                <a:lnTo>
                                  <a:pt x="673062" y="423121"/>
                                </a:lnTo>
                                <a:lnTo>
                                  <a:pt x="673062" y="425306"/>
                                </a:lnTo>
                                <a:lnTo>
                                  <a:pt x="670840" y="425306"/>
                                </a:lnTo>
                                <a:lnTo>
                                  <a:pt x="670840" y="427490"/>
                                </a:lnTo>
                                <a:lnTo>
                                  <a:pt x="668655" y="427490"/>
                                </a:lnTo>
                                <a:lnTo>
                                  <a:pt x="668655" y="429675"/>
                                </a:lnTo>
                                <a:lnTo>
                                  <a:pt x="664286" y="429675"/>
                                </a:lnTo>
                                <a:lnTo>
                                  <a:pt x="664286" y="431859"/>
                                </a:lnTo>
                                <a:lnTo>
                                  <a:pt x="666471" y="431859"/>
                                </a:lnTo>
                                <a:lnTo>
                                  <a:pt x="666471" y="436279"/>
                                </a:lnTo>
                                <a:lnTo>
                                  <a:pt x="662102" y="436279"/>
                                </a:lnTo>
                                <a:lnTo>
                                  <a:pt x="662102" y="440635"/>
                                </a:lnTo>
                                <a:lnTo>
                                  <a:pt x="664286" y="440635"/>
                                </a:lnTo>
                                <a:lnTo>
                                  <a:pt x="664286" y="447239"/>
                                </a:lnTo>
                                <a:lnTo>
                                  <a:pt x="662102" y="447239"/>
                                </a:lnTo>
                                <a:lnTo>
                                  <a:pt x="662102" y="449423"/>
                                </a:lnTo>
                                <a:lnTo>
                                  <a:pt x="659917" y="449423"/>
                                </a:lnTo>
                                <a:lnTo>
                                  <a:pt x="659917" y="455964"/>
                                </a:lnTo>
                                <a:lnTo>
                                  <a:pt x="657682" y="455964"/>
                                </a:lnTo>
                                <a:lnTo>
                                  <a:pt x="657682" y="462568"/>
                                </a:lnTo>
                                <a:lnTo>
                                  <a:pt x="659917" y="462568"/>
                                </a:lnTo>
                                <a:lnTo>
                                  <a:pt x="659917" y="471344"/>
                                </a:lnTo>
                                <a:lnTo>
                                  <a:pt x="662102" y="471344"/>
                                </a:lnTo>
                                <a:lnTo>
                                  <a:pt x="662102" y="477897"/>
                                </a:lnTo>
                                <a:lnTo>
                                  <a:pt x="664286" y="477897"/>
                                </a:lnTo>
                                <a:lnTo>
                                  <a:pt x="664286" y="486673"/>
                                </a:lnTo>
                                <a:lnTo>
                                  <a:pt x="666471" y="486673"/>
                                </a:lnTo>
                                <a:lnTo>
                                  <a:pt x="666471" y="495462"/>
                                </a:lnTo>
                                <a:lnTo>
                                  <a:pt x="670840" y="495462"/>
                                </a:lnTo>
                                <a:lnTo>
                                  <a:pt x="670840" y="499818"/>
                                </a:lnTo>
                                <a:lnTo>
                                  <a:pt x="668655" y="499818"/>
                                </a:lnTo>
                                <a:lnTo>
                                  <a:pt x="668655" y="502003"/>
                                </a:lnTo>
                                <a:lnTo>
                                  <a:pt x="670840" y="502003"/>
                                </a:lnTo>
                                <a:lnTo>
                                  <a:pt x="670840" y="512976"/>
                                </a:lnTo>
                                <a:lnTo>
                                  <a:pt x="657682" y="512976"/>
                                </a:lnTo>
                                <a:lnTo>
                                  <a:pt x="657682" y="515198"/>
                                </a:lnTo>
                                <a:lnTo>
                                  <a:pt x="648957" y="515198"/>
                                </a:lnTo>
                                <a:lnTo>
                                  <a:pt x="648957" y="517383"/>
                                </a:lnTo>
                                <a:lnTo>
                                  <a:pt x="651142" y="517383"/>
                                </a:lnTo>
                                <a:lnTo>
                                  <a:pt x="651142" y="523936"/>
                                </a:lnTo>
                                <a:lnTo>
                                  <a:pt x="653326" y="523936"/>
                                </a:lnTo>
                                <a:lnTo>
                                  <a:pt x="653326" y="526120"/>
                                </a:lnTo>
                                <a:lnTo>
                                  <a:pt x="651142" y="526120"/>
                                </a:lnTo>
                                <a:lnTo>
                                  <a:pt x="651142" y="530527"/>
                                </a:lnTo>
                                <a:lnTo>
                                  <a:pt x="644537" y="530527"/>
                                </a:lnTo>
                                <a:lnTo>
                                  <a:pt x="644537" y="534896"/>
                                </a:lnTo>
                                <a:lnTo>
                                  <a:pt x="642353" y="534896"/>
                                </a:lnTo>
                                <a:lnTo>
                                  <a:pt x="642353" y="539316"/>
                                </a:lnTo>
                                <a:lnTo>
                                  <a:pt x="637997" y="539316"/>
                                </a:lnTo>
                                <a:lnTo>
                                  <a:pt x="637997" y="534896"/>
                                </a:lnTo>
                                <a:lnTo>
                                  <a:pt x="633577" y="534896"/>
                                </a:lnTo>
                                <a:lnTo>
                                  <a:pt x="633577" y="537081"/>
                                </a:lnTo>
                                <a:lnTo>
                                  <a:pt x="629208" y="537081"/>
                                </a:lnTo>
                                <a:lnTo>
                                  <a:pt x="629208" y="532712"/>
                                </a:lnTo>
                                <a:lnTo>
                                  <a:pt x="627024" y="532712"/>
                                </a:lnTo>
                                <a:lnTo>
                                  <a:pt x="627024" y="534896"/>
                                </a:lnTo>
                                <a:lnTo>
                                  <a:pt x="622617" y="534896"/>
                                </a:lnTo>
                                <a:lnTo>
                                  <a:pt x="622617" y="530527"/>
                                </a:lnTo>
                                <a:lnTo>
                                  <a:pt x="624801" y="530527"/>
                                </a:lnTo>
                                <a:lnTo>
                                  <a:pt x="624801" y="528356"/>
                                </a:lnTo>
                                <a:lnTo>
                                  <a:pt x="622617" y="528356"/>
                                </a:lnTo>
                                <a:lnTo>
                                  <a:pt x="622617" y="521751"/>
                                </a:lnTo>
                                <a:lnTo>
                                  <a:pt x="613879" y="521751"/>
                                </a:lnTo>
                                <a:lnTo>
                                  <a:pt x="613879" y="523936"/>
                                </a:lnTo>
                                <a:lnTo>
                                  <a:pt x="609472" y="523936"/>
                                </a:lnTo>
                                <a:lnTo>
                                  <a:pt x="609472" y="526120"/>
                                </a:lnTo>
                                <a:lnTo>
                                  <a:pt x="607288" y="526120"/>
                                </a:lnTo>
                                <a:lnTo>
                                  <a:pt x="607288" y="530527"/>
                                </a:lnTo>
                                <a:lnTo>
                                  <a:pt x="600683" y="530527"/>
                                </a:lnTo>
                                <a:lnTo>
                                  <a:pt x="600683" y="528356"/>
                                </a:lnTo>
                                <a:lnTo>
                                  <a:pt x="598499" y="528356"/>
                                </a:lnTo>
                                <a:lnTo>
                                  <a:pt x="598499" y="530527"/>
                                </a:lnTo>
                                <a:lnTo>
                                  <a:pt x="591958" y="530527"/>
                                </a:lnTo>
                                <a:lnTo>
                                  <a:pt x="591958" y="534896"/>
                                </a:lnTo>
                                <a:lnTo>
                                  <a:pt x="589723" y="534896"/>
                                </a:lnTo>
                                <a:lnTo>
                                  <a:pt x="589723" y="537081"/>
                                </a:lnTo>
                                <a:lnTo>
                                  <a:pt x="585354" y="537081"/>
                                </a:lnTo>
                                <a:lnTo>
                                  <a:pt x="585354" y="539316"/>
                                </a:lnTo>
                                <a:lnTo>
                                  <a:pt x="583170" y="539316"/>
                                </a:lnTo>
                                <a:lnTo>
                                  <a:pt x="583170" y="543685"/>
                                </a:lnTo>
                                <a:lnTo>
                                  <a:pt x="580985" y="543685"/>
                                </a:lnTo>
                                <a:lnTo>
                                  <a:pt x="580985" y="545856"/>
                                </a:lnTo>
                                <a:lnTo>
                                  <a:pt x="576578" y="545856"/>
                                </a:lnTo>
                                <a:lnTo>
                                  <a:pt x="576578" y="548041"/>
                                </a:lnTo>
                                <a:lnTo>
                                  <a:pt x="574394" y="548041"/>
                                </a:lnTo>
                                <a:lnTo>
                                  <a:pt x="574394" y="545856"/>
                                </a:lnTo>
                                <a:lnTo>
                                  <a:pt x="572210" y="545856"/>
                                </a:lnTo>
                                <a:lnTo>
                                  <a:pt x="572210" y="548041"/>
                                </a:lnTo>
                                <a:lnTo>
                                  <a:pt x="565605" y="548041"/>
                                </a:lnTo>
                                <a:lnTo>
                                  <a:pt x="565605" y="552461"/>
                                </a:lnTo>
                                <a:lnTo>
                                  <a:pt x="556880" y="552461"/>
                                </a:lnTo>
                                <a:lnTo>
                                  <a:pt x="556880" y="556830"/>
                                </a:lnTo>
                                <a:lnTo>
                                  <a:pt x="541500" y="556830"/>
                                </a:lnTo>
                                <a:lnTo>
                                  <a:pt x="541500" y="550276"/>
                                </a:lnTo>
                                <a:lnTo>
                                  <a:pt x="532724" y="550276"/>
                                </a:lnTo>
                                <a:lnTo>
                                  <a:pt x="532724" y="543685"/>
                                </a:lnTo>
                                <a:lnTo>
                                  <a:pt x="537131" y="543685"/>
                                </a:lnTo>
                                <a:lnTo>
                                  <a:pt x="537131" y="539316"/>
                                </a:lnTo>
                                <a:lnTo>
                                  <a:pt x="534947" y="539316"/>
                                </a:lnTo>
                                <a:lnTo>
                                  <a:pt x="534947" y="541500"/>
                                </a:lnTo>
                                <a:lnTo>
                                  <a:pt x="530540" y="541500"/>
                                </a:lnTo>
                                <a:lnTo>
                                  <a:pt x="530540" y="539316"/>
                                </a:lnTo>
                                <a:lnTo>
                                  <a:pt x="528356" y="539316"/>
                                </a:lnTo>
                                <a:lnTo>
                                  <a:pt x="528356" y="545856"/>
                                </a:lnTo>
                                <a:lnTo>
                                  <a:pt x="526171" y="545856"/>
                                </a:lnTo>
                                <a:lnTo>
                                  <a:pt x="526171" y="541500"/>
                                </a:lnTo>
                                <a:lnTo>
                                  <a:pt x="523987" y="541500"/>
                                </a:lnTo>
                                <a:lnTo>
                                  <a:pt x="523987" y="545856"/>
                                </a:lnTo>
                                <a:lnTo>
                                  <a:pt x="519567" y="545856"/>
                                </a:lnTo>
                                <a:lnTo>
                                  <a:pt x="519567" y="541500"/>
                                </a:lnTo>
                                <a:lnTo>
                                  <a:pt x="517395" y="541500"/>
                                </a:lnTo>
                                <a:lnTo>
                                  <a:pt x="517395" y="545856"/>
                                </a:lnTo>
                                <a:lnTo>
                                  <a:pt x="513026" y="545856"/>
                                </a:lnTo>
                                <a:lnTo>
                                  <a:pt x="513026" y="548041"/>
                                </a:lnTo>
                                <a:lnTo>
                                  <a:pt x="510842" y="548041"/>
                                </a:lnTo>
                                <a:lnTo>
                                  <a:pt x="510842" y="552461"/>
                                </a:lnTo>
                                <a:lnTo>
                                  <a:pt x="499882" y="552461"/>
                                </a:lnTo>
                                <a:lnTo>
                                  <a:pt x="499882" y="559014"/>
                                </a:lnTo>
                                <a:lnTo>
                                  <a:pt x="491093" y="559014"/>
                                </a:lnTo>
                                <a:lnTo>
                                  <a:pt x="491093" y="556830"/>
                                </a:lnTo>
                                <a:lnTo>
                                  <a:pt x="488909" y="556830"/>
                                </a:lnTo>
                                <a:lnTo>
                                  <a:pt x="488909" y="559014"/>
                                </a:lnTo>
                                <a:lnTo>
                                  <a:pt x="484502" y="559014"/>
                                </a:lnTo>
                                <a:lnTo>
                                  <a:pt x="484502" y="554645"/>
                                </a:lnTo>
                                <a:lnTo>
                                  <a:pt x="488909" y="554645"/>
                                </a:lnTo>
                                <a:lnTo>
                                  <a:pt x="488909" y="552461"/>
                                </a:lnTo>
                                <a:lnTo>
                                  <a:pt x="491093" y="552461"/>
                                </a:lnTo>
                                <a:lnTo>
                                  <a:pt x="491093" y="545856"/>
                                </a:lnTo>
                                <a:lnTo>
                                  <a:pt x="477948" y="545856"/>
                                </a:lnTo>
                                <a:lnTo>
                                  <a:pt x="477948" y="543685"/>
                                </a:lnTo>
                                <a:lnTo>
                                  <a:pt x="471357" y="543685"/>
                                </a:lnTo>
                                <a:lnTo>
                                  <a:pt x="471357" y="539316"/>
                                </a:lnTo>
                                <a:lnTo>
                                  <a:pt x="469172" y="539316"/>
                                </a:lnTo>
                                <a:lnTo>
                                  <a:pt x="469172" y="537081"/>
                                </a:lnTo>
                                <a:lnTo>
                                  <a:pt x="471357" y="537081"/>
                                </a:lnTo>
                                <a:lnTo>
                                  <a:pt x="471357" y="532712"/>
                                </a:lnTo>
                                <a:lnTo>
                                  <a:pt x="466988" y="532712"/>
                                </a:lnTo>
                                <a:lnTo>
                                  <a:pt x="466988" y="530527"/>
                                </a:lnTo>
                                <a:lnTo>
                                  <a:pt x="469172" y="530527"/>
                                </a:lnTo>
                                <a:lnTo>
                                  <a:pt x="469172" y="523936"/>
                                </a:lnTo>
                                <a:lnTo>
                                  <a:pt x="462568" y="523936"/>
                                </a:lnTo>
                                <a:lnTo>
                                  <a:pt x="462568" y="521751"/>
                                </a:lnTo>
                                <a:lnTo>
                                  <a:pt x="464803" y="521751"/>
                                </a:lnTo>
                                <a:lnTo>
                                  <a:pt x="464803" y="515198"/>
                                </a:lnTo>
                                <a:lnTo>
                                  <a:pt x="466988" y="515198"/>
                                </a:lnTo>
                                <a:lnTo>
                                  <a:pt x="466988" y="517383"/>
                                </a:lnTo>
                                <a:lnTo>
                                  <a:pt x="471357" y="517383"/>
                                </a:lnTo>
                                <a:lnTo>
                                  <a:pt x="471357" y="521751"/>
                                </a:lnTo>
                                <a:lnTo>
                                  <a:pt x="475764" y="521751"/>
                                </a:lnTo>
                                <a:lnTo>
                                  <a:pt x="475764" y="523936"/>
                                </a:lnTo>
                                <a:lnTo>
                                  <a:pt x="477948" y="523936"/>
                                </a:lnTo>
                                <a:lnTo>
                                  <a:pt x="477948" y="528356"/>
                                </a:lnTo>
                                <a:lnTo>
                                  <a:pt x="482317" y="528356"/>
                                </a:lnTo>
                                <a:lnTo>
                                  <a:pt x="482317" y="521751"/>
                                </a:lnTo>
                                <a:lnTo>
                                  <a:pt x="484502" y="521751"/>
                                </a:lnTo>
                                <a:lnTo>
                                  <a:pt x="484502" y="512976"/>
                                </a:lnTo>
                                <a:lnTo>
                                  <a:pt x="477948" y="512976"/>
                                </a:lnTo>
                                <a:lnTo>
                                  <a:pt x="477948" y="506422"/>
                                </a:lnTo>
                                <a:lnTo>
                                  <a:pt x="473529" y="506422"/>
                                </a:lnTo>
                                <a:lnTo>
                                  <a:pt x="473529" y="508607"/>
                                </a:lnTo>
                                <a:lnTo>
                                  <a:pt x="466988" y="508607"/>
                                </a:lnTo>
                                <a:lnTo>
                                  <a:pt x="466988" y="506422"/>
                                </a:lnTo>
                                <a:lnTo>
                                  <a:pt x="469172" y="506422"/>
                                </a:lnTo>
                                <a:lnTo>
                                  <a:pt x="469172" y="499818"/>
                                </a:lnTo>
                                <a:lnTo>
                                  <a:pt x="475764" y="499818"/>
                                </a:lnTo>
                                <a:lnTo>
                                  <a:pt x="475764" y="484489"/>
                                </a:lnTo>
                                <a:lnTo>
                                  <a:pt x="477948" y="484489"/>
                                </a:lnTo>
                                <a:lnTo>
                                  <a:pt x="477948" y="491042"/>
                                </a:lnTo>
                                <a:lnTo>
                                  <a:pt x="482317" y="491042"/>
                                </a:lnTo>
                                <a:lnTo>
                                  <a:pt x="482317" y="486673"/>
                                </a:lnTo>
                                <a:lnTo>
                                  <a:pt x="484502" y="486673"/>
                                </a:lnTo>
                                <a:lnTo>
                                  <a:pt x="484502" y="484489"/>
                                </a:lnTo>
                                <a:lnTo>
                                  <a:pt x="486686" y="484489"/>
                                </a:lnTo>
                                <a:lnTo>
                                  <a:pt x="486686" y="477897"/>
                                </a:lnTo>
                                <a:lnTo>
                                  <a:pt x="477948" y="477897"/>
                                </a:lnTo>
                                <a:lnTo>
                                  <a:pt x="477948" y="473529"/>
                                </a:lnTo>
                                <a:lnTo>
                                  <a:pt x="475764" y="473529"/>
                                </a:lnTo>
                                <a:lnTo>
                                  <a:pt x="475764" y="462568"/>
                                </a:lnTo>
                                <a:lnTo>
                                  <a:pt x="477948" y="462568"/>
                                </a:lnTo>
                                <a:lnTo>
                                  <a:pt x="477948" y="455964"/>
                                </a:lnTo>
                                <a:lnTo>
                                  <a:pt x="480133" y="455964"/>
                                </a:lnTo>
                                <a:lnTo>
                                  <a:pt x="480133" y="453780"/>
                                </a:lnTo>
                                <a:lnTo>
                                  <a:pt x="477948" y="453780"/>
                                </a:lnTo>
                                <a:lnTo>
                                  <a:pt x="477948" y="449423"/>
                                </a:lnTo>
                                <a:lnTo>
                                  <a:pt x="480133" y="449423"/>
                                </a:lnTo>
                                <a:lnTo>
                                  <a:pt x="480133" y="447239"/>
                                </a:lnTo>
                                <a:lnTo>
                                  <a:pt x="475764" y="447239"/>
                                </a:lnTo>
                                <a:lnTo>
                                  <a:pt x="475764" y="442819"/>
                                </a:lnTo>
                                <a:lnTo>
                                  <a:pt x="473529" y="442819"/>
                                </a:lnTo>
                                <a:lnTo>
                                  <a:pt x="473529" y="447239"/>
                                </a:lnTo>
                                <a:lnTo>
                                  <a:pt x="469172" y="447239"/>
                                </a:lnTo>
                                <a:lnTo>
                                  <a:pt x="469172" y="449423"/>
                                </a:lnTo>
                                <a:lnTo>
                                  <a:pt x="466988" y="449423"/>
                                </a:lnTo>
                                <a:lnTo>
                                  <a:pt x="466988" y="455964"/>
                                </a:lnTo>
                                <a:lnTo>
                                  <a:pt x="460384" y="455964"/>
                                </a:lnTo>
                                <a:lnTo>
                                  <a:pt x="460384" y="458199"/>
                                </a:lnTo>
                                <a:lnTo>
                                  <a:pt x="451608" y="458199"/>
                                </a:lnTo>
                                <a:lnTo>
                                  <a:pt x="451608" y="462568"/>
                                </a:lnTo>
                                <a:lnTo>
                                  <a:pt x="445055" y="462568"/>
                                </a:lnTo>
                                <a:lnTo>
                                  <a:pt x="445055" y="464753"/>
                                </a:lnTo>
                                <a:lnTo>
                                  <a:pt x="440648" y="464753"/>
                                </a:lnTo>
                                <a:lnTo>
                                  <a:pt x="440648" y="471344"/>
                                </a:lnTo>
                                <a:lnTo>
                                  <a:pt x="442870" y="471344"/>
                                </a:lnTo>
                                <a:lnTo>
                                  <a:pt x="442870" y="473529"/>
                                </a:lnTo>
                                <a:lnTo>
                                  <a:pt x="449423" y="473529"/>
                                </a:lnTo>
                                <a:lnTo>
                                  <a:pt x="449423" y="477897"/>
                                </a:lnTo>
                                <a:lnTo>
                                  <a:pt x="440648" y="477897"/>
                                </a:lnTo>
                                <a:lnTo>
                                  <a:pt x="440648" y="473529"/>
                                </a:lnTo>
                                <a:lnTo>
                                  <a:pt x="438463" y="473529"/>
                                </a:lnTo>
                                <a:lnTo>
                                  <a:pt x="438463" y="484489"/>
                                </a:lnTo>
                                <a:lnTo>
                                  <a:pt x="436279" y="484489"/>
                                </a:lnTo>
                                <a:lnTo>
                                  <a:pt x="436279" y="488858"/>
                                </a:lnTo>
                                <a:lnTo>
                                  <a:pt x="438463" y="488858"/>
                                </a:lnTo>
                                <a:lnTo>
                                  <a:pt x="438463" y="493277"/>
                                </a:lnTo>
                                <a:lnTo>
                                  <a:pt x="440648" y="493277"/>
                                </a:lnTo>
                                <a:lnTo>
                                  <a:pt x="440648" y="499818"/>
                                </a:lnTo>
                                <a:lnTo>
                                  <a:pt x="438463" y="499818"/>
                                </a:lnTo>
                                <a:lnTo>
                                  <a:pt x="438463" y="506422"/>
                                </a:lnTo>
                                <a:lnTo>
                                  <a:pt x="436279" y="506422"/>
                                </a:lnTo>
                                <a:lnTo>
                                  <a:pt x="436279" y="508607"/>
                                </a:lnTo>
                                <a:lnTo>
                                  <a:pt x="442870" y="508607"/>
                                </a:lnTo>
                                <a:lnTo>
                                  <a:pt x="442870" y="510791"/>
                                </a:lnTo>
                                <a:lnTo>
                                  <a:pt x="447239" y="510791"/>
                                </a:lnTo>
                                <a:lnTo>
                                  <a:pt x="447239" y="515198"/>
                                </a:lnTo>
                                <a:lnTo>
                                  <a:pt x="445055" y="515198"/>
                                </a:lnTo>
                                <a:lnTo>
                                  <a:pt x="445055" y="517383"/>
                                </a:lnTo>
                                <a:lnTo>
                                  <a:pt x="447239" y="517383"/>
                                </a:lnTo>
                                <a:lnTo>
                                  <a:pt x="447239" y="532712"/>
                                </a:lnTo>
                                <a:lnTo>
                                  <a:pt x="449423" y="532712"/>
                                </a:lnTo>
                                <a:lnTo>
                                  <a:pt x="449423" y="537081"/>
                                </a:lnTo>
                                <a:lnTo>
                                  <a:pt x="451608" y="537081"/>
                                </a:lnTo>
                                <a:lnTo>
                                  <a:pt x="451608" y="543685"/>
                                </a:lnTo>
                                <a:lnTo>
                                  <a:pt x="445055" y="543685"/>
                                </a:lnTo>
                                <a:lnTo>
                                  <a:pt x="445055" y="545856"/>
                                </a:lnTo>
                                <a:lnTo>
                                  <a:pt x="447239" y="545856"/>
                                </a:lnTo>
                                <a:lnTo>
                                  <a:pt x="447239" y="550276"/>
                                </a:lnTo>
                                <a:lnTo>
                                  <a:pt x="449423" y="550276"/>
                                </a:lnTo>
                                <a:lnTo>
                                  <a:pt x="449423" y="552461"/>
                                </a:lnTo>
                                <a:lnTo>
                                  <a:pt x="451608" y="552461"/>
                                </a:lnTo>
                                <a:lnTo>
                                  <a:pt x="451608" y="554645"/>
                                </a:lnTo>
                                <a:lnTo>
                                  <a:pt x="449423" y="554645"/>
                                </a:lnTo>
                                <a:lnTo>
                                  <a:pt x="449423" y="559014"/>
                                </a:lnTo>
                                <a:lnTo>
                                  <a:pt x="453843" y="559014"/>
                                </a:lnTo>
                                <a:lnTo>
                                  <a:pt x="453843" y="561236"/>
                                </a:lnTo>
                                <a:lnTo>
                                  <a:pt x="442870" y="561236"/>
                                </a:lnTo>
                                <a:lnTo>
                                  <a:pt x="442870" y="569974"/>
                                </a:lnTo>
                                <a:lnTo>
                                  <a:pt x="440648" y="569974"/>
                                </a:lnTo>
                                <a:lnTo>
                                  <a:pt x="440648" y="574394"/>
                                </a:lnTo>
                                <a:lnTo>
                                  <a:pt x="436279" y="574394"/>
                                </a:lnTo>
                                <a:lnTo>
                                  <a:pt x="436279" y="567790"/>
                                </a:lnTo>
                                <a:lnTo>
                                  <a:pt x="431910" y="567790"/>
                                </a:lnTo>
                                <a:lnTo>
                                  <a:pt x="431910" y="563421"/>
                                </a:lnTo>
                                <a:lnTo>
                                  <a:pt x="420949" y="563421"/>
                                </a:lnTo>
                                <a:lnTo>
                                  <a:pt x="420949" y="567790"/>
                                </a:lnTo>
                                <a:lnTo>
                                  <a:pt x="418765" y="567790"/>
                                </a:lnTo>
                                <a:lnTo>
                                  <a:pt x="418765" y="569974"/>
                                </a:lnTo>
                                <a:lnTo>
                                  <a:pt x="416530" y="569974"/>
                                </a:lnTo>
                                <a:lnTo>
                                  <a:pt x="416530" y="572210"/>
                                </a:lnTo>
                                <a:lnTo>
                                  <a:pt x="401201" y="572210"/>
                                </a:lnTo>
                                <a:lnTo>
                                  <a:pt x="401201" y="576566"/>
                                </a:lnTo>
                                <a:lnTo>
                                  <a:pt x="396832" y="576566"/>
                                </a:lnTo>
                                <a:lnTo>
                                  <a:pt x="396832" y="572210"/>
                                </a:lnTo>
                                <a:lnTo>
                                  <a:pt x="394609" y="572210"/>
                                </a:lnTo>
                                <a:lnTo>
                                  <a:pt x="394609" y="574394"/>
                                </a:lnTo>
                                <a:lnTo>
                                  <a:pt x="390240" y="574394"/>
                                </a:lnTo>
                                <a:lnTo>
                                  <a:pt x="390240" y="578750"/>
                                </a:lnTo>
                                <a:lnTo>
                                  <a:pt x="383636" y="578750"/>
                                </a:lnTo>
                                <a:lnTo>
                                  <a:pt x="383636" y="589723"/>
                                </a:lnTo>
                                <a:lnTo>
                                  <a:pt x="388056" y="589723"/>
                                </a:lnTo>
                                <a:lnTo>
                                  <a:pt x="388056" y="600683"/>
                                </a:lnTo>
                                <a:lnTo>
                                  <a:pt x="383636" y="600683"/>
                                </a:lnTo>
                                <a:lnTo>
                                  <a:pt x="383636" y="602868"/>
                                </a:lnTo>
                                <a:lnTo>
                                  <a:pt x="379280" y="602868"/>
                                </a:lnTo>
                                <a:lnTo>
                                  <a:pt x="379280" y="605052"/>
                                </a:lnTo>
                                <a:lnTo>
                                  <a:pt x="377096" y="605052"/>
                                </a:lnTo>
                                <a:lnTo>
                                  <a:pt x="377096" y="598499"/>
                                </a:lnTo>
                                <a:lnTo>
                                  <a:pt x="374911" y="598499"/>
                                </a:lnTo>
                                <a:lnTo>
                                  <a:pt x="374911" y="596315"/>
                                </a:lnTo>
                                <a:lnTo>
                                  <a:pt x="381452" y="596315"/>
                                </a:lnTo>
                                <a:lnTo>
                                  <a:pt x="381452" y="594079"/>
                                </a:lnTo>
                                <a:lnTo>
                                  <a:pt x="379280" y="594079"/>
                                </a:lnTo>
                                <a:lnTo>
                                  <a:pt x="379280" y="589723"/>
                                </a:lnTo>
                                <a:lnTo>
                                  <a:pt x="372727" y="589723"/>
                                </a:lnTo>
                                <a:lnTo>
                                  <a:pt x="372727" y="585354"/>
                                </a:lnTo>
                                <a:lnTo>
                                  <a:pt x="370491" y="585354"/>
                                </a:lnTo>
                                <a:lnTo>
                                  <a:pt x="370491" y="591895"/>
                                </a:lnTo>
                                <a:lnTo>
                                  <a:pt x="368307" y="591895"/>
                                </a:lnTo>
                                <a:lnTo>
                                  <a:pt x="368307" y="598499"/>
                                </a:lnTo>
                                <a:lnTo>
                                  <a:pt x="366122" y="598499"/>
                                </a:lnTo>
                                <a:lnTo>
                                  <a:pt x="366122" y="600683"/>
                                </a:lnTo>
                                <a:lnTo>
                                  <a:pt x="368307" y="600683"/>
                                </a:lnTo>
                                <a:lnTo>
                                  <a:pt x="368307" y="605052"/>
                                </a:lnTo>
                                <a:lnTo>
                                  <a:pt x="363938" y="605052"/>
                                </a:lnTo>
                                <a:lnTo>
                                  <a:pt x="363938" y="607275"/>
                                </a:lnTo>
                                <a:lnTo>
                                  <a:pt x="361766" y="607275"/>
                                </a:lnTo>
                                <a:lnTo>
                                  <a:pt x="361766" y="609459"/>
                                </a:lnTo>
                                <a:lnTo>
                                  <a:pt x="359531" y="609459"/>
                                </a:lnTo>
                                <a:lnTo>
                                  <a:pt x="359531" y="613828"/>
                                </a:lnTo>
                                <a:lnTo>
                                  <a:pt x="355162" y="613828"/>
                                </a:lnTo>
                                <a:lnTo>
                                  <a:pt x="355162" y="622604"/>
                                </a:lnTo>
                                <a:lnTo>
                                  <a:pt x="348571" y="622604"/>
                                </a:lnTo>
                                <a:lnTo>
                                  <a:pt x="348571" y="624789"/>
                                </a:lnTo>
                                <a:lnTo>
                                  <a:pt x="355162" y="624789"/>
                                </a:lnTo>
                                <a:lnTo>
                                  <a:pt x="355162" y="629157"/>
                                </a:lnTo>
                                <a:lnTo>
                                  <a:pt x="361766" y="629157"/>
                                </a:lnTo>
                                <a:lnTo>
                                  <a:pt x="361766" y="631393"/>
                                </a:lnTo>
                                <a:lnTo>
                                  <a:pt x="352978" y="631393"/>
                                </a:lnTo>
                                <a:lnTo>
                                  <a:pt x="352978" y="629157"/>
                                </a:lnTo>
                                <a:lnTo>
                                  <a:pt x="348571" y="629157"/>
                                </a:lnTo>
                                <a:lnTo>
                                  <a:pt x="348571" y="626973"/>
                                </a:lnTo>
                                <a:lnTo>
                                  <a:pt x="344202" y="626973"/>
                                </a:lnTo>
                                <a:lnTo>
                                  <a:pt x="344202" y="631393"/>
                                </a:lnTo>
                                <a:lnTo>
                                  <a:pt x="346386" y="631393"/>
                                </a:lnTo>
                                <a:lnTo>
                                  <a:pt x="346386" y="633577"/>
                                </a:lnTo>
                                <a:lnTo>
                                  <a:pt x="333242" y="633577"/>
                                </a:lnTo>
                                <a:lnTo>
                                  <a:pt x="333242" y="635762"/>
                                </a:lnTo>
                                <a:lnTo>
                                  <a:pt x="331057" y="635762"/>
                                </a:lnTo>
                                <a:lnTo>
                                  <a:pt x="331057" y="637933"/>
                                </a:lnTo>
                                <a:lnTo>
                                  <a:pt x="324453" y="637933"/>
                                </a:lnTo>
                                <a:lnTo>
                                  <a:pt x="324453" y="640118"/>
                                </a:lnTo>
                                <a:lnTo>
                                  <a:pt x="322269" y="640118"/>
                                </a:lnTo>
                                <a:lnTo>
                                  <a:pt x="322269" y="642353"/>
                                </a:lnTo>
                                <a:lnTo>
                                  <a:pt x="320084" y="642353"/>
                                </a:lnTo>
                                <a:lnTo>
                                  <a:pt x="320084" y="640118"/>
                                </a:lnTo>
                                <a:lnTo>
                                  <a:pt x="315728" y="640118"/>
                                </a:lnTo>
                                <a:lnTo>
                                  <a:pt x="315728" y="642353"/>
                                </a:lnTo>
                                <a:lnTo>
                                  <a:pt x="313493" y="642353"/>
                                </a:lnTo>
                                <a:lnTo>
                                  <a:pt x="313493" y="644537"/>
                                </a:lnTo>
                                <a:lnTo>
                                  <a:pt x="311308" y="644537"/>
                                </a:lnTo>
                                <a:lnTo>
                                  <a:pt x="311308" y="642353"/>
                                </a:lnTo>
                                <a:lnTo>
                                  <a:pt x="306939" y="642353"/>
                                </a:lnTo>
                                <a:lnTo>
                                  <a:pt x="306939" y="648906"/>
                                </a:lnTo>
                                <a:lnTo>
                                  <a:pt x="304755" y="648906"/>
                                </a:lnTo>
                                <a:lnTo>
                                  <a:pt x="304755" y="651091"/>
                                </a:lnTo>
                                <a:lnTo>
                                  <a:pt x="302532" y="651091"/>
                                </a:lnTo>
                                <a:lnTo>
                                  <a:pt x="302532" y="659867"/>
                                </a:lnTo>
                                <a:lnTo>
                                  <a:pt x="300348" y="659867"/>
                                </a:lnTo>
                                <a:lnTo>
                                  <a:pt x="300348" y="662051"/>
                                </a:lnTo>
                                <a:lnTo>
                                  <a:pt x="302532" y="662051"/>
                                </a:lnTo>
                                <a:lnTo>
                                  <a:pt x="302532" y="664286"/>
                                </a:lnTo>
                                <a:lnTo>
                                  <a:pt x="304755" y="664286"/>
                                </a:lnTo>
                                <a:lnTo>
                                  <a:pt x="304755" y="668643"/>
                                </a:lnTo>
                                <a:lnTo>
                                  <a:pt x="302532" y="668643"/>
                                </a:lnTo>
                                <a:lnTo>
                                  <a:pt x="302532" y="666471"/>
                                </a:lnTo>
                                <a:lnTo>
                                  <a:pt x="298163" y="666471"/>
                                </a:lnTo>
                                <a:lnTo>
                                  <a:pt x="298163" y="673011"/>
                                </a:lnTo>
                                <a:lnTo>
                                  <a:pt x="287203" y="673011"/>
                                </a:lnTo>
                                <a:lnTo>
                                  <a:pt x="287203" y="670827"/>
                                </a:lnTo>
                                <a:lnTo>
                                  <a:pt x="285019" y="670827"/>
                                </a:lnTo>
                                <a:lnTo>
                                  <a:pt x="285019" y="673011"/>
                                </a:lnTo>
                                <a:lnTo>
                                  <a:pt x="282834" y="673011"/>
                                </a:lnTo>
                                <a:lnTo>
                                  <a:pt x="282834" y="675196"/>
                                </a:lnTo>
                                <a:lnTo>
                                  <a:pt x="280650" y="675196"/>
                                </a:lnTo>
                                <a:lnTo>
                                  <a:pt x="280650" y="677431"/>
                                </a:lnTo>
                                <a:lnTo>
                                  <a:pt x="274046" y="677431"/>
                                </a:lnTo>
                                <a:lnTo>
                                  <a:pt x="274046" y="679616"/>
                                </a:lnTo>
                                <a:lnTo>
                                  <a:pt x="269689" y="679616"/>
                                </a:lnTo>
                                <a:lnTo>
                                  <a:pt x="269689" y="681800"/>
                                </a:lnTo>
                                <a:lnTo>
                                  <a:pt x="271861" y="681800"/>
                                </a:lnTo>
                                <a:lnTo>
                                  <a:pt x="271861" y="686156"/>
                                </a:lnTo>
                                <a:lnTo>
                                  <a:pt x="269689" y="686156"/>
                                </a:lnTo>
                                <a:lnTo>
                                  <a:pt x="269689" y="688391"/>
                                </a:lnTo>
                                <a:lnTo>
                                  <a:pt x="267454" y="688391"/>
                                </a:lnTo>
                                <a:lnTo>
                                  <a:pt x="267454" y="690576"/>
                                </a:lnTo>
                                <a:lnTo>
                                  <a:pt x="258716" y="690576"/>
                                </a:lnTo>
                                <a:lnTo>
                                  <a:pt x="258716" y="686156"/>
                                </a:lnTo>
                                <a:lnTo>
                                  <a:pt x="249941" y="686156"/>
                                </a:lnTo>
                                <a:lnTo>
                                  <a:pt x="249941" y="683972"/>
                                </a:lnTo>
                                <a:lnTo>
                                  <a:pt x="245521" y="683972"/>
                                </a:lnTo>
                                <a:lnTo>
                                  <a:pt x="245521" y="681800"/>
                                </a:lnTo>
                                <a:lnTo>
                                  <a:pt x="241165" y="681800"/>
                                </a:lnTo>
                                <a:lnTo>
                                  <a:pt x="241165" y="675196"/>
                                </a:lnTo>
                                <a:lnTo>
                                  <a:pt x="236796" y="675196"/>
                                </a:lnTo>
                                <a:lnTo>
                                  <a:pt x="236796" y="673011"/>
                                </a:lnTo>
                                <a:lnTo>
                                  <a:pt x="234611" y="673011"/>
                                </a:lnTo>
                                <a:lnTo>
                                  <a:pt x="234611" y="677431"/>
                                </a:lnTo>
                                <a:lnTo>
                                  <a:pt x="230192" y="677431"/>
                                </a:lnTo>
                                <a:lnTo>
                                  <a:pt x="230192" y="679616"/>
                                </a:lnTo>
                                <a:lnTo>
                                  <a:pt x="232376" y="679616"/>
                                </a:lnTo>
                                <a:lnTo>
                                  <a:pt x="232376" y="683972"/>
                                </a:lnTo>
                                <a:lnTo>
                                  <a:pt x="234611" y="683972"/>
                                </a:lnTo>
                                <a:lnTo>
                                  <a:pt x="234611" y="686156"/>
                                </a:lnTo>
                                <a:lnTo>
                                  <a:pt x="236796" y="686156"/>
                                </a:lnTo>
                                <a:lnTo>
                                  <a:pt x="236796" y="690576"/>
                                </a:lnTo>
                                <a:lnTo>
                                  <a:pt x="232376" y="690576"/>
                                </a:lnTo>
                                <a:lnTo>
                                  <a:pt x="232376" y="694945"/>
                                </a:lnTo>
                                <a:lnTo>
                                  <a:pt x="234611" y="694945"/>
                                </a:lnTo>
                                <a:lnTo>
                                  <a:pt x="234611" y="699352"/>
                                </a:lnTo>
                                <a:lnTo>
                                  <a:pt x="232376" y="699352"/>
                                </a:lnTo>
                                <a:lnTo>
                                  <a:pt x="232376" y="701536"/>
                                </a:lnTo>
                                <a:lnTo>
                                  <a:pt x="236796" y="701536"/>
                                </a:lnTo>
                                <a:lnTo>
                                  <a:pt x="236796" y="703721"/>
                                </a:lnTo>
                                <a:lnTo>
                                  <a:pt x="234611" y="703721"/>
                                </a:lnTo>
                                <a:lnTo>
                                  <a:pt x="234611" y="705905"/>
                                </a:lnTo>
                                <a:lnTo>
                                  <a:pt x="230192" y="705905"/>
                                </a:lnTo>
                                <a:lnTo>
                                  <a:pt x="230192" y="703721"/>
                                </a:lnTo>
                                <a:lnTo>
                                  <a:pt x="228007" y="703721"/>
                                </a:lnTo>
                                <a:lnTo>
                                  <a:pt x="228007" y="701536"/>
                                </a:lnTo>
                                <a:lnTo>
                                  <a:pt x="223651" y="701536"/>
                                </a:lnTo>
                                <a:lnTo>
                                  <a:pt x="223651" y="703721"/>
                                </a:lnTo>
                                <a:lnTo>
                                  <a:pt x="217047" y="703721"/>
                                </a:lnTo>
                                <a:lnTo>
                                  <a:pt x="217047" y="701536"/>
                                </a:lnTo>
                                <a:lnTo>
                                  <a:pt x="212678" y="701536"/>
                                </a:lnTo>
                                <a:lnTo>
                                  <a:pt x="212678" y="703721"/>
                                </a:lnTo>
                                <a:lnTo>
                                  <a:pt x="206087" y="703721"/>
                                </a:lnTo>
                                <a:lnTo>
                                  <a:pt x="206087" y="699352"/>
                                </a:lnTo>
                                <a:lnTo>
                                  <a:pt x="208271" y="699352"/>
                                </a:lnTo>
                                <a:lnTo>
                                  <a:pt x="208271" y="697129"/>
                                </a:lnTo>
                                <a:lnTo>
                                  <a:pt x="206087" y="697129"/>
                                </a:lnTo>
                                <a:lnTo>
                                  <a:pt x="206087" y="694945"/>
                                </a:lnTo>
                                <a:lnTo>
                                  <a:pt x="203902" y="694945"/>
                                </a:lnTo>
                                <a:lnTo>
                                  <a:pt x="203902" y="692760"/>
                                </a:lnTo>
                                <a:lnTo>
                                  <a:pt x="190757" y="692760"/>
                                </a:lnTo>
                                <a:lnTo>
                                  <a:pt x="190757" y="694945"/>
                                </a:lnTo>
                                <a:lnTo>
                                  <a:pt x="186338" y="694945"/>
                                </a:lnTo>
                                <a:lnTo>
                                  <a:pt x="186338" y="692760"/>
                                </a:lnTo>
                                <a:lnTo>
                                  <a:pt x="181969" y="692760"/>
                                </a:lnTo>
                                <a:lnTo>
                                  <a:pt x="181969" y="694945"/>
                                </a:lnTo>
                                <a:lnTo>
                                  <a:pt x="171008" y="694945"/>
                                </a:lnTo>
                                <a:lnTo>
                                  <a:pt x="171008" y="697129"/>
                                </a:lnTo>
                                <a:lnTo>
                                  <a:pt x="166640" y="697129"/>
                                </a:lnTo>
                                <a:lnTo>
                                  <a:pt x="166640" y="703721"/>
                                </a:lnTo>
                                <a:lnTo>
                                  <a:pt x="175377" y="703721"/>
                                </a:lnTo>
                                <a:lnTo>
                                  <a:pt x="175377" y="705905"/>
                                </a:lnTo>
                                <a:lnTo>
                                  <a:pt x="173193" y="705905"/>
                                </a:lnTo>
                                <a:lnTo>
                                  <a:pt x="173193" y="708090"/>
                                </a:lnTo>
                                <a:lnTo>
                                  <a:pt x="175377" y="708090"/>
                                </a:lnTo>
                                <a:lnTo>
                                  <a:pt x="175377" y="714681"/>
                                </a:lnTo>
                                <a:lnTo>
                                  <a:pt x="173193" y="714681"/>
                                </a:lnTo>
                                <a:lnTo>
                                  <a:pt x="173193" y="716865"/>
                                </a:lnTo>
                                <a:lnTo>
                                  <a:pt x="171008" y="716865"/>
                                </a:lnTo>
                                <a:lnTo>
                                  <a:pt x="171008" y="719050"/>
                                </a:lnTo>
                                <a:lnTo>
                                  <a:pt x="173193" y="719050"/>
                                </a:lnTo>
                                <a:lnTo>
                                  <a:pt x="173193" y="723470"/>
                                </a:lnTo>
                                <a:lnTo>
                                  <a:pt x="175377" y="723470"/>
                                </a:lnTo>
                                <a:lnTo>
                                  <a:pt x="175377" y="721234"/>
                                </a:lnTo>
                                <a:lnTo>
                                  <a:pt x="179784" y="721234"/>
                                </a:lnTo>
                                <a:lnTo>
                                  <a:pt x="179784" y="723470"/>
                                </a:lnTo>
                                <a:lnTo>
                                  <a:pt x="181969" y="723470"/>
                                </a:lnTo>
                                <a:lnTo>
                                  <a:pt x="181969" y="721234"/>
                                </a:lnTo>
                                <a:lnTo>
                                  <a:pt x="186338" y="721234"/>
                                </a:lnTo>
                                <a:lnTo>
                                  <a:pt x="186338" y="725654"/>
                                </a:lnTo>
                                <a:lnTo>
                                  <a:pt x="188522" y="725654"/>
                                </a:lnTo>
                                <a:lnTo>
                                  <a:pt x="188522" y="723470"/>
                                </a:lnTo>
                                <a:lnTo>
                                  <a:pt x="190757" y="723470"/>
                                </a:lnTo>
                                <a:lnTo>
                                  <a:pt x="190757" y="730010"/>
                                </a:lnTo>
                                <a:lnTo>
                                  <a:pt x="192942" y="730010"/>
                                </a:lnTo>
                                <a:lnTo>
                                  <a:pt x="192942" y="732195"/>
                                </a:lnTo>
                                <a:lnTo>
                                  <a:pt x="195126" y="732195"/>
                                </a:lnTo>
                                <a:lnTo>
                                  <a:pt x="195126" y="734430"/>
                                </a:lnTo>
                                <a:lnTo>
                                  <a:pt x="206087" y="734430"/>
                                </a:lnTo>
                                <a:lnTo>
                                  <a:pt x="206087" y="736614"/>
                                </a:lnTo>
                                <a:lnTo>
                                  <a:pt x="208271" y="736614"/>
                                </a:lnTo>
                                <a:lnTo>
                                  <a:pt x="208271" y="745390"/>
                                </a:lnTo>
                                <a:lnTo>
                                  <a:pt x="214862" y="745390"/>
                                </a:lnTo>
                                <a:lnTo>
                                  <a:pt x="214862" y="747575"/>
                                </a:lnTo>
                                <a:lnTo>
                                  <a:pt x="212678" y="747575"/>
                                </a:lnTo>
                                <a:lnTo>
                                  <a:pt x="212678" y="751944"/>
                                </a:lnTo>
                                <a:lnTo>
                                  <a:pt x="214862" y="751944"/>
                                </a:lnTo>
                                <a:lnTo>
                                  <a:pt x="214862" y="749759"/>
                                </a:lnTo>
                                <a:lnTo>
                                  <a:pt x="217047" y="749759"/>
                                </a:lnTo>
                                <a:lnTo>
                                  <a:pt x="217047" y="756363"/>
                                </a:lnTo>
                                <a:lnTo>
                                  <a:pt x="212678" y="756363"/>
                                </a:lnTo>
                                <a:lnTo>
                                  <a:pt x="212678" y="758548"/>
                                </a:lnTo>
                                <a:lnTo>
                                  <a:pt x="214862" y="758548"/>
                                </a:lnTo>
                                <a:lnTo>
                                  <a:pt x="214862" y="765088"/>
                                </a:lnTo>
                                <a:lnTo>
                                  <a:pt x="219231" y="765088"/>
                                </a:lnTo>
                                <a:lnTo>
                                  <a:pt x="219231" y="769508"/>
                                </a:lnTo>
                                <a:lnTo>
                                  <a:pt x="217047" y="769508"/>
                                </a:lnTo>
                                <a:lnTo>
                                  <a:pt x="217047" y="771692"/>
                                </a:lnTo>
                                <a:lnTo>
                                  <a:pt x="221416" y="771692"/>
                                </a:lnTo>
                                <a:lnTo>
                                  <a:pt x="221416" y="776049"/>
                                </a:lnTo>
                                <a:lnTo>
                                  <a:pt x="228007" y="776049"/>
                                </a:lnTo>
                                <a:lnTo>
                                  <a:pt x="228007" y="778233"/>
                                </a:lnTo>
                                <a:lnTo>
                                  <a:pt x="230192" y="778233"/>
                                </a:lnTo>
                                <a:lnTo>
                                  <a:pt x="230192" y="780468"/>
                                </a:lnTo>
                                <a:lnTo>
                                  <a:pt x="228007" y="780468"/>
                                </a:lnTo>
                                <a:lnTo>
                                  <a:pt x="228007" y="782653"/>
                                </a:lnTo>
                                <a:lnTo>
                                  <a:pt x="232376" y="782653"/>
                                </a:lnTo>
                                <a:lnTo>
                                  <a:pt x="232376" y="789206"/>
                                </a:lnTo>
                                <a:lnTo>
                                  <a:pt x="228007" y="789206"/>
                                </a:lnTo>
                                <a:lnTo>
                                  <a:pt x="228007" y="791429"/>
                                </a:lnTo>
                                <a:lnTo>
                                  <a:pt x="225823" y="791429"/>
                                </a:lnTo>
                                <a:lnTo>
                                  <a:pt x="225823" y="797982"/>
                                </a:lnTo>
                                <a:lnTo>
                                  <a:pt x="228007" y="797982"/>
                                </a:lnTo>
                                <a:lnTo>
                                  <a:pt x="228007" y="795797"/>
                                </a:lnTo>
                                <a:lnTo>
                                  <a:pt x="230192" y="795797"/>
                                </a:lnTo>
                                <a:lnTo>
                                  <a:pt x="230192" y="800166"/>
                                </a:lnTo>
                                <a:lnTo>
                                  <a:pt x="232376" y="800166"/>
                                </a:lnTo>
                                <a:lnTo>
                                  <a:pt x="232376" y="806758"/>
                                </a:lnTo>
                                <a:lnTo>
                                  <a:pt x="230192" y="806758"/>
                                </a:lnTo>
                                <a:lnTo>
                                  <a:pt x="230192" y="804586"/>
                                </a:lnTo>
                                <a:lnTo>
                                  <a:pt x="225823" y="804586"/>
                                </a:lnTo>
                                <a:lnTo>
                                  <a:pt x="225823" y="811127"/>
                                </a:lnTo>
                                <a:lnTo>
                                  <a:pt x="228007" y="811127"/>
                                </a:lnTo>
                                <a:lnTo>
                                  <a:pt x="228007" y="815546"/>
                                </a:lnTo>
                                <a:lnTo>
                                  <a:pt x="225823" y="815546"/>
                                </a:lnTo>
                                <a:lnTo>
                                  <a:pt x="225823" y="817731"/>
                                </a:lnTo>
                                <a:lnTo>
                                  <a:pt x="223651" y="817731"/>
                                </a:lnTo>
                                <a:lnTo>
                                  <a:pt x="223651" y="826507"/>
                                </a:lnTo>
                                <a:lnTo>
                                  <a:pt x="225823" y="826507"/>
                                </a:lnTo>
                                <a:lnTo>
                                  <a:pt x="225823" y="830876"/>
                                </a:lnTo>
                                <a:lnTo>
                                  <a:pt x="223651" y="830876"/>
                                </a:lnTo>
                                <a:lnTo>
                                  <a:pt x="223651" y="835244"/>
                                </a:lnTo>
                                <a:lnTo>
                                  <a:pt x="217047" y="835244"/>
                                </a:lnTo>
                                <a:lnTo>
                                  <a:pt x="217047" y="841836"/>
                                </a:lnTo>
                                <a:lnTo>
                                  <a:pt x="219231" y="841836"/>
                                </a:lnTo>
                                <a:lnTo>
                                  <a:pt x="219231" y="844020"/>
                                </a:lnTo>
                                <a:lnTo>
                                  <a:pt x="217047" y="844020"/>
                                </a:lnTo>
                                <a:lnTo>
                                  <a:pt x="217047" y="848440"/>
                                </a:lnTo>
                                <a:lnTo>
                                  <a:pt x="219231" y="848440"/>
                                </a:lnTo>
                                <a:lnTo>
                                  <a:pt x="219231" y="850624"/>
                                </a:lnTo>
                                <a:lnTo>
                                  <a:pt x="212678" y="850624"/>
                                </a:lnTo>
                                <a:lnTo>
                                  <a:pt x="212678" y="861585"/>
                                </a:lnTo>
                                <a:lnTo>
                                  <a:pt x="210455" y="861585"/>
                                </a:lnTo>
                                <a:lnTo>
                                  <a:pt x="210455" y="863769"/>
                                </a:lnTo>
                                <a:lnTo>
                                  <a:pt x="208271" y="863769"/>
                                </a:lnTo>
                                <a:lnTo>
                                  <a:pt x="208271" y="865954"/>
                                </a:lnTo>
                                <a:lnTo>
                                  <a:pt x="206087" y="865954"/>
                                </a:lnTo>
                                <a:lnTo>
                                  <a:pt x="206087" y="868125"/>
                                </a:lnTo>
                                <a:lnTo>
                                  <a:pt x="201718" y="868125"/>
                                </a:lnTo>
                                <a:lnTo>
                                  <a:pt x="201718" y="865954"/>
                                </a:lnTo>
                                <a:lnTo>
                                  <a:pt x="195126" y="865954"/>
                                </a:lnTo>
                                <a:lnTo>
                                  <a:pt x="195126" y="868125"/>
                                </a:lnTo>
                                <a:lnTo>
                                  <a:pt x="192942" y="868125"/>
                                </a:lnTo>
                                <a:lnTo>
                                  <a:pt x="192942" y="865954"/>
                                </a:lnTo>
                                <a:lnTo>
                                  <a:pt x="188522" y="865954"/>
                                </a:lnTo>
                                <a:lnTo>
                                  <a:pt x="188522" y="863769"/>
                                </a:lnTo>
                                <a:lnTo>
                                  <a:pt x="184153" y="863769"/>
                                </a:lnTo>
                                <a:lnTo>
                                  <a:pt x="184153" y="861585"/>
                                </a:lnTo>
                                <a:lnTo>
                                  <a:pt x="177613" y="861585"/>
                                </a:lnTo>
                                <a:lnTo>
                                  <a:pt x="177613" y="863769"/>
                                </a:lnTo>
                                <a:lnTo>
                                  <a:pt x="175377" y="863769"/>
                                </a:lnTo>
                                <a:lnTo>
                                  <a:pt x="175377" y="861585"/>
                                </a:lnTo>
                                <a:lnTo>
                                  <a:pt x="168824" y="861585"/>
                                </a:lnTo>
                                <a:lnTo>
                                  <a:pt x="168824" y="857165"/>
                                </a:lnTo>
                                <a:lnTo>
                                  <a:pt x="166640" y="857165"/>
                                </a:lnTo>
                                <a:lnTo>
                                  <a:pt x="166640" y="854981"/>
                                </a:lnTo>
                                <a:lnTo>
                                  <a:pt x="162233" y="854981"/>
                                </a:lnTo>
                                <a:lnTo>
                                  <a:pt x="162233" y="857165"/>
                                </a:lnTo>
                                <a:lnTo>
                                  <a:pt x="155679" y="857165"/>
                                </a:lnTo>
                                <a:lnTo>
                                  <a:pt x="155679" y="854981"/>
                                </a:lnTo>
                                <a:lnTo>
                                  <a:pt x="151260" y="854981"/>
                                </a:lnTo>
                                <a:lnTo>
                                  <a:pt x="151260" y="857165"/>
                                </a:lnTo>
                                <a:lnTo>
                                  <a:pt x="140299" y="857165"/>
                                </a:lnTo>
                                <a:lnTo>
                                  <a:pt x="140299" y="852796"/>
                                </a:lnTo>
                                <a:lnTo>
                                  <a:pt x="133746" y="852796"/>
                                </a:lnTo>
                                <a:lnTo>
                                  <a:pt x="133746" y="850624"/>
                                </a:lnTo>
                                <a:lnTo>
                                  <a:pt x="131574" y="850624"/>
                                </a:lnTo>
                                <a:lnTo>
                                  <a:pt x="131574" y="848440"/>
                                </a:lnTo>
                                <a:lnTo>
                                  <a:pt x="124970" y="848440"/>
                                </a:lnTo>
                                <a:lnTo>
                                  <a:pt x="124970" y="846205"/>
                                </a:lnTo>
                                <a:lnTo>
                                  <a:pt x="118379" y="846205"/>
                                </a:lnTo>
                                <a:lnTo>
                                  <a:pt x="118379" y="844020"/>
                                </a:lnTo>
                                <a:lnTo>
                                  <a:pt x="116194" y="844020"/>
                                </a:lnTo>
                                <a:lnTo>
                                  <a:pt x="116194" y="841836"/>
                                </a:lnTo>
                                <a:lnTo>
                                  <a:pt x="111825" y="841836"/>
                                </a:lnTo>
                                <a:lnTo>
                                  <a:pt x="111825" y="844020"/>
                                </a:lnTo>
                                <a:lnTo>
                                  <a:pt x="107406" y="844020"/>
                                </a:lnTo>
                                <a:lnTo>
                                  <a:pt x="107406" y="841836"/>
                                </a:lnTo>
                                <a:lnTo>
                                  <a:pt x="96445" y="841836"/>
                                </a:lnTo>
                                <a:lnTo>
                                  <a:pt x="96445" y="839651"/>
                                </a:lnTo>
                                <a:lnTo>
                                  <a:pt x="87708" y="839651"/>
                                </a:lnTo>
                                <a:lnTo>
                                  <a:pt x="87708" y="837467"/>
                                </a:lnTo>
                                <a:lnTo>
                                  <a:pt x="83301" y="837467"/>
                                </a:lnTo>
                                <a:lnTo>
                                  <a:pt x="83301" y="833060"/>
                                </a:lnTo>
                                <a:lnTo>
                                  <a:pt x="81116" y="833060"/>
                                </a:lnTo>
                                <a:lnTo>
                                  <a:pt x="81116" y="830876"/>
                                </a:lnTo>
                                <a:lnTo>
                                  <a:pt x="76747" y="830876"/>
                                </a:lnTo>
                                <a:lnTo>
                                  <a:pt x="76747" y="828691"/>
                                </a:lnTo>
                                <a:lnTo>
                                  <a:pt x="67971" y="828691"/>
                                </a:lnTo>
                                <a:lnTo>
                                  <a:pt x="67971" y="826507"/>
                                </a:lnTo>
                                <a:lnTo>
                                  <a:pt x="65787" y="826507"/>
                                </a:lnTo>
                                <a:lnTo>
                                  <a:pt x="65787" y="830876"/>
                                </a:lnTo>
                                <a:lnTo>
                                  <a:pt x="63602" y="830876"/>
                                </a:lnTo>
                                <a:lnTo>
                                  <a:pt x="63602" y="828691"/>
                                </a:lnTo>
                                <a:lnTo>
                                  <a:pt x="61367" y="828691"/>
                                </a:lnTo>
                                <a:lnTo>
                                  <a:pt x="61367" y="835244"/>
                                </a:lnTo>
                                <a:lnTo>
                                  <a:pt x="57011" y="835244"/>
                                </a:lnTo>
                                <a:lnTo>
                                  <a:pt x="57011" y="837467"/>
                                </a:lnTo>
                                <a:lnTo>
                                  <a:pt x="52642" y="837467"/>
                                </a:lnTo>
                                <a:lnTo>
                                  <a:pt x="52642" y="835244"/>
                                </a:lnTo>
                                <a:lnTo>
                                  <a:pt x="48222" y="835244"/>
                                </a:lnTo>
                                <a:lnTo>
                                  <a:pt x="48222" y="837467"/>
                                </a:lnTo>
                                <a:lnTo>
                                  <a:pt x="46038" y="837467"/>
                                </a:lnTo>
                                <a:lnTo>
                                  <a:pt x="46038" y="835244"/>
                                </a:lnTo>
                                <a:lnTo>
                                  <a:pt x="43854" y="835244"/>
                                </a:lnTo>
                                <a:lnTo>
                                  <a:pt x="43854" y="837467"/>
                                </a:lnTo>
                                <a:lnTo>
                                  <a:pt x="41669" y="837467"/>
                                </a:lnTo>
                                <a:lnTo>
                                  <a:pt x="41669" y="839651"/>
                                </a:lnTo>
                                <a:lnTo>
                                  <a:pt x="35078" y="839651"/>
                                </a:lnTo>
                                <a:lnTo>
                                  <a:pt x="35078" y="844020"/>
                                </a:lnTo>
                                <a:lnTo>
                                  <a:pt x="37262" y="844020"/>
                                </a:lnTo>
                                <a:lnTo>
                                  <a:pt x="37262" y="848440"/>
                                </a:lnTo>
                                <a:lnTo>
                                  <a:pt x="41669" y="848440"/>
                                </a:lnTo>
                                <a:lnTo>
                                  <a:pt x="41669" y="850624"/>
                                </a:lnTo>
                                <a:lnTo>
                                  <a:pt x="39497" y="850624"/>
                                </a:lnTo>
                                <a:lnTo>
                                  <a:pt x="39497" y="854981"/>
                                </a:lnTo>
                                <a:lnTo>
                                  <a:pt x="37262" y="854981"/>
                                </a:lnTo>
                                <a:lnTo>
                                  <a:pt x="37262" y="859400"/>
                                </a:lnTo>
                                <a:lnTo>
                                  <a:pt x="43854" y="859400"/>
                                </a:lnTo>
                                <a:lnTo>
                                  <a:pt x="43854" y="861585"/>
                                </a:lnTo>
                                <a:lnTo>
                                  <a:pt x="37262" y="861585"/>
                                </a:lnTo>
                                <a:lnTo>
                                  <a:pt x="37262" y="865954"/>
                                </a:lnTo>
                                <a:lnTo>
                                  <a:pt x="39497" y="865954"/>
                                </a:lnTo>
                                <a:lnTo>
                                  <a:pt x="39497" y="868125"/>
                                </a:lnTo>
                                <a:lnTo>
                                  <a:pt x="41669" y="868125"/>
                                </a:lnTo>
                                <a:lnTo>
                                  <a:pt x="41669" y="870310"/>
                                </a:lnTo>
                                <a:lnTo>
                                  <a:pt x="37262" y="870310"/>
                                </a:lnTo>
                                <a:lnTo>
                                  <a:pt x="37262" y="879098"/>
                                </a:lnTo>
                                <a:lnTo>
                                  <a:pt x="35078" y="879098"/>
                                </a:lnTo>
                                <a:lnTo>
                                  <a:pt x="35078" y="898835"/>
                                </a:lnTo>
                                <a:lnTo>
                                  <a:pt x="32893" y="898835"/>
                                </a:lnTo>
                                <a:lnTo>
                                  <a:pt x="32893" y="903204"/>
                                </a:lnTo>
                                <a:lnTo>
                                  <a:pt x="35078" y="903204"/>
                                </a:lnTo>
                                <a:lnTo>
                                  <a:pt x="35078" y="907623"/>
                                </a:lnTo>
                                <a:lnTo>
                                  <a:pt x="32893" y="907623"/>
                                </a:lnTo>
                                <a:lnTo>
                                  <a:pt x="32893" y="914164"/>
                                </a:lnTo>
                                <a:lnTo>
                                  <a:pt x="30709" y="914164"/>
                                </a:lnTo>
                                <a:lnTo>
                                  <a:pt x="30709" y="916348"/>
                                </a:lnTo>
                                <a:lnTo>
                                  <a:pt x="28524" y="916348"/>
                                </a:lnTo>
                                <a:lnTo>
                                  <a:pt x="28524" y="920768"/>
                                </a:lnTo>
                                <a:lnTo>
                                  <a:pt x="26302" y="920768"/>
                                </a:lnTo>
                                <a:lnTo>
                                  <a:pt x="26302" y="925137"/>
                                </a:lnTo>
                                <a:lnTo>
                                  <a:pt x="24117" y="925137"/>
                                </a:lnTo>
                                <a:lnTo>
                                  <a:pt x="24117" y="933913"/>
                                </a:lnTo>
                                <a:lnTo>
                                  <a:pt x="19748" y="933913"/>
                                </a:lnTo>
                                <a:lnTo>
                                  <a:pt x="19748" y="942701"/>
                                </a:lnTo>
                                <a:lnTo>
                                  <a:pt x="15329" y="942701"/>
                                </a:lnTo>
                                <a:lnTo>
                                  <a:pt x="15329" y="949242"/>
                                </a:lnTo>
                                <a:lnTo>
                                  <a:pt x="10973" y="949242"/>
                                </a:lnTo>
                                <a:lnTo>
                                  <a:pt x="10973" y="951477"/>
                                </a:lnTo>
                                <a:lnTo>
                                  <a:pt x="8788" y="951477"/>
                                </a:lnTo>
                                <a:lnTo>
                                  <a:pt x="8788" y="953662"/>
                                </a:lnTo>
                                <a:lnTo>
                                  <a:pt x="6604" y="953662"/>
                                </a:lnTo>
                                <a:lnTo>
                                  <a:pt x="6604" y="958031"/>
                                </a:lnTo>
                                <a:lnTo>
                                  <a:pt x="4368" y="958031"/>
                                </a:lnTo>
                                <a:lnTo>
                                  <a:pt x="4368" y="962387"/>
                                </a:lnTo>
                                <a:lnTo>
                                  <a:pt x="2184" y="962387"/>
                                </a:lnTo>
                                <a:lnTo>
                                  <a:pt x="2184" y="964622"/>
                                </a:lnTo>
                                <a:lnTo>
                                  <a:pt x="0" y="964622"/>
                                </a:lnTo>
                                <a:lnTo>
                                  <a:pt x="0" y="971175"/>
                                </a:lnTo>
                                <a:lnTo>
                                  <a:pt x="2184" y="971175"/>
                                </a:lnTo>
                                <a:lnTo>
                                  <a:pt x="2184" y="975582"/>
                                </a:lnTo>
                                <a:lnTo>
                                  <a:pt x="4368" y="975582"/>
                                </a:lnTo>
                                <a:lnTo>
                                  <a:pt x="4368" y="977767"/>
                                </a:lnTo>
                                <a:lnTo>
                                  <a:pt x="2184" y="977767"/>
                                </a:lnTo>
                                <a:lnTo>
                                  <a:pt x="2184" y="979951"/>
                                </a:lnTo>
                                <a:lnTo>
                                  <a:pt x="4368" y="979951"/>
                                </a:lnTo>
                                <a:lnTo>
                                  <a:pt x="4368" y="982136"/>
                                </a:lnTo>
                                <a:lnTo>
                                  <a:pt x="10973" y="982136"/>
                                </a:lnTo>
                                <a:lnTo>
                                  <a:pt x="10973" y="979951"/>
                                </a:lnTo>
                                <a:lnTo>
                                  <a:pt x="15329" y="979951"/>
                                </a:lnTo>
                                <a:lnTo>
                                  <a:pt x="15329" y="984320"/>
                                </a:lnTo>
                                <a:lnTo>
                                  <a:pt x="13144" y="984320"/>
                                </a:lnTo>
                                <a:lnTo>
                                  <a:pt x="13144" y="986555"/>
                                </a:lnTo>
                                <a:lnTo>
                                  <a:pt x="10973" y="986555"/>
                                </a:lnTo>
                                <a:lnTo>
                                  <a:pt x="10973" y="995280"/>
                                </a:lnTo>
                                <a:lnTo>
                                  <a:pt x="8788" y="995280"/>
                                </a:lnTo>
                                <a:lnTo>
                                  <a:pt x="8788" y="997516"/>
                                </a:lnTo>
                                <a:lnTo>
                                  <a:pt x="10973" y="997516"/>
                                </a:lnTo>
                                <a:lnTo>
                                  <a:pt x="10973" y="1001885"/>
                                </a:lnTo>
                                <a:lnTo>
                                  <a:pt x="6604" y="1001885"/>
                                </a:lnTo>
                                <a:lnTo>
                                  <a:pt x="6604" y="1017214"/>
                                </a:lnTo>
                                <a:lnTo>
                                  <a:pt x="4368" y="1017214"/>
                                </a:lnTo>
                                <a:lnTo>
                                  <a:pt x="4368" y="1021621"/>
                                </a:lnTo>
                                <a:lnTo>
                                  <a:pt x="0" y="1021621"/>
                                </a:lnTo>
                                <a:lnTo>
                                  <a:pt x="0" y="1025990"/>
                                </a:lnTo>
                                <a:lnTo>
                                  <a:pt x="4368" y="1025990"/>
                                </a:lnTo>
                                <a:lnTo>
                                  <a:pt x="4368" y="1023805"/>
                                </a:lnTo>
                                <a:lnTo>
                                  <a:pt x="13144" y="1023805"/>
                                </a:lnTo>
                                <a:lnTo>
                                  <a:pt x="13144" y="1025990"/>
                                </a:lnTo>
                                <a:lnTo>
                                  <a:pt x="19748" y="1025990"/>
                                </a:lnTo>
                                <a:lnTo>
                                  <a:pt x="19748" y="1030358"/>
                                </a:lnTo>
                                <a:lnTo>
                                  <a:pt x="21933" y="1030358"/>
                                </a:lnTo>
                                <a:lnTo>
                                  <a:pt x="21933" y="1032594"/>
                                </a:lnTo>
                                <a:lnTo>
                                  <a:pt x="24117" y="1032594"/>
                                </a:lnTo>
                                <a:lnTo>
                                  <a:pt x="24117" y="1034778"/>
                                </a:lnTo>
                                <a:lnTo>
                                  <a:pt x="28524" y="1034778"/>
                                </a:lnTo>
                                <a:lnTo>
                                  <a:pt x="28524" y="1032594"/>
                                </a:lnTo>
                                <a:lnTo>
                                  <a:pt x="32893" y="1032594"/>
                                </a:lnTo>
                                <a:lnTo>
                                  <a:pt x="32893" y="1030358"/>
                                </a:lnTo>
                                <a:lnTo>
                                  <a:pt x="41669" y="1030358"/>
                                </a:lnTo>
                                <a:lnTo>
                                  <a:pt x="41669" y="1032594"/>
                                </a:lnTo>
                                <a:lnTo>
                                  <a:pt x="50407" y="1032594"/>
                                </a:lnTo>
                                <a:lnTo>
                                  <a:pt x="50407" y="1034778"/>
                                </a:lnTo>
                                <a:lnTo>
                                  <a:pt x="54827" y="1034778"/>
                                </a:lnTo>
                                <a:lnTo>
                                  <a:pt x="54827" y="1039134"/>
                                </a:lnTo>
                                <a:lnTo>
                                  <a:pt x="59183" y="1039134"/>
                                </a:lnTo>
                                <a:lnTo>
                                  <a:pt x="59183" y="1041319"/>
                                </a:lnTo>
                                <a:lnTo>
                                  <a:pt x="61367" y="1041319"/>
                                </a:lnTo>
                                <a:lnTo>
                                  <a:pt x="61367" y="1043554"/>
                                </a:lnTo>
                                <a:lnTo>
                                  <a:pt x="59183" y="1043554"/>
                                </a:lnTo>
                                <a:lnTo>
                                  <a:pt x="59183" y="1052279"/>
                                </a:lnTo>
                                <a:lnTo>
                                  <a:pt x="63602" y="1052279"/>
                                </a:lnTo>
                                <a:lnTo>
                                  <a:pt x="63602" y="1056699"/>
                                </a:lnTo>
                                <a:lnTo>
                                  <a:pt x="65787" y="1056699"/>
                                </a:lnTo>
                                <a:lnTo>
                                  <a:pt x="65787" y="1061068"/>
                                </a:lnTo>
                                <a:lnTo>
                                  <a:pt x="63602" y="1061068"/>
                                </a:lnTo>
                                <a:lnTo>
                                  <a:pt x="63602" y="1065437"/>
                                </a:lnTo>
                                <a:lnTo>
                                  <a:pt x="65787" y="1065437"/>
                                </a:lnTo>
                                <a:lnTo>
                                  <a:pt x="65787" y="1069844"/>
                                </a:lnTo>
                                <a:lnTo>
                                  <a:pt x="67971" y="1069844"/>
                                </a:lnTo>
                                <a:lnTo>
                                  <a:pt x="67971" y="1065437"/>
                                </a:lnTo>
                                <a:lnTo>
                                  <a:pt x="70156" y="1065437"/>
                                </a:lnTo>
                                <a:lnTo>
                                  <a:pt x="70156" y="1069844"/>
                                </a:lnTo>
                                <a:lnTo>
                                  <a:pt x="72340" y="1069844"/>
                                </a:lnTo>
                                <a:lnTo>
                                  <a:pt x="72340" y="1074212"/>
                                </a:lnTo>
                                <a:lnTo>
                                  <a:pt x="81116" y="1074212"/>
                                </a:lnTo>
                                <a:lnTo>
                                  <a:pt x="81116" y="1072028"/>
                                </a:lnTo>
                                <a:lnTo>
                                  <a:pt x="83301" y="1072028"/>
                                </a:lnTo>
                                <a:lnTo>
                                  <a:pt x="83301" y="1069844"/>
                                </a:lnTo>
                                <a:lnTo>
                                  <a:pt x="85536" y="1069844"/>
                                </a:lnTo>
                                <a:lnTo>
                                  <a:pt x="85536" y="1067659"/>
                                </a:lnTo>
                                <a:lnTo>
                                  <a:pt x="87708" y="1067659"/>
                                </a:lnTo>
                                <a:lnTo>
                                  <a:pt x="87708" y="1063252"/>
                                </a:lnTo>
                                <a:lnTo>
                                  <a:pt x="89892" y="1063252"/>
                                </a:lnTo>
                                <a:lnTo>
                                  <a:pt x="89892" y="1065437"/>
                                </a:lnTo>
                                <a:lnTo>
                                  <a:pt x="103049" y="1065437"/>
                                </a:lnTo>
                                <a:lnTo>
                                  <a:pt x="103049" y="1063252"/>
                                </a:lnTo>
                                <a:lnTo>
                                  <a:pt x="105221" y="1063252"/>
                                </a:lnTo>
                                <a:lnTo>
                                  <a:pt x="105221" y="1061068"/>
                                </a:lnTo>
                                <a:lnTo>
                                  <a:pt x="114010" y="1061068"/>
                                </a:lnTo>
                                <a:lnTo>
                                  <a:pt x="114010" y="1058883"/>
                                </a:lnTo>
                                <a:lnTo>
                                  <a:pt x="116194" y="1058883"/>
                                </a:lnTo>
                                <a:lnTo>
                                  <a:pt x="116194" y="1061068"/>
                                </a:lnTo>
                                <a:lnTo>
                                  <a:pt x="129339" y="1061068"/>
                                </a:lnTo>
                                <a:lnTo>
                                  <a:pt x="129339" y="1063252"/>
                                </a:lnTo>
                                <a:lnTo>
                                  <a:pt x="140299" y="1063252"/>
                                </a:lnTo>
                                <a:lnTo>
                                  <a:pt x="140299" y="1065437"/>
                                </a:lnTo>
                                <a:lnTo>
                                  <a:pt x="153444" y="1065437"/>
                                </a:lnTo>
                                <a:lnTo>
                                  <a:pt x="153444" y="1067659"/>
                                </a:lnTo>
                                <a:lnTo>
                                  <a:pt x="155679" y="1067659"/>
                                </a:lnTo>
                                <a:lnTo>
                                  <a:pt x="155679" y="1063252"/>
                                </a:lnTo>
                                <a:lnTo>
                                  <a:pt x="160048" y="1063252"/>
                                </a:lnTo>
                                <a:lnTo>
                                  <a:pt x="160048" y="1067659"/>
                                </a:lnTo>
                                <a:lnTo>
                                  <a:pt x="166640" y="1067659"/>
                                </a:lnTo>
                                <a:lnTo>
                                  <a:pt x="166640" y="1069844"/>
                                </a:lnTo>
                                <a:lnTo>
                                  <a:pt x="168824" y="1069844"/>
                                </a:lnTo>
                                <a:lnTo>
                                  <a:pt x="168824" y="1065437"/>
                                </a:lnTo>
                                <a:lnTo>
                                  <a:pt x="171008" y="1065437"/>
                                </a:lnTo>
                                <a:lnTo>
                                  <a:pt x="171008" y="1063252"/>
                                </a:lnTo>
                                <a:lnTo>
                                  <a:pt x="173193" y="1063252"/>
                                </a:lnTo>
                                <a:lnTo>
                                  <a:pt x="173193" y="1061068"/>
                                </a:lnTo>
                                <a:lnTo>
                                  <a:pt x="175377" y="1061068"/>
                                </a:lnTo>
                                <a:lnTo>
                                  <a:pt x="175377" y="1054514"/>
                                </a:lnTo>
                                <a:lnTo>
                                  <a:pt x="177613" y="1054514"/>
                                </a:lnTo>
                                <a:lnTo>
                                  <a:pt x="177613" y="1052279"/>
                                </a:lnTo>
                                <a:lnTo>
                                  <a:pt x="184153" y="1052279"/>
                                </a:lnTo>
                                <a:lnTo>
                                  <a:pt x="184153" y="1050107"/>
                                </a:lnTo>
                                <a:lnTo>
                                  <a:pt x="188522" y="1050107"/>
                                </a:lnTo>
                                <a:lnTo>
                                  <a:pt x="188522" y="1047923"/>
                                </a:lnTo>
                                <a:lnTo>
                                  <a:pt x="192942" y="1047923"/>
                                </a:lnTo>
                                <a:lnTo>
                                  <a:pt x="192942" y="1045739"/>
                                </a:lnTo>
                                <a:lnTo>
                                  <a:pt x="197298" y="1045739"/>
                                </a:lnTo>
                                <a:lnTo>
                                  <a:pt x="197298" y="1047923"/>
                                </a:lnTo>
                                <a:lnTo>
                                  <a:pt x="199482" y="1047923"/>
                                </a:lnTo>
                                <a:lnTo>
                                  <a:pt x="199482" y="1043554"/>
                                </a:lnTo>
                                <a:lnTo>
                                  <a:pt x="203902" y="1043554"/>
                                </a:lnTo>
                                <a:lnTo>
                                  <a:pt x="203902" y="1039134"/>
                                </a:lnTo>
                                <a:lnTo>
                                  <a:pt x="206087" y="1039134"/>
                                </a:lnTo>
                                <a:lnTo>
                                  <a:pt x="206087" y="1036950"/>
                                </a:lnTo>
                                <a:lnTo>
                                  <a:pt x="208271" y="1036950"/>
                                </a:lnTo>
                                <a:lnTo>
                                  <a:pt x="208271" y="1030358"/>
                                </a:lnTo>
                                <a:lnTo>
                                  <a:pt x="210455" y="1030358"/>
                                </a:lnTo>
                                <a:lnTo>
                                  <a:pt x="210455" y="1025990"/>
                                </a:lnTo>
                                <a:lnTo>
                                  <a:pt x="214862" y="1025990"/>
                                </a:lnTo>
                                <a:lnTo>
                                  <a:pt x="214862" y="1023805"/>
                                </a:lnTo>
                                <a:lnTo>
                                  <a:pt x="219231" y="1023805"/>
                                </a:lnTo>
                                <a:lnTo>
                                  <a:pt x="219231" y="1019398"/>
                                </a:lnTo>
                                <a:lnTo>
                                  <a:pt x="221416" y="1019398"/>
                                </a:lnTo>
                                <a:lnTo>
                                  <a:pt x="221416" y="1021621"/>
                                </a:lnTo>
                                <a:lnTo>
                                  <a:pt x="223651" y="1021621"/>
                                </a:lnTo>
                                <a:lnTo>
                                  <a:pt x="223651" y="1017214"/>
                                </a:lnTo>
                                <a:lnTo>
                                  <a:pt x="228007" y="1017214"/>
                                </a:lnTo>
                                <a:lnTo>
                                  <a:pt x="228007" y="1019398"/>
                                </a:lnTo>
                                <a:lnTo>
                                  <a:pt x="230192" y="1019398"/>
                                </a:lnTo>
                                <a:lnTo>
                                  <a:pt x="230192" y="1012845"/>
                                </a:lnTo>
                                <a:lnTo>
                                  <a:pt x="225823" y="1012845"/>
                                </a:lnTo>
                                <a:lnTo>
                                  <a:pt x="225823" y="1008425"/>
                                </a:lnTo>
                                <a:lnTo>
                                  <a:pt x="223651" y="1008425"/>
                                </a:lnTo>
                                <a:lnTo>
                                  <a:pt x="223651" y="1004069"/>
                                </a:lnTo>
                                <a:lnTo>
                                  <a:pt x="221416" y="1004069"/>
                                </a:lnTo>
                                <a:lnTo>
                                  <a:pt x="221416" y="1001885"/>
                                </a:lnTo>
                                <a:lnTo>
                                  <a:pt x="223651" y="1001885"/>
                                </a:lnTo>
                                <a:lnTo>
                                  <a:pt x="223651" y="999700"/>
                                </a:lnTo>
                                <a:lnTo>
                                  <a:pt x="221416" y="999700"/>
                                </a:lnTo>
                                <a:lnTo>
                                  <a:pt x="221416" y="997516"/>
                                </a:lnTo>
                                <a:lnTo>
                                  <a:pt x="219231" y="997516"/>
                                </a:lnTo>
                                <a:lnTo>
                                  <a:pt x="219231" y="993096"/>
                                </a:lnTo>
                                <a:lnTo>
                                  <a:pt x="223651" y="993096"/>
                                </a:lnTo>
                                <a:lnTo>
                                  <a:pt x="223651" y="988740"/>
                                </a:lnTo>
                                <a:lnTo>
                                  <a:pt x="221416" y="988740"/>
                                </a:lnTo>
                                <a:lnTo>
                                  <a:pt x="221416" y="986555"/>
                                </a:lnTo>
                                <a:lnTo>
                                  <a:pt x="225823" y="986555"/>
                                </a:lnTo>
                                <a:lnTo>
                                  <a:pt x="225823" y="984320"/>
                                </a:lnTo>
                                <a:lnTo>
                                  <a:pt x="228007" y="984320"/>
                                </a:lnTo>
                                <a:lnTo>
                                  <a:pt x="228007" y="982136"/>
                                </a:lnTo>
                                <a:lnTo>
                                  <a:pt x="230192" y="982136"/>
                                </a:lnTo>
                                <a:lnTo>
                                  <a:pt x="230192" y="977767"/>
                                </a:lnTo>
                                <a:lnTo>
                                  <a:pt x="232376" y="977767"/>
                                </a:lnTo>
                                <a:lnTo>
                                  <a:pt x="232376" y="975582"/>
                                </a:lnTo>
                                <a:lnTo>
                                  <a:pt x="234611" y="975582"/>
                                </a:lnTo>
                                <a:lnTo>
                                  <a:pt x="234611" y="968991"/>
                                </a:lnTo>
                                <a:lnTo>
                                  <a:pt x="241165" y="968991"/>
                                </a:lnTo>
                                <a:lnTo>
                                  <a:pt x="241165" y="966806"/>
                                </a:lnTo>
                                <a:lnTo>
                                  <a:pt x="243336" y="966806"/>
                                </a:lnTo>
                                <a:lnTo>
                                  <a:pt x="243336" y="964622"/>
                                </a:lnTo>
                                <a:lnTo>
                                  <a:pt x="245521" y="964622"/>
                                </a:lnTo>
                                <a:lnTo>
                                  <a:pt x="245521" y="958031"/>
                                </a:lnTo>
                                <a:lnTo>
                                  <a:pt x="254309" y="958031"/>
                                </a:lnTo>
                                <a:lnTo>
                                  <a:pt x="254309" y="955846"/>
                                </a:lnTo>
                                <a:lnTo>
                                  <a:pt x="252125" y="955846"/>
                                </a:lnTo>
                                <a:lnTo>
                                  <a:pt x="252125" y="953662"/>
                                </a:lnTo>
                                <a:lnTo>
                                  <a:pt x="254309" y="953662"/>
                                </a:lnTo>
                                <a:lnTo>
                                  <a:pt x="254309" y="949242"/>
                                </a:lnTo>
                                <a:lnTo>
                                  <a:pt x="256494" y="949242"/>
                                </a:lnTo>
                                <a:lnTo>
                                  <a:pt x="256494" y="947058"/>
                                </a:lnTo>
                                <a:lnTo>
                                  <a:pt x="265270" y="947058"/>
                                </a:lnTo>
                                <a:lnTo>
                                  <a:pt x="265270" y="944873"/>
                                </a:lnTo>
                                <a:lnTo>
                                  <a:pt x="269689" y="944873"/>
                                </a:lnTo>
                                <a:lnTo>
                                  <a:pt x="269689" y="942701"/>
                                </a:lnTo>
                                <a:lnTo>
                                  <a:pt x="271861" y="942701"/>
                                </a:lnTo>
                                <a:lnTo>
                                  <a:pt x="271861" y="944873"/>
                                </a:lnTo>
                                <a:lnTo>
                                  <a:pt x="276230" y="944873"/>
                                </a:lnTo>
                                <a:lnTo>
                                  <a:pt x="276230" y="942701"/>
                                </a:lnTo>
                                <a:lnTo>
                                  <a:pt x="282834" y="942701"/>
                                </a:lnTo>
                                <a:lnTo>
                                  <a:pt x="282834" y="944873"/>
                                </a:lnTo>
                                <a:lnTo>
                                  <a:pt x="285019" y="944873"/>
                                </a:lnTo>
                                <a:lnTo>
                                  <a:pt x="285019" y="942701"/>
                                </a:lnTo>
                                <a:lnTo>
                                  <a:pt x="287203" y="942701"/>
                                </a:lnTo>
                                <a:lnTo>
                                  <a:pt x="287203" y="938282"/>
                                </a:lnTo>
                                <a:lnTo>
                                  <a:pt x="293795" y="938282"/>
                                </a:lnTo>
                                <a:lnTo>
                                  <a:pt x="293795" y="936097"/>
                                </a:lnTo>
                                <a:lnTo>
                                  <a:pt x="295979" y="936097"/>
                                </a:lnTo>
                                <a:lnTo>
                                  <a:pt x="295979" y="931728"/>
                                </a:lnTo>
                                <a:lnTo>
                                  <a:pt x="298163" y="931728"/>
                                </a:lnTo>
                                <a:lnTo>
                                  <a:pt x="298163" y="933913"/>
                                </a:lnTo>
                                <a:lnTo>
                                  <a:pt x="304755" y="933913"/>
                                </a:lnTo>
                                <a:lnTo>
                                  <a:pt x="304755" y="931728"/>
                                </a:lnTo>
                                <a:lnTo>
                                  <a:pt x="306939" y="931728"/>
                                </a:lnTo>
                                <a:lnTo>
                                  <a:pt x="306939" y="929544"/>
                                </a:lnTo>
                                <a:lnTo>
                                  <a:pt x="309124" y="929544"/>
                                </a:lnTo>
                                <a:lnTo>
                                  <a:pt x="309124" y="927321"/>
                                </a:lnTo>
                                <a:lnTo>
                                  <a:pt x="313493" y="927321"/>
                                </a:lnTo>
                                <a:lnTo>
                                  <a:pt x="313493" y="920768"/>
                                </a:lnTo>
                                <a:lnTo>
                                  <a:pt x="311308" y="920768"/>
                                </a:lnTo>
                                <a:lnTo>
                                  <a:pt x="311308" y="916348"/>
                                </a:lnTo>
                                <a:lnTo>
                                  <a:pt x="313493" y="916348"/>
                                </a:lnTo>
                                <a:lnTo>
                                  <a:pt x="313493" y="911992"/>
                                </a:lnTo>
                                <a:lnTo>
                                  <a:pt x="311308" y="911992"/>
                                </a:lnTo>
                                <a:lnTo>
                                  <a:pt x="311308" y="909808"/>
                                </a:lnTo>
                                <a:lnTo>
                                  <a:pt x="313493" y="909808"/>
                                </a:lnTo>
                                <a:lnTo>
                                  <a:pt x="313493" y="905439"/>
                                </a:lnTo>
                                <a:lnTo>
                                  <a:pt x="311308" y="905439"/>
                                </a:lnTo>
                                <a:lnTo>
                                  <a:pt x="311308" y="903204"/>
                                </a:lnTo>
                                <a:lnTo>
                                  <a:pt x="309124" y="903204"/>
                                </a:lnTo>
                                <a:lnTo>
                                  <a:pt x="309124" y="896663"/>
                                </a:lnTo>
                                <a:lnTo>
                                  <a:pt x="311308" y="896663"/>
                                </a:lnTo>
                                <a:lnTo>
                                  <a:pt x="311308" y="894478"/>
                                </a:lnTo>
                                <a:lnTo>
                                  <a:pt x="309124" y="894478"/>
                                </a:lnTo>
                                <a:lnTo>
                                  <a:pt x="309124" y="890059"/>
                                </a:lnTo>
                                <a:lnTo>
                                  <a:pt x="313493" y="890059"/>
                                </a:lnTo>
                                <a:lnTo>
                                  <a:pt x="313493" y="883505"/>
                                </a:lnTo>
                                <a:lnTo>
                                  <a:pt x="315728" y="883505"/>
                                </a:lnTo>
                                <a:lnTo>
                                  <a:pt x="315728" y="885690"/>
                                </a:lnTo>
                                <a:lnTo>
                                  <a:pt x="317900" y="885690"/>
                                </a:lnTo>
                                <a:lnTo>
                                  <a:pt x="317900" y="881283"/>
                                </a:lnTo>
                                <a:lnTo>
                                  <a:pt x="320084" y="881283"/>
                                </a:lnTo>
                                <a:lnTo>
                                  <a:pt x="320084" y="885690"/>
                                </a:lnTo>
                                <a:lnTo>
                                  <a:pt x="322269" y="885690"/>
                                </a:lnTo>
                                <a:lnTo>
                                  <a:pt x="322269" y="881283"/>
                                </a:lnTo>
                                <a:lnTo>
                                  <a:pt x="324453" y="881283"/>
                                </a:lnTo>
                                <a:lnTo>
                                  <a:pt x="324453" y="879098"/>
                                </a:lnTo>
                                <a:lnTo>
                                  <a:pt x="331057" y="879098"/>
                                </a:lnTo>
                                <a:lnTo>
                                  <a:pt x="331057" y="876914"/>
                                </a:lnTo>
                                <a:lnTo>
                                  <a:pt x="339833" y="876914"/>
                                </a:lnTo>
                                <a:lnTo>
                                  <a:pt x="339833" y="881283"/>
                                </a:lnTo>
                                <a:lnTo>
                                  <a:pt x="342017" y="881283"/>
                                </a:lnTo>
                                <a:lnTo>
                                  <a:pt x="342017" y="876914"/>
                                </a:lnTo>
                                <a:lnTo>
                                  <a:pt x="346386" y="876914"/>
                                </a:lnTo>
                                <a:lnTo>
                                  <a:pt x="346386" y="881283"/>
                                </a:lnTo>
                                <a:lnTo>
                                  <a:pt x="348571" y="881283"/>
                                </a:lnTo>
                                <a:lnTo>
                                  <a:pt x="348571" y="883505"/>
                                </a:lnTo>
                                <a:lnTo>
                                  <a:pt x="355162" y="883505"/>
                                </a:lnTo>
                                <a:lnTo>
                                  <a:pt x="355162" y="885690"/>
                                </a:lnTo>
                                <a:lnTo>
                                  <a:pt x="357347" y="885690"/>
                                </a:lnTo>
                                <a:lnTo>
                                  <a:pt x="357347" y="879098"/>
                                </a:lnTo>
                                <a:lnTo>
                                  <a:pt x="359531" y="879098"/>
                                </a:lnTo>
                                <a:lnTo>
                                  <a:pt x="359531" y="881283"/>
                                </a:lnTo>
                                <a:lnTo>
                                  <a:pt x="361766" y="881283"/>
                                </a:lnTo>
                                <a:lnTo>
                                  <a:pt x="361766" y="885690"/>
                                </a:lnTo>
                                <a:lnTo>
                                  <a:pt x="363938" y="885690"/>
                                </a:lnTo>
                                <a:lnTo>
                                  <a:pt x="363938" y="887874"/>
                                </a:lnTo>
                                <a:lnTo>
                                  <a:pt x="368307" y="887874"/>
                                </a:lnTo>
                                <a:lnTo>
                                  <a:pt x="368307" y="892243"/>
                                </a:lnTo>
                                <a:lnTo>
                                  <a:pt x="374911" y="892243"/>
                                </a:lnTo>
                                <a:lnTo>
                                  <a:pt x="374911" y="894478"/>
                                </a:lnTo>
                                <a:lnTo>
                                  <a:pt x="377096" y="894478"/>
                                </a:lnTo>
                                <a:lnTo>
                                  <a:pt x="377096" y="892243"/>
                                </a:lnTo>
                                <a:lnTo>
                                  <a:pt x="379280" y="892243"/>
                                </a:lnTo>
                                <a:lnTo>
                                  <a:pt x="379280" y="894478"/>
                                </a:lnTo>
                                <a:lnTo>
                                  <a:pt x="381452" y="894478"/>
                                </a:lnTo>
                                <a:lnTo>
                                  <a:pt x="381452" y="896663"/>
                                </a:lnTo>
                                <a:lnTo>
                                  <a:pt x="388056" y="896663"/>
                                </a:lnTo>
                                <a:lnTo>
                                  <a:pt x="388056" y="892243"/>
                                </a:lnTo>
                                <a:lnTo>
                                  <a:pt x="394609" y="892243"/>
                                </a:lnTo>
                                <a:lnTo>
                                  <a:pt x="394609" y="887874"/>
                                </a:lnTo>
                                <a:lnTo>
                                  <a:pt x="396832" y="887874"/>
                                </a:lnTo>
                                <a:lnTo>
                                  <a:pt x="396832" y="885690"/>
                                </a:lnTo>
                                <a:lnTo>
                                  <a:pt x="399016" y="885690"/>
                                </a:lnTo>
                                <a:lnTo>
                                  <a:pt x="399016" y="883505"/>
                                </a:lnTo>
                                <a:lnTo>
                                  <a:pt x="401201" y="883505"/>
                                </a:lnTo>
                                <a:lnTo>
                                  <a:pt x="401201" y="881283"/>
                                </a:lnTo>
                                <a:lnTo>
                                  <a:pt x="405569" y="881283"/>
                                </a:lnTo>
                                <a:lnTo>
                                  <a:pt x="405569" y="876914"/>
                                </a:lnTo>
                                <a:lnTo>
                                  <a:pt x="407805" y="876914"/>
                                </a:lnTo>
                                <a:lnTo>
                                  <a:pt x="407805" y="874730"/>
                                </a:lnTo>
                                <a:lnTo>
                                  <a:pt x="414345" y="874730"/>
                                </a:lnTo>
                                <a:lnTo>
                                  <a:pt x="414345" y="872545"/>
                                </a:lnTo>
                                <a:lnTo>
                                  <a:pt x="418765" y="872545"/>
                                </a:lnTo>
                                <a:lnTo>
                                  <a:pt x="418765" y="874730"/>
                                </a:lnTo>
                                <a:lnTo>
                                  <a:pt x="420949" y="874730"/>
                                </a:lnTo>
                                <a:lnTo>
                                  <a:pt x="420949" y="872545"/>
                                </a:lnTo>
                                <a:lnTo>
                                  <a:pt x="429675" y="872545"/>
                                </a:lnTo>
                                <a:lnTo>
                                  <a:pt x="429675" y="865954"/>
                                </a:lnTo>
                                <a:lnTo>
                                  <a:pt x="431910" y="865954"/>
                                </a:lnTo>
                                <a:lnTo>
                                  <a:pt x="431910" y="859400"/>
                                </a:lnTo>
                                <a:lnTo>
                                  <a:pt x="436279" y="859400"/>
                                </a:lnTo>
                                <a:lnTo>
                                  <a:pt x="436279" y="857165"/>
                                </a:lnTo>
                                <a:lnTo>
                                  <a:pt x="440648" y="857165"/>
                                </a:lnTo>
                                <a:lnTo>
                                  <a:pt x="440648" y="854981"/>
                                </a:lnTo>
                                <a:lnTo>
                                  <a:pt x="449423" y="854981"/>
                                </a:lnTo>
                                <a:lnTo>
                                  <a:pt x="449423" y="857165"/>
                                </a:lnTo>
                                <a:lnTo>
                                  <a:pt x="456015" y="857165"/>
                                </a:lnTo>
                                <a:lnTo>
                                  <a:pt x="456015" y="861585"/>
                                </a:lnTo>
                                <a:lnTo>
                                  <a:pt x="460384" y="861585"/>
                                </a:lnTo>
                                <a:lnTo>
                                  <a:pt x="460384" y="863769"/>
                                </a:lnTo>
                                <a:lnTo>
                                  <a:pt x="466988" y="863769"/>
                                </a:lnTo>
                                <a:lnTo>
                                  <a:pt x="466988" y="865954"/>
                                </a:lnTo>
                                <a:lnTo>
                                  <a:pt x="473529" y="865954"/>
                                </a:lnTo>
                                <a:lnTo>
                                  <a:pt x="473529" y="872545"/>
                                </a:lnTo>
                                <a:lnTo>
                                  <a:pt x="475764" y="872545"/>
                                </a:lnTo>
                                <a:lnTo>
                                  <a:pt x="475764" y="881283"/>
                                </a:lnTo>
                                <a:lnTo>
                                  <a:pt x="477948" y="881283"/>
                                </a:lnTo>
                                <a:lnTo>
                                  <a:pt x="477948" y="885690"/>
                                </a:lnTo>
                                <a:lnTo>
                                  <a:pt x="480133" y="885690"/>
                                </a:lnTo>
                                <a:lnTo>
                                  <a:pt x="480133" y="887874"/>
                                </a:lnTo>
                                <a:lnTo>
                                  <a:pt x="482317" y="887874"/>
                                </a:lnTo>
                                <a:lnTo>
                                  <a:pt x="482317" y="898835"/>
                                </a:lnTo>
                                <a:lnTo>
                                  <a:pt x="480133" y="898835"/>
                                </a:lnTo>
                                <a:lnTo>
                                  <a:pt x="480133" y="901019"/>
                                </a:lnTo>
                                <a:lnTo>
                                  <a:pt x="486686" y="901019"/>
                                </a:lnTo>
                                <a:lnTo>
                                  <a:pt x="486686" y="903204"/>
                                </a:lnTo>
                                <a:lnTo>
                                  <a:pt x="491093" y="903204"/>
                                </a:lnTo>
                                <a:lnTo>
                                  <a:pt x="491093" y="907623"/>
                                </a:lnTo>
                                <a:lnTo>
                                  <a:pt x="493277" y="907623"/>
                                </a:lnTo>
                                <a:lnTo>
                                  <a:pt x="493277" y="909808"/>
                                </a:lnTo>
                                <a:lnTo>
                                  <a:pt x="495462" y="909808"/>
                                </a:lnTo>
                                <a:lnTo>
                                  <a:pt x="495462" y="914164"/>
                                </a:lnTo>
                                <a:lnTo>
                                  <a:pt x="497646" y="914164"/>
                                </a:lnTo>
                                <a:lnTo>
                                  <a:pt x="497646" y="916348"/>
                                </a:lnTo>
                                <a:lnTo>
                                  <a:pt x="502053" y="916348"/>
                                </a:lnTo>
                                <a:lnTo>
                                  <a:pt x="502053" y="918584"/>
                                </a:lnTo>
                                <a:lnTo>
                                  <a:pt x="508607" y="918584"/>
                                </a:lnTo>
                                <a:lnTo>
                                  <a:pt x="508607" y="925137"/>
                                </a:lnTo>
                                <a:lnTo>
                                  <a:pt x="513026" y="925137"/>
                                </a:lnTo>
                                <a:lnTo>
                                  <a:pt x="513026" y="927321"/>
                                </a:lnTo>
                                <a:lnTo>
                                  <a:pt x="515211" y="927321"/>
                                </a:lnTo>
                                <a:lnTo>
                                  <a:pt x="515211" y="931728"/>
                                </a:lnTo>
                                <a:lnTo>
                                  <a:pt x="519567" y="931728"/>
                                </a:lnTo>
                                <a:lnTo>
                                  <a:pt x="519567" y="936097"/>
                                </a:lnTo>
                                <a:lnTo>
                                  <a:pt x="521802" y="936097"/>
                                </a:lnTo>
                                <a:lnTo>
                                  <a:pt x="521802" y="938282"/>
                                </a:lnTo>
                                <a:lnTo>
                                  <a:pt x="526171" y="938282"/>
                                </a:lnTo>
                                <a:lnTo>
                                  <a:pt x="526171" y="940517"/>
                                </a:lnTo>
                                <a:lnTo>
                                  <a:pt x="530540" y="940517"/>
                                </a:lnTo>
                                <a:lnTo>
                                  <a:pt x="530540" y="947058"/>
                                </a:lnTo>
                                <a:lnTo>
                                  <a:pt x="539316" y="947058"/>
                                </a:lnTo>
                                <a:lnTo>
                                  <a:pt x="539316" y="951477"/>
                                </a:lnTo>
                                <a:lnTo>
                                  <a:pt x="545920" y="951477"/>
                                </a:lnTo>
                                <a:lnTo>
                                  <a:pt x="545920" y="949242"/>
                                </a:lnTo>
                                <a:lnTo>
                                  <a:pt x="550276" y="949242"/>
                                </a:lnTo>
                                <a:lnTo>
                                  <a:pt x="550276" y="951477"/>
                                </a:lnTo>
                                <a:lnTo>
                                  <a:pt x="559065" y="951477"/>
                                </a:lnTo>
                                <a:lnTo>
                                  <a:pt x="559065" y="953662"/>
                                </a:lnTo>
                                <a:lnTo>
                                  <a:pt x="563434" y="953662"/>
                                </a:lnTo>
                                <a:lnTo>
                                  <a:pt x="563434" y="960202"/>
                                </a:lnTo>
                                <a:lnTo>
                                  <a:pt x="565605" y="960202"/>
                                </a:lnTo>
                                <a:lnTo>
                                  <a:pt x="565605" y="962387"/>
                                </a:lnTo>
                                <a:lnTo>
                                  <a:pt x="574394" y="962387"/>
                                </a:lnTo>
                                <a:lnTo>
                                  <a:pt x="574394" y="966806"/>
                                </a:lnTo>
                                <a:lnTo>
                                  <a:pt x="576578" y="966806"/>
                                </a:lnTo>
                                <a:lnTo>
                                  <a:pt x="576578" y="968991"/>
                                </a:lnTo>
                                <a:lnTo>
                                  <a:pt x="585354" y="968991"/>
                                </a:lnTo>
                                <a:lnTo>
                                  <a:pt x="585354" y="971175"/>
                                </a:lnTo>
                                <a:lnTo>
                                  <a:pt x="587539" y="971175"/>
                                </a:lnTo>
                                <a:lnTo>
                                  <a:pt x="587539" y="975582"/>
                                </a:lnTo>
                                <a:lnTo>
                                  <a:pt x="589723" y="975582"/>
                                </a:lnTo>
                                <a:lnTo>
                                  <a:pt x="589723" y="973360"/>
                                </a:lnTo>
                                <a:lnTo>
                                  <a:pt x="591958" y="973360"/>
                                </a:lnTo>
                                <a:lnTo>
                                  <a:pt x="591958" y="984320"/>
                                </a:lnTo>
                                <a:lnTo>
                                  <a:pt x="594130" y="984320"/>
                                </a:lnTo>
                                <a:lnTo>
                                  <a:pt x="594130" y="986555"/>
                                </a:lnTo>
                                <a:lnTo>
                                  <a:pt x="598499" y="986555"/>
                                </a:lnTo>
                                <a:lnTo>
                                  <a:pt x="598499" y="988740"/>
                                </a:lnTo>
                                <a:lnTo>
                                  <a:pt x="600683" y="988740"/>
                                </a:lnTo>
                                <a:lnTo>
                                  <a:pt x="600683" y="986555"/>
                                </a:lnTo>
                                <a:lnTo>
                                  <a:pt x="609472" y="986555"/>
                                </a:lnTo>
                                <a:lnTo>
                                  <a:pt x="609472" y="995280"/>
                                </a:lnTo>
                                <a:lnTo>
                                  <a:pt x="611644" y="995280"/>
                                </a:lnTo>
                                <a:lnTo>
                                  <a:pt x="611644" y="997516"/>
                                </a:lnTo>
                                <a:lnTo>
                                  <a:pt x="613879" y="997516"/>
                                </a:lnTo>
                                <a:lnTo>
                                  <a:pt x="613879" y="1006241"/>
                                </a:lnTo>
                                <a:lnTo>
                                  <a:pt x="618248" y="1006241"/>
                                </a:lnTo>
                                <a:lnTo>
                                  <a:pt x="618248" y="1012845"/>
                                </a:lnTo>
                                <a:lnTo>
                                  <a:pt x="620432" y="1012845"/>
                                </a:lnTo>
                                <a:lnTo>
                                  <a:pt x="620432" y="1015029"/>
                                </a:lnTo>
                                <a:lnTo>
                                  <a:pt x="618248" y="1015029"/>
                                </a:lnTo>
                                <a:lnTo>
                                  <a:pt x="618248" y="1017214"/>
                                </a:lnTo>
                                <a:lnTo>
                                  <a:pt x="620432" y="1017214"/>
                                </a:lnTo>
                                <a:lnTo>
                                  <a:pt x="620432" y="1025990"/>
                                </a:lnTo>
                                <a:lnTo>
                                  <a:pt x="613879" y="1025990"/>
                                </a:lnTo>
                                <a:lnTo>
                                  <a:pt x="613879" y="1032594"/>
                                </a:lnTo>
                                <a:lnTo>
                                  <a:pt x="616063" y="1032594"/>
                                </a:lnTo>
                                <a:lnTo>
                                  <a:pt x="616063" y="1036950"/>
                                </a:lnTo>
                                <a:lnTo>
                                  <a:pt x="611644" y="1036950"/>
                                </a:lnTo>
                                <a:lnTo>
                                  <a:pt x="611644" y="1041319"/>
                                </a:lnTo>
                                <a:lnTo>
                                  <a:pt x="609472" y="1041319"/>
                                </a:lnTo>
                                <a:lnTo>
                                  <a:pt x="609472" y="1039134"/>
                                </a:lnTo>
                                <a:lnTo>
                                  <a:pt x="605103" y="1039134"/>
                                </a:lnTo>
                                <a:lnTo>
                                  <a:pt x="605103" y="1041319"/>
                                </a:lnTo>
                                <a:lnTo>
                                  <a:pt x="600683" y="1041319"/>
                                </a:lnTo>
                                <a:lnTo>
                                  <a:pt x="600683" y="1045739"/>
                                </a:lnTo>
                                <a:lnTo>
                                  <a:pt x="587539" y="1045739"/>
                                </a:lnTo>
                                <a:lnTo>
                                  <a:pt x="587539" y="1047923"/>
                                </a:lnTo>
                                <a:lnTo>
                                  <a:pt x="585354" y="1047923"/>
                                </a:lnTo>
                                <a:lnTo>
                                  <a:pt x="585354" y="1050107"/>
                                </a:lnTo>
                                <a:lnTo>
                                  <a:pt x="565605" y="1050107"/>
                                </a:lnTo>
                                <a:lnTo>
                                  <a:pt x="565605" y="1052279"/>
                                </a:lnTo>
                                <a:lnTo>
                                  <a:pt x="563434" y="1052279"/>
                                </a:lnTo>
                                <a:lnTo>
                                  <a:pt x="563434" y="1050107"/>
                                </a:lnTo>
                                <a:lnTo>
                                  <a:pt x="556880" y="1050107"/>
                                </a:lnTo>
                                <a:lnTo>
                                  <a:pt x="556880" y="1047923"/>
                                </a:lnTo>
                                <a:lnTo>
                                  <a:pt x="545920" y="1047923"/>
                                </a:lnTo>
                                <a:lnTo>
                                  <a:pt x="545920" y="1050107"/>
                                </a:lnTo>
                                <a:lnTo>
                                  <a:pt x="541500" y="1050107"/>
                                </a:lnTo>
                                <a:lnTo>
                                  <a:pt x="541500" y="1047923"/>
                                </a:lnTo>
                                <a:lnTo>
                                  <a:pt x="532724" y="1047923"/>
                                </a:lnTo>
                                <a:lnTo>
                                  <a:pt x="532724" y="1056699"/>
                                </a:lnTo>
                                <a:lnTo>
                                  <a:pt x="530540" y="1056699"/>
                                </a:lnTo>
                                <a:lnTo>
                                  <a:pt x="530540" y="1063252"/>
                                </a:lnTo>
                                <a:lnTo>
                                  <a:pt x="541500" y="1063252"/>
                                </a:lnTo>
                                <a:lnTo>
                                  <a:pt x="541500" y="1067659"/>
                                </a:lnTo>
                                <a:lnTo>
                                  <a:pt x="543685" y="1067659"/>
                                </a:lnTo>
                                <a:lnTo>
                                  <a:pt x="543685" y="1065437"/>
                                </a:lnTo>
                                <a:lnTo>
                                  <a:pt x="548092" y="1065437"/>
                                </a:lnTo>
                                <a:lnTo>
                                  <a:pt x="548092" y="1069844"/>
                                </a:lnTo>
                                <a:lnTo>
                                  <a:pt x="552461" y="1069844"/>
                                </a:lnTo>
                                <a:lnTo>
                                  <a:pt x="552461" y="1072028"/>
                                </a:lnTo>
                                <a:lnTo>
                                  <a:pt x="559065" y="1072028"/>
                                </a:lnTo>
                                <a:lnTo>
                                  <a:pt x="559065" y="1074212"/>
                                </a:lnTo>
                                <a:lnTo>
                                  <a:pt x="561249" y="1074212"/>
                                </a:lnTo>
                                <a:lnTo>
                                  <a:pt x="561249" y="1078632"/>
                                </a:lnTo>
                                <a:lnTo>
                                  <a:pt x="572210" y="1078632"/>
                                </a:lnTo>
                                <a:lnTo>
                                  <a:pt x="572210" y="1076397"/>
                                </a:lnTo>
                                <a:lnTo>
                                  <a:pt x="574394" y="1076397"/>
                                </a:lnTo>
                                <a:lnTo>
                                  <a:pt x="574394" y="1080817"/>
                                </a:lnTo>
                                <a:lnTo>
                                  <a:pt x="578763" y="1080817"/>
                                </a:lnTo>
                                <a:lnTo>
                                  <a:pt x="578763" y="1082988"/>
                                </a:lnTo>
                                <a:lnTo>
                                  <a:pt x="583170" y="1082988"/>
                                </a:lnTo>
                                <a:lnTo>
                                  <a:pt x="583170" y="1089592"/>
                                </a:lnTo>
                                <a:lnTo>
                                  <a:pt x="596315" y="1089592"/>
                                </a:lnTo>
                                <a:lnTo>
                                  <a:pt x="596315" y="1091777"/>
                                </a:lnTo>
                                <a:lnTo>
                                  <a:pt x="598499" y="1091777"/>
                                </a:lnTo>
                                <a:lnTo>
                                  <a:pt x="598499" y="1082988"/>
                                </a:lnTo>
                                <a:lnTo>
                                  <a:pt x="602919" y="1082988"/>
                                </a:lnTo>
                                <a:lnTo>
                                  <a:pt x="602919" y="1072028"/>
                                </a:lnTo>
                                <a:lnTo>
                                  <a:pt x="600683" y="1072028"/>
                                </a:lnTo>
                                <a:lnTo>
                                  <a:pt x="600683" y="1069844"/>
                                </a:lnTo>
                                <a:lnTo>
                                  <a:pt x="598499" y="1069844"/>
                                </a:lnTo>
                                <a:lnTo>
                                  <a:pt x="598499" y="1061068"/>
                                </a:lnTo>
                                <a:lnTo>
                                  <a:pt x="600683" y="1061068"/>
                                </a:lnTo>
                                <a:lnTo>
                                  <a:pt x="600683" y="1050107"/>
                                </a:lnTo>
                                <a:lnTo>
                                  <a:pt x="602919" y="1050107"/>
                                </a:lnTo>
                                <a:lnTo>
                                  <a:pt x="602919" y="1054514"/>
                                </a:lnTo>
                                <a:lnTo>
                                  <a:pt x="605103" y="1054514"/>
                                </a:lnTo>
                                <a:lnTo>
                                  <a:pt x="605103" y="1043554"/>
                                </a:lnTo>
                                <a:lnTo>
                                  <a:pt x="609472" y="1043554"/>
                                </a:lnTo>
                                <a:lnTo>
                                  <a:pt x="609472" y="1050107"/>
                                </a:lnTo>
                                <a:lnTo>
                                  <a:pt x="622617" y="1050107"/>
                                </a:lnTo>
                                <a:lnTo>
                                  <a:pt x="622617" y="1043554"/>
                                </a:lnTo>
                                <a:lnTo>
                                  <a:pt x="624801" y="1043554"/>
                                </a:lnTo>
                                <a:lnTo>
                                  <a:pt x="624801" y="1039134"/>
                                </a:lnTo>
                                <a:lnTo>
                                  <a:pt x="627024" y="1039134"/>
                                </a:lnTo>
                                <a:lnTo>
                                  <a:pt x="627024" y="1036950"/>
                                </a:lnTo>
                                <a:lnTo>
                                  <a:pt x="631393" y="1036950"/>
                                </a:lnTo>
                                <a:lnTo>
                                  <a:pt x="631393" y="1028174"/>
                                </a:lnTo>
                                <a:lnTo>
                                  <a:pt x="629208" y="1028174"/>
                                </a:lnTo>
                                <a:lnTo>
                                  <a:pt x="629208" y="1023805"/>
                                </a:lnTo>
                                <a:lnTo>
                                  <a:pt x="631393" y="1023805"/>
                                </a:lnTo>
                                <a:lnTo>
                                  <a:pt x="631393" y="1021621"/>
                                </a:lnTo>
                                <a:lnTo>
                                  <a:pt x="635762" y="1021621"/>
                                </a:lnTo>
                                <a:lnTo>
                                  <a:pt x="635762" y="1019398"/>
                                </a:lnTo>
                                <a:lnTo>
                                  <a:pt x="637997" y="1019398"/>
                                </a:lnTo>
                                <a:lnTo>
                                  <a:pt x="637997" y="1017214"/>
                                </a:lnTo>
                                <a:lnTo>
                                  <a:pt x="644537" y="1017214"/>
                                </a:lnTo>
                                <a:lnTo>
                                  <a:pt x="644537" y="1004069"/>
                                </a:lnTo>
                                <a:lnTo>
                                  <a:pt x="640169" y="1004069"/>
                                </a:lnTo>
                                <a:lnTo>
                                  <a:pt x="640169" y="1001885"/>
                                </a:lnTo>
                                <a:lnTo>
                                  <a:pt x="637997" y="1001885"/>
                                </a:lnTo>
                                <a:lnTo>
                                  <a:pt x="637997" y="999700"/>
                                </a:lnTo>
                                <a:lnTo>
                                  <a:pt x="633577" y="999700"/>
                                </a:lnTo>
                                <a:lnTo>
                                  <a:pt x="633577" y="995280"/>
                                </a:lnTo>
                                <a:lnTo>
                                  <a:pt x="629208" y="995280"/>
                                </a:lnTo>
                                <a:lnTo>
                                  <a:pt x="629208" y="993096"/>
                                </a:lnTo>
                                <a:lnTo>
                                  <a:pt x="624801" y="993096"/>
                                </a:lnTo>
                                <a:lnTo>
                                  <a:pt x="624801" y="990912"/>
                                </a:lnTo>
                                <a:lnTo>
                                  <a:pt x="627024" y="990912"/>
                                </a:lnTo>
                                <a:lnTo>
                                  <a:pt x="627024" y="986555"/>
                                </a:lnTo>
                                <a:lnTo>
                                  <a:pt x="629208" y="986555"/>
                                </a:lnTo>
                                <a:lnTo>
                                  <a:pt x="629208" y="984320"/>
                                </a:lnTo>
                                <a:lnTo>
                                  <a:pt x="627024" y="984320"/>
                                </a:lnTo>
                                <a:lnTo>
                                  <a:pt x="627024" y="979951"/>
                                </a:lnTo>
                                <a:lnTo>
                                  <a:pt x="631393" y="979951"/>
                                </a:lnTo>
                                <a:lnTo>
                                  <a:pt x="631393" y="971175"/>
                                </a:lnTo>
                                <a:lnTo>
                                  <a:pt x="644537" y="971175"/>
                                </a:lnTo>
                                <a:lnTo>
                                  <a:pt x="644537" y="973360"/>
                                </a:lnTo>
                                <a:lnTo>
                                  <a:pt x="651142" y="973360"/>
                                </a:lnTo>
                                <a:lnTo>
                                  <a:pt x="651142" y="975582"/>
                                </a:lnTo>
                                <a:lnTo>
                                  <a:pt x="659917" y="975582"/>
                                </a:lnTo>
                                <a:lnTo>
                                  <a:pt x="659917" y="979951"/>
                                </a:lnTo>
                                <a:lnTo>
                                  <a:pt x="664286" y="979951"/>
                                </a:lnTo>
                                <a:lnTo>
                                  <a:pt x="664286" y="984320"/>
                                </a:lnTo>
                                <a:lnTo>
                                  <a:pt x="666471" y="984320"/>
                                </a:lnTo>
                                <a:lnTo>
                                  <a:pt x="666471" y="986555"/>
                                </a:lnTo>
                                <a:lnTo>
                                  <a:pt x="670840" y="986555"/>
                                </a:lnTo>
                                <a:lnTo>
                                  <a:pt x="670840" y="982136"/>
                                </a:lnTo>
                                <a:lnTo>
                                  <a:pt x="673062" y="982136"/>
                                </a:lnTo>
                                <a:lnTo>
                                  <a:pt x="673062" y="973360"/>
                                </a:lnTo>
                                <a:lnTo>
                                  <a:pt x="670840" y="973360"/>
                                </a:lnTo>
                                <a:lnTo>
                                  <a:pt x="670840" y="971175"/>
                                </a:lnTo>
                                <a:lnTo>
                                  <a:pt x="668655" y="971175"/>
                                </a:lnTo>
                                <a:lnTo>
                                  <a:pt x="668655" y="966806"/>
                                </a:lnTo>
                                <a:lnTo>
                                  <a:pt x="664286" y="966806"/>
                                </a:lnTo>
                                <a:lnTo>
                                  <a:pt x="664286" y="964622"/>
                                </a:lnTo>
                                <a:lnTo>
                                  <a:pt x="662102" y="964622"/>
                                </a:lnTo>
                                <a:lnTo>
                                  <a:pt x="662102" y="962387"/>
                                </a:lnTo>
                                <a:lnTo>
                                  <a:pt x="657682" y="962387"/>
                                </a:lnTo>
                                <a:lnTo>
                                  <a:pt x="657682" y="960202"/>
                                </a:lnTo>
                                <a:lnTo>
                                  <a:pt x="648957" y="960202"/>
                                </a:lnTo>
                                <a:lnTo>
                                  <a:pt x="648957" y="958031"/>
                                </a:lnTo>
                                <a:lnTo>
                                  <a:pt x="646722" y="958031"/>
                                </a:lnTo>
                                <a:lnTo>
                                  <a:pt x="646722" y="953662"/>
                                </a:lnTo>
                                <a:lnTo>
                                  <a:pt x="640169" y="953662"/>
                                </a:lnTo>
                                <a:lnTo>
                                  <a:pt x="640169" y="951477"/>
                                </a:lnTo>
                                <a:lnTo>
                                  <a:pt x="635762" y="951477"/>
                                </a:lnTo>
                                <a:lnTo>
                                  <a:pt x="635762" y="949242"/>
                                </a:lnTo>
                                <a:lnTo>
                                  <a:pt x="629208" y="949242"/>
                                </a:lnTo>
                                <a:lnTo>
                                  <a:pt x="629208" y="947058"/>
                                </a:lnTo>
                                <a:lnTo>
                                  <a:pt x="620432" y="947058"/>
                                </a:lnTo>
                                <a:lnTo>
                                  <a:pt x="620432" y="944873"/>
                                </a:lnTo>
                                <a:lnTo>
                                  <a:pt x="613879" y="944873"/>
                                </a:lnTo>
                                <a:lnTo>
                                  <a:pt x="613879" y="942701"/>
                                </a:lnTo>
                                <a:lnTo>
                                  <a:pt x="607288" y="942701"/>
                                </a:lnTo>
                                <a:lnTo>
                                  <a:pt x="607288" y="936097"/>
                                </a:lnTo>
                                <a:lnTo>
                                  <a:pt x="611644" y="936097"/>
                                </a:lnTo>
                                <a:lnTo>
                                  <a:pt x="611644" y="931728"/>
                                </a:lnTo>
                                <a:lnTo>
                                  <a:pt x="616063" y="931728"/>
                                </a:lnTo>
                                <a:lnTo>
                                  <a:pt x="616063" y="929544"/>
                                </a:lnTo>
                                <a:lnTo>
                                  <a:pt x="613879" y="929544"/>
                                </a:lnTo>
                                <a:lnTo>
                                  <a:pt x="613879" y="925137"/>
                                </a:lnTo>
                                <a:lnTo>
                                  <a:pt x="611644" y="925137"/>
                                </a:lnTo>
                                <a:lnTo>
                                  <a:pt x="611644" y="927321"/>
                                </a:lnTo>
                                <a:lnTo>
                                  <a:pt x="605103" y="927321"/>
                                </a:lnTo>
                                <a:lnTo>
                                  <a:pt x="605103" y="929544"/>
                                </a:lnTo>
                                <a:lnTo>
                                  <a:pt x="600683" y="929544"/>
                                </a:lnTo>
                                <a:lnTo>
                                  <a:pt x="600683" y="927321"/>
                                </a:lnTo>
                                <a:lnTo>
                                  <a:pt x="594130" y="927321"/>
                                </a:lnTo>
                                <a:lnTo>
                                  <a:pt x="594130" y="931728"/>
                                </a:lnTo>
                                <a:lnTo>
                                  <a:pt x="589723" y="931728"/>
                                </a:lnTo>
                                <a:lnTo>
                                  <a:pt x="589723" y="927321"/>
                                </a:lnTo>
                                <a:lnTo>
                                  <a:pt x="587539" y="927321"/>
                                </a:lnTo>
                                <a:lnTo>
                                  <a:pt x="587539" y="925137"/>
                                </a:lnTo>
                                <a:lnTo>
                                  <a:pt x="580985" y="925137"/>
                                </a:lnTo>
                                <a:lnTo>
                                  <a:pt x="580985" y="922952"/>
                                </a:lnTo>
                                <a:lnTo>
                                  <a:pt x="576578" y="922952"/>
                                </a:lnTo>
                                <a:lnTo>
                                  <a:pt x="576578" y="918584"/>
                                </a:lnTo>
                                <a:lnTo>
                                  <a:pt x="574394" y="918584"/>
                                </a:lnTo>
                                <a:lnTo>
                                  <a:pt x="574394" y="916348"/>
                                </a:lnTo>
                                <a:lnTo>
                                  <a:pt x="570025" y="916348"/>
                                </a:lnTo>
                                <a:lnTo>
                                  <a:pt x="570025" y="914164"/>
                                </a:lnTo>
                                <a:lnTo>
                                  <a:pt x="567841" y="914164"/>
                                </a:lnTo>
                                <a:lnTo>
                                  <a:pt x="567841" y="909808"/>
                                </a:lnTo>
                                <a:lnTo>
                                  <a:pt x="563434" y="909808"/>
                                </a:lnTo>
                                <a:lnTo>
                                  <a:pt x="563434" y="905439"/>
                                </a:lnTo>
                                <a:lnTo>
                                  <a:pt x="559065" y="905439"/>
                                </a:lnTo>
                                <a:lnTo>
                                  <a:pt x="559065" y="901019"/>
                                </a:lnTo>
                                <a:lnTo>
                                  <a:pt x="561249" y="901019"/>
                                </a:lnTo>
                                <a:lnTo>
                                  <a:pt x="561249" y="898835"/>
                                </a:lnTo>
                                <a:lnTo>
                                  <a:pt x="559065" y="898835"/>
                                </a:lnTo>
                                <a:lnTo>
                                  <a:pt x="559065" y="892243"/>
                                </a:lnTo>
                                <a:lnTo>
                                  <a:pt x="556880" y="892243"/>
                                </a:lnTo>
                                <a:lnTo>
                                  <a:pt x="556880" y="885690"/>
                                </a:lnTo>
                                <a:lnTo>
                                  <a:pt x="554645" y="885690"/>
                                </a:lnTo>
                                <a:lnTo>
                                  <a:pt x="554645" y="883505"/>
                                </a:lnTo>
                                <a:lnTo>
                                  <a:pt x="550276" y="883505"/>
                                </a:lnTo>
                                <a:lnTo>
                                  <a:pt x="550276" y="876914"/>
                                </a:lnTo>
                                <a:lnTo>
                                  <a:pt x="543685" y="876914"/>
                                </a:lnTo>
                                <a:lnTo>
                                  <a:pt x="543685" y="874730"/>
                                </a:lnTo>
                                <a:lnTo>
                                  <a:pt x="539316" y="874730"/>
                                </a:lnTo>
                                <a:lnTo>
                                  <a:pt x="539316" y="872545"/>
                                </a:lnTo>
                                <a:lnTo>
                                  <a:pt x="534947" y="872545"/>
                                </a:lnTo>
                                <a:lnTo>
                                  <a:pt x="534947" y="868125"/>
                                </a:lnTo>
                                <a:lnTo>
                                  <a:pt x="532724" y="868125"/>
                                </a:lnTo>
                                <a:lnTo>
                                  <a:pt x="532724" y="865954"/>
                                </a:lnTo>
                                <a:lnTo>
                                  <a:pt x="528356" y="865954"/>
                                </a:lnTo>
                                <a:lnTo>
                                  <a:pt x="528356" y="863769"/>
                                </a:lnTo>
                                <a:lnTo>
                                  <a:pt x="526171" y="863769"/>
                                </a:lnTo>
                                <a:lnTo>
                                  <a:pt x="526171" y="859400"/>
                                </a:lnTo>
                                <a:lnTo>
                                  <a:pt x="523987" y="859400"/>
                                </a:lnTo>
                                <a:lnTo>
                                  <a:pt x="523987" y="852796"/>
                                </a:lnTo>
                                <a:lnTo>
                                  <a:pt x="519567" y="852796"/>
                                </a:lnTo>
                                <a:lnTo>
                                  <a:pt x="519567" y="850624"/>
                                </a:lnTo>
                                <a:lnTo>
                                  <a:pt x="517395" y="850624"/>
                                </a:lnTo>
                                <a:lnTo>
                                  <a:pt x="517395" y="848440"/>
                                </a:lnTo>
                                <a:lnTo>
                                  <a:pt x="519567" y="848440"/>
                                </a:lnTo>
                                <a:lnTo>
                                  <a:pt x="519567" y="844020"/>
                                </a:lnTo>
                                <a:lnTo>
                                  <a:pt x="521802" y="844020"/>
                                </a:lnTo>
                                <a:lnTo>
                                  <a:pt x="521802" y="841836"/>
                                </a:lnTo>
                                <a:lnTo>
                                  <a:pt x="523987" y="841836"/>
                                </a:lnTo>
                                <a:lnTo>
                                  <a:pt x="523987" y="837467"/>
                                </a:lnTo>
                                <a:lnTo>
                                  <a:pt x="521802" y="837467"/>
                                </a:lnTo>
                                <a:lnTo>
                                  <a:pt x="521802" y="835244"/>
                                </a:lnTo>
                                <a:lnTo>
                                  <a:pt x="519567" y="835244"/>
                                </a:lnTo>
                                <a:lnTo>
                                  <a:pt x="519567" y="828691"/>
                                </a:lnTo>
                                <a:lnTo>
                                  <a:pt x="517395" y="828691"/>
                                </a:lnTo>
                                <a:lnTo>
                                  <a:pt x="517395" y="822087"/>
                                </a:lnTo>
                                <a:lnTo>
                                  <a:pt x="521802" y="822087"/>
                                </a:lnTo>
                                <a:lnTo>
                                  <a:pt x="521802" y="819915"/>
                                </a:lnTo>
                                <a:lnTo>
                                  <a:pt x="530540" y="819915"/>
                                </a:lnTo>
                                <a:lnTo>
                                  <a:pt x="530540" y="815546"/>
                                </a:lnTo>
                                <a:lnTo>
                                  <a:pt x="539316" y="815546"/>
                                </a:lnTo>
                                <a:lnTo>
                                  <a:pt x="539316" y="813362"/>
                                </a:lnTo>
                                <a:lnTo>
                                  <a:pt x="545920" y="813362"/>
                                </a:lnTo>
                                <a:lnTo>
                                  <a:pt x="545920" y="815546"/>
                                </a:lnTo>
                                <a:lnTo>
                                  <a:pt x="548092" y="815546"/>
                                </a:lnTo>
                                <a:lnTo>
                                  <a:pt x="548092" y="811127"/>
                                </a:lnTo>
                                <a:lnTo>
                                  <a:pt x="552461" y="811127"/>
                                </a:lnTo>
                                <a:lnTo>
                                  <a:pt x="552461" y="817731"/>
                                </a:lnTo>
                                <a:lnTo>
                                  <a:pt x="550276" y="817731"/>
                                </a:lnTo>
                                <a:lnTo>
                                  <a:pt x="550276" y="822087"/>
                                </a:lnTo>
                                <a:lnTo>
                                  <a:pt x="548092" y="822087"/>
                                </a:lnTo>
                                <a:lnTo>
                                  <a:pt x="548092" y="828691"/>
                                </a:lnTo>
                                <a:lnTo>
                                  <a:pt x="550276" y="828691"/>
                                </a:lnTo>
                                <a:lnTo>
                                  <a:pt x="550276" y="833060"/>
                                </a:lnTo>
                                <a:lnTo>
                                  <a:pt x="552461" y="833060"/>
                                </a:lnTo>
                                <a:lnTo>
                                  <a:pt x="552461" y="837467"/>
                                </a:lnTo>
                                <a:lnTo>
                                  <a:pt x="554645" y="837467"/>
                                </a:lnTo>
                                <a:lnTo>
                                  <a:pt x="554645" y="839651"/>
                                </a:lnTo>
                                <a:lnTo>
                                  <a:pt x="559065" y="839651"/>
                                </a:lnTo>
                                <a:lnTo>
                                  <a:pt x="559065" y="837467"/>
                                </a:lnTo>
                                <a:lnTo>
                                  <a:pt x="561249" y="837467"/>
                                </a:lnTo>
                                <a:lnTo>
                                  <a:pt x="561249" y="833060"/>
                                </a:lnTo>
                                <a:lnTo>
                                  <a:pt x="563434" y="833060"/>
                                </a:lnTo>
                                <a:lnTo>
                                  <a:pt x="563434" y="824271"/>
                                </a:lnTo>
                                <a:lnTo>
                                  <a:pt x="570025" y="824271"/>
                                </a:lnTo>
                                <a:lnTo>
                                  <a:pt x="570025" y="830876"/>
                                </a:lnTo>
                                <a:lnTo>
                                  <a:pt x="567841" y="830876"/>
                                </a:lnTo>
                                <a:lnTo>
                                  <a:pt x="567841" y="833060"/>
                                </a:lnTo>
                                <a:lnTo>
                                  <a:pt x="572210" y="833060"/>
                                </a:lnTo>
                                <a:lnTo>
                                  <a:pt x="572210" y="828691"/>
                                </a:lnTo>
                                <a:lnTo>
                                  <a:pt x="578763" y="828691"/>
                                </a:lnTo>
                                <a:lnTo>
                                  <a:pt x="578763" y="833060"/>
                                </a:lnTo>
                                <a:lnTo>
                                  <a:pt x="576578" y="833060"/>
                                </a:lnTo>
                                <a:lnTo>
                                  <a:pt x="576578" y="835244"/>
                                </a:lnTo>
                                <a:lnTo>
                                  <a:pt x="578763" y="835244"/>
                                </a:lnTo>
                                <a:lnTo>
                                  <a:pt x="578763" y="848440"/>
                                </a:lnTo>
                                <a:lnTo>
                                  <a:pt x="583170" y="848440"/>
                                </a:lnTo>
                                <a:lnTo>
                                  <a:pt x="583170" y="852796"/>
                                </a:lnTo>
                                <a:lnTo>
                                  <a:pt x="589723" y="852796"/>
                                </a:lnTo>
                                <a:lnTo>
                                  <a:pt x="589723" y="857165"/>
                                </a:lnTo>
                                <a:lnTo>
                                  <a:pt x="585354" y="857165"/>
                                </a:lnTo>
                                <a:lnTo>
                                  <a:pt x="585354" y="859400"/>
                                </a:lnTo>
                                <a:lnTo>
                                  <a:pt x="587539" y="859400"/>
                                </a:lnTo>
                                <a:lnTo>
                                  <a:pt x="587539" y="861585"/>
                                </a:lnTo>
                                <a:lnTo>
                                  <a:pt x="589723" y="861585"/>
                                </a:lnTo>
                                <a:lnTo>
                                  <a:pt x="589723" y="865954"/>
                                </a:lnTo>
                                <a:lnTo>
                                  <a:pt x="598499" y="865954"/>
                                </a:lnTo>
                                <a:lnTo>
                                  <a:pt x="598499" y="870310"/>
                                </a:lnTo>
                                <a:lnTo>
                                  <a:pt x="605103" y="870310"/>
                                </a:lnTo>
                                <a:lnTo>
                                  <a:pt x="605103" y="876914"/>
                                </a:lnTo>
                                <a:lnTo>
                                  <a:pt x="618248" y="876914"/>
                                </a:lnTo>
                                <a:lnTo>
                                  <a:pt x="618248" y="879098"/>
                                </a:lnTo>
                                <a:lnTo>
                                  <a:pt x="627024" y="879098"/>
                                </a:lnTo>
                                <a:lnTo>
                                  <a:pt x="627024" y="881283"/>
                                </a:lnTo>
                                <a:lnTo>
                                  <a:pt x="629208" y="881283"/>
                                </a:lnTo>
                                <a:lnTo>
                                  <a:pt x="629208" y="883505"/>
                                </a:lnTo>
                                <a:lnTo>
                                  <a:pt x="633577" y="883505"/>
                                </a:lnTo>
                                <a:lnTo>
                                  <a:pt x="633577" y="887874"/>
                                </a:lnTo>
                                <a:lnTo>
                                  <a:pt x="635762" y="887874"/>
                                </a:lnTo>
                                <a:lnTo>
                                  <a:pt x="635762" y="885690"/>
                                </a:lnTo>
                                <a:lnTo>
                                  <a:pt x="637997" y="885690"/>
                                </a:lnTo>
                                <a:lnTo>
                                  <a:pt x="637997" y="890059"/>
                                </a:lnTo>
                                <a:lnTo>
                                  <a:pt x="640169" y="890059"/>
                                </a:lnTo>
                                <a:lnTo>
                                  <a:pt x="640169" y="892243"/>
                                </a:lnTo>
                                <a:lnTo>
                                  <a:pt x="642353" y="892243"/>
                                </a:lnTo>
                                <a:lnTo>
                                  <a:pt x="642353" y="894478"/>
                                </a:lnTo>
                                <a:lnTo>
                                  <a:pt x="651142" y="894478"/>
                                </a:lnTo>
                                <a:lnTo>
                                  <a:pt x="651142" y="896663"/>
                                </a:lnTo>
                                <a:lnTo>
                                  <a:pt x="655510" y="896663"/>
                                </a:lnTo>
                                <a:lnTo>
                                  <a:pt x="655510" y="901019"/>
                                </a:lnTo>
                                <a:lnTo>
                                  <a:pt x="657682" y="901019"/>
                                </a:lnTo>
                                <a:lnTo>
                                  <a:pt x="657682" y="903204"/>
                                </a:lnTo>
                                <a:lnTo>
                                  <a:pt x="662102" y="903204"/>
                                </a:lnTo>
                                <a:lnTo>
                                  <a:pt x="662102" y="905439"/>
                                </a:lnTo>
                                <a:lnTo>
                                  <a:pt x="673062" y="905439"/>
                                </a:lnTo>
                                <a:lnTo>
                                  <a:pt x="673062" y="909808"/>
                                </a:lnTo>
                                <a:lnTo>
                                  <a:pt x="675247" y="909808"/>
                                </a:lnTo>
                                <a:lnTo>
                                  <a:pt x="675247" y="911992"/>
                                </a:lnTo>
                                <a:lnTo>
                                  <a:pt x="677431" y="911992"/>
                                </a:lnTo>
                                <a:lnTo>
                                  <a:pt x="677431" y="914164"/>
                                </a:lnTo>
                                <a:lnTo>
                                  <a:pt x="679616" y="914164"/>
                                </a:lnTo>
                                <a:lnTo>
                                  <a:pt x="679616" y="916348"/>
                                </a:lnTo>
                                <a:lnTo>
                                  <a:pt x="681800" y="916348"/>
                                </a:lnTo>
                                <a:lnTo>
                                  <a:pt x="681800" y="918584"/>
                                </a:lnTo>
                                <a:lnTo>
                                  <a:pt x="688391" y="918584"/>
                                </a:lnTo>
                                <a:lnTo>
                                  <a:pt x="688391" y="920768"/>
                                </a:lnTo>
                                <a:lnTo>
                                  <a:pt x="694996" y="920768"/>
                                </a:lnTo>
                                <a:lnTo>
                                  <a:pt x="694996" y="927321"/>
                                </a:lnTo>
                                <a:lnTo>
                                  <a:pt x="692760" y="927321"/>
                                </a:lnTo>
                                <a:lnTo>
                                  <a:pt x="692760" y="931728"/>
                                </a:lnTo>
                                <a:lnTo>
                                  <a:pt x="694996" y="931728"/>
                                </a:lnTo>
                                <a:lnTo>
                                  <a:pt x="694996" y="933913"/>
                                </a:lnTo>
                                <a:lnTo>
                                  <a:pt x="692760" y="933913"/>
                                </a:lnTo>
                                <a:lnTo>
                                  <a:pt x="692760" y="940517"/>
                                </a:lnTo>
                                <a:lnTo>
                                  <a:pt x="694996" y="940517"/>
                                </a:lnTo>
                                <a:lnTo>
                                  <a:pt x="694996" y="942701"/>
                                </a:lnTo>
                                <a:lnTo>
                                  <a:pt x="692760" y="942701"/>
                                </a:lnTo>
                                <a:lnTo>
                                  <a:pt x="692760" y="949242"/>
                                </a:lnTo>
                                <a:lnTo>
                                  <a:pt x="690576" y="949242"/>
                                </a:lnTo>
                                <a:lnTo>
                                  <a:pt x="690576" y="953662"/>
                                </a:lnTo>
                                <a:lnTo>
                                  <a:pt x="692760" y="953662"/>
                                </a:lnTo>
                                <a:lnTo>
                                  <a:pt x="692760" y="958031"/>
                                </a:lnTo>
                                <a:lnTo>
                                  <a:pt x="694996" y="958031"/>
                                </a:lnTo>
                                <a:lnTo>
                                  <a:pt x="694996" y="971175"/>
                                </a:lnTo>
                                <a:lnTo>
                                  <a:pt x="699364" y="971175"/>
                                </a:lnTo>
                                <a:lnTo>
                                  <a:pt x="699364" y="968991"/>
                                </a:lnTo>
                                <a:lnTo>
                                  <a:pt x="701549" y="968991"/>
                                </a:lnTo>
                                <a:lnTo>
                                  <a:pt x="701549" y="973360"/>
                                </a:lnTo>
                                <a:lnTo>
                                  <a:pt x="703721" y="973360"/>
                                </a:lnTo>
                                <a:lnTo>
                                  <a:pt x="703721" y="975582"/>
                                </a:lnTo>
                                <a:lnTo>
                                  <a:pt x="705956" y="975582"/>
                                </a:lnTo>
                                <a:lnTo>
                                  <a:pt x="705956" y="977767"/>
                                </a:lnTo>
                                <a:lnTo>
                                  <a:pt x="712509" y="977767"/>
                                </a:lnTo>
                                <a:lnTo>
                                  <a:pt x="712509" y="986555"/>
                                </a:lnTo>
                                <a:lnTo>
                                  <a:pt x="714694" y="986555"/>
                                </a:lnTo>
                                <a:lnTo>
                                  <a:pt x="714694" y="988740"/>
                                </a:lnTo>
                                <a:lnTo>
                                  <a:pt x="716916" y="988740"/>
                                </a:lnTo>
                                <a:lnTo>
                                  <a:pt x="716916" y="990912"/>
                                </a:lnTo>
                                <a:lnTo>
                                  <a:pt x="719101" y="990912"/>
                                </a:lnTo>
                                <a:lnTo>
                                  <a:pt x="719101" y="995280"/>
                                </a:lnTo>
                                <a:lnTo>
                                  <a:pt x="721285" y="995280"/>
                                </a:lnTo>
                                <a:lnTo>
                                  <a:pt x="721285" y="997516"/>
                                </a:lnTo>
                                <a:lnTo>
                                  <a:pt x="723470" y="997516"/>
                                </a:lnTo>
                                <a:lnTo>
                                  <a:pt x="723470" y="999700"/>
                                </a:lnTo>
                                <a:lnTo>
                                  <a:pt x="725654" y="999700"/>
                                </a:lnTo>
                                <a:lnTo>
                                  <a:pt x="725654" y="1001885"/>
                                </a:lnTo>
                                <a:lnTo>
                                  <a:pt x="727838" y="1001885"/>
                                </a:lnTo>
                                <a:lnTo>
                                  <a:pt x="727838" y="1004069"/>
                                </a:lnTo>
                                <a:lnTo>
                                  <a:pt x="732245" y="1004069"/>
                                </a:lnTo>
                                <a:lnTo>
                                  <a:pt x="732245" y="1001885"/>
                                </a:lnTo>
                                <a:lnTo>
                                  <a:pt x="741034" y="1001885"/>
                                </a:lnTo>
                                <a:lnTo>
                                  <a:pt x="741034" y="1008425"/>
                                </a:lnTo>
                                <a:lnTo>
                                  <a:pt x="736614" y="1008425"/>
                                </a:lnTo>
                                <a:lnTo>
                                  <a:pt x="736614" y="1012845"/>
                                </a:lnTo>
                                <a:lnTo>
                                  <a:pt x="738799" y="1012845"/>
                                </a:lnTo>
                                <a:lnTo>
                                  <a:pt x="738799" y="1017214"/>
                                </a:lnTo>
                                <a:lnTo>
                                  <a:pt x="741034" y="1017214"/>
                                </a:lnTo>
                                <a:lnTo>
                                  <a:pt x="741034" y="1019398"/>
                                </a:lnTo>
                                <a:lnTo>
                                  <a:pt x="743218" y="1019398"/>
                                </a:lnTo>
                                <a:lnTo>
                                  <a:pt x="743218" y="1023805"/>
                                </a:lnTo>
                                <a:lnTo>
                                  <a:pt x="747587" y="1023805"/>
                                </a:lnTo>
                                <a:lnTo>
                                  <a:pt x="747587" y="1021621"/>
                                </a:lnTo>
                                <a:lnTo>
                                  <a:pt x="758548" y="1021621"/>
                                </a:lnTo>
                                <a:lnTo>
                                  <a:pt x="758548" y="1023805"/>
                                </a:lnTo>
                                <a:lnTo>
                                  <a:pt x="756363" y="1023805"/>
                                </a:lnTo>
                                <a:lnTo>
                                  <a:pt x="756363" y="1028174"/>
                                </a:lnTo>
                                <a:lnTo>
                                  <a:pt x="749759" y="1028174"/>
                                </a:lnTo>
                                <a:lnTo>
                                  <a:pt x="749759" y="1032594"/>
                                </a:lnTo>
                                <a:lnTo>
                                  <a:pt x="747587" y="1032594"/>
                                </a:lnTo>
                                <a:lnTo>
                                  <a:pt x="747587" y="1034778"/>
                                </a:lnTo>
                                <a:lnTo>
                                  <a:pt x="743218" y="1034778"/>
                                </a:lnTo>
                                <a:lnTo>
                                  <a:pt x="743218" y="1036950"/>
                                </a:lnTo>
                                <a:lnTo>
                                  <a:pt x="745403" y="1036950"/>
                                </a:lnTo>
                                <a:lnTo>
                                  <a:pt x="745403" y="1039134"/>
                                </a:lnTo>
                                <a:lnTo>
                                  <a:pt x="749759" y="1039134"/>
                                </a:lnTo>
                                <a:lnTo>
                                  <a:pt x="749759" y="1041319"/>
                                </a:lnTo>
                                <a:lnTo>
                                  <a:pt x="751994" y="1041319"/>
                                </a:lnTo>
                                <a:lnTo>
                                  <a:pt x="751994" y="1043554"/>
                                </a:lnTo>
                                <a:lnTo>
                                  <a:pt x="756363" y="1043554"/>
                                </a:lnTo>
                                <a:lnTo>
                                  <a:pt x="756363" y="1045739"/>
                                </a:lnTo>
                                <a:lnTo>
                                  <a:pt x="760732" y="1045739"/>
                                </a:lnTo>
                                <a:lnTo>
                                  <a:pt x="760732" y="1058883"/>
                                </a:lnTo>
                                <a:lnTo>
                                  <a:pt x="758548" y="1058883"/>
                                </a:lnTo>
                                <a:lnTo>
                                  <a:pt x="758548" y="1061068"/>
                                </a:lnTo>
                                <a:lnTo>
                                  <a:pt x="762955" y="1061068"/>
                                </a:lnTo>
                                <a:lnTo>
                                  <a:pt x="762955" y="1063252"/>
                                </a:lnTo>
                                <a:lnTo>
                                  <a:pt x="765139" y="1063252"/>
                                </a:lnTo>
                                <a:lnTo>
                                  <a:pt x="765139" y="1069844"/>
                                </a:lnTo>
                                <a:lnTo>
                                  <a:pt x="769508" y="1069844"/>
                                </a:lnTo>
                                <a:lnTo>
                                  <a:pt x="769508" y="1063252"/>
                                </a:lnTo>
                                <a:lnTo>
                                  <a:pt x="771692" y="1063252"/>
                                </a:lnTo>
                                <a:lnTo>
                                  <a:pt x="771692" y="1058883"/>
                                </a:lnTo>
                                <a:lnTo>
                                  <a:pt x="773877" y="1058883"/>
                                </a:lnTo>
                                <a:lnTo>
                                  <a:pt x="773877" y="1063252"/>
                                </a:lnTo>
                                <a:lnTo>
                                  <a:pt x="776112" y="1063252"/>
                                </a:lnTo>
                                <a:lnTo>
                                  <a:pt x="776112" y="1065437"/>
                                </a:lnTo>
                                <a:lnTo>
                                  <a:pt x="778284" y="1065437"/>
                                </a:lnTo>
                                <a:lnTo>
                                  <a:pt x="778284" y="1067659"/>
                                </a:lnTo>
                                <a:lnTo>
                                  <a:pt x="780468" y="1067659"/>
                                </a:lnTo>
                                <a:lnTo>
                                  <a:pt x="780468" y="1069844"/>
                                </a:lnTo>
                                <a:lnTo>
                                  <a:pt x="782653" y="1069844"/>
                                </a:lnTo>
                                <a:lnTo>
                                  <a:pt x="782653" y="1067659"/>
                                </a:lnTo>
                                <a:lnTo>
                                  <a:pt x="787072" y="1067659"/>
                                </a:lnTo>
                                <a:lnTo>
                                  <a:pt x="787072" y="1063252"/>
                                </a:lnTo>
                                <a:lnTo>
                                  <a:pt x="789257" y="1063252"/>
                                </a:lnTo>
                                <a:lnTo>
                                  <a:pt x="789257" y="1065437"/>
                                </a:lnTo>
                                <a:lnTo>
                                  <a:pt x="793626" y="1065437"/>
                                </a:lnTo>
                                <a:lnTo>
                                  <a:pt x="793626" y="1067659"/>
                                </a:lnTo>
                                <a:lnTo>
                                  <a:pt x="795797" y="1067659"/>
                                </a:lnTo>
                                <a:lnTo>
                                  <a:pt x="795797" y="1072028"/>
                                </a:lnTo>
                                <a:lnTo>
                                  <a:pt x="798033" y="1072028"/>
                                </a:lnTo>
                                <a:lnTo>
                                  <a:pt x="798033" y="1074212"/>
                                </a:lnTo>
                                <a:lnTo>
                                  <a:pt x="802402" y="1074212"/>
                                </a:lnTo>
                                <a:lnTo>
                                  <a:pt x="802402" y="1072028"/>
                                </a:lnTo>
                                <a:lnTo>
                                  <a:pt x="800217" y="1072028"/>
                                </a:lnTo>
                                <a:lnTo>
                                  <a:pt x="800217" y="1069844"/>
                                </a:lnTo>
                                <a:lnTo>
                                  <a:pt x="798033" y="1069844"/>
                                </a:lnTo>
                                <a:lnTo>
                                  <a:pt x="798033" y="1065437"/>
                                </a:lnTo>
                                <a:lnTo>
                                  <a:pt x="800217" y="1065437"/>
                                </a:lnTo>
                                <a:lnTo>
                                  <a:pt x="800217" y="1063252"/>
                                </a:lnTo>
                                <a:lnTo>
                                  <a:pt x="798033" y="1063252"/>
                                </a:lnTo>
                                <a:lnTo>
                                  <a:pt x="798033" y="1058883"/>
                                </a:lnTo>
                                <a:lnTo>
                                  <a:pt x="793626" y="1058883"/>
                                </a:lnTo>
                                <a:lnTo>
                                  <a:pt x="793626" y="1050107"/>
                                </a:lnTo>
                                <a:lnTo>
                                  <a:pt x="791441" y="1050107"/>
                                </a:lnTo>
                                <a:lnTo>
                                  <a:pt x="791441" y="1047923"/>
                                </a:lnTo>
                                <a:lnTo>
                                  <a:pt x="787072" y="1047923"/>
                                </a:lnTo>
                                <a:lnTo>
                                  <a:pt x="787072" y="1041319"/>
                                </a:lnTo>
                                <a:lnTo>
                                  <a:pt x="791441" y="1041319"/>
                                </a:lnTo>
                                <a:lnTo>
                                  <a:pt x="791441" y="1043554"/>
                                </a:lnTo>
                                <a:lnTo>
                                  <a:pt x="798033" y="1043554"/>
                                </a:lnTo>
                                <a:lnTo>
                                  <a:pt x="798033" y="1045739"/>
                                </a:lnTo>
                                <a:lnTo>
                                  <a:pt x="800217" y="1045739"/>
                                </a:lnTo>
                                <a:lnTo>
                                  <a:pt x="800217" y="1041319"/>
                                </a:lnTo>
                                <a:lnTo>
                                  <a:pt x="804586" y="1041319"/>
                                </a:lnTo>
                                <a:lnTo>
                                  <a:pt x="804586" y="1043554"/>
                                </a:lnTo>
                                <a:lnTo>
                                  <a:pt x="806771" y="1043554"/>
                                </a:lnTo>
                                <a:lnTo>
                                  <a:pt x="806771" y="1039134"/>
                                </a:lnTo>
                                <a:lnTo>
                                  <a:pt x="798033" y="1039134"/>
                                </a:lnTo>
                                <a:lnTo>
                                  <a:pt x="798033" y="1036950"/>
                                </a:lnTo>
                                <a:lnTo>
                                  <a:pt x="795797" y="1036950"/>
                                </a:lnTo>
                                <a:lnTo>
                                  <a:pt x="795797" y="1030358"/>
                                </a:lnTo>
                                <a:lnTo>
                                  <a:pt x="793626" y="1030358"/>
                                </a:lnTo>
                                <a:lnTo>
                                  <a:pt x="793626" y="1028174"/>
                                </a:lnTo>
                                <a:lnTo>
                                  <a:pt x="798033" y="1028174"/>
                                </a:lnTo>
                                <a:lnTo>
                                  <a:pt x="798033" y="1025990"/>
                                </a:lnTo>
                                <a:lnTo>
                                  <a:pt x="800217" y="1025990"/>
                                </a:lnTo>
                                <a:lnTo>
                                  <a:pt x="800217" y="1030358"/>
                                </a:lnTo>
                                <a:lnTo>
                                  <a:pt x="802402" y="1030358"/>
                                </a:lnTo>
                                <a:lnTo>
                                  <a:pt x="802402" y="1028174"/>
                                </a:lnTo>
                                <a:lnTo>
                                  <a:pt x="804586" y="1028174"/>
                                </a:lnTo>
                                <a:lnTo>
                                  <a:pt x="804586" y="1025990"/>
                                </a:lnTo>
                                <a:lnTo>
                                  <a:pt x="808993" y="1025990"/>
                                </a:lnTo>
                                <a:lnTo>
                                  <a:pt x="808993" y="1028174"/>
                                </a:lnTo>
                                <a:lnTo>
                                  <a:pt x="815546" y="1028174"/>
                                </a:lnTo>
                                <a:lnTo>
                                  <a:pt x="815546" y="1030358"/>
                                </a:lnTo>
                                <a:lnTo>
                                  <a:pt x="813362" y="1030358"/>
                                </a:lnTo>
                                <a:lnTo>
                                  <a:pt x="813362" y="1032594"/>
                                </a:lnTo>
                                <a:lnTo>
                                  <a:pt x="817731" y="1032594"/>
                                </a:lnTo>
                                <a:lnTo>
                                  <a:pt x="817731" y="1025990"/>
                                </a:lnTo>
                                <a:lnTo>
                                  <a:pt x="813362" y="1025990"/>
                                </a:lnTo>
                                <a:lnTo>
                                  <a:pt x="813362" y="1023805"/>
                                </a:lnTo>
                                <a:lnTo>
                                  <a:pt x="815546" y="1023805"/>
                                </a:lnTo>
                                <a:lnTo>
                                  <a:pt x="815546" y="1017214"/>
                                </a:lnTo>
                                <a:lnTo>
                                  <a:pt x="817731" y="1017214"/>
                                </a:lnTo>
                                <a:lnTo>
                                  <a:pt x="817731" y="1015029"/>
                                </a:lnTo>
                                <a:lnTo>
                                  <a:pt x="815546" y="1015029"/>
                                </a:lnTo>
                                <a:lnTo>
                                  <a:pt x="815546" y="1010660"/>
                                </a:lnTo>
                                <a:lnTo>
                                  <a:pt x="817731" y="1010660"/>
                                </a:lnTo>
                                <a:lnTo>
                                  <a:pt x="817731" y="1012845"/>
                                </a:lnTo>
                                <a:lnTo>
                                  <a:pt x="819915" y="1012845"/>
                                </a:lnTo>
                                <a:lnTo>
                                  <a:pt x="819915" y="1008425"/>
                                </a:lnTo>
                                <a:lnTo>
                                  <a:pt x="817731" y="1008425"/>
                                </a:lnTo>
                                <a:lnTo>
                                  <a:pt x="817731" y="1004069"/>
                                </a:lnTo>
                                <a:lnTo>
                                  <a:pt x="815546" y="1004069"/>
                                </a:lnTo>
                                <a:lnTo>
                                  <a:pt x="815546" y="1001885"/>
                                </a:lnTo>
                                <a:lnTo>
                                  <a:pt x="806771" y="1001885"/>
                                </a:lnTo>
                                <a:lnTo>
                                  <a:pt x="806771" y="999700"/>
                                </a:lnTo>
                                <a:lnTo>
                                  <a:pt x="804586" y="999700"/>
                                </a:lnTo>
                                <a:lnTo>
                                  <a:pt x="804586" y="1001885"/>
                                </a:lnTo>
                                <a:lnTo>
                                  <a:pt x="802402" y="1001885"/>
                                </a:lnTo>
                                <a:lnTo>
                                  <a:pt x="802402" y="999700"/>
                                </a:lnTo>
                                <a:lnTo>
                                  <a:pt x="800217" y="999700"/>
                                </a:lnTo>
                                <a:lnTo>
                                  <a:pt x="800217" y="997516"/>
                                </a:lnTo>
                                <a:lnTo>
                                  <a:pt x="798033" y="997516"/>
                                </a:lnTo>
                                <a:lnTo>
                                  <a:pt x="798033" y="995280"/>
                                </a:lnTo>
                                <a:lnTo>
                                  <a:pt x="793626" y="995280"/>
                                </a:lnTo>
                                <a:lnTo>
                                  <a:pt x="793626" y="993096"/>
                                </a:lnTo>
                                <a:lnTo>
                                  <a:pt x="789257" y="993096"/>
                                </a:lnTo>
                                <a:lnTo>
                                  <a:pt x="789257" y="990912"/>
                                </a:lnTo>
                                <a:lnTo>
                                  <a:pt x="787072" y="990912"/>
                                </a:lnTo>
                                <a:lnTo>
                                  <a:pt x="787072" y="995280"/>
                                </a:lnTo>
                                <a:lnTo>
                                  <a:pt x="789257" y="995280"/>
                                </a:lnTo>
                                <a:lnTo>
                                  <a:pt x="789257" y="997516"/>
                                </a:lnTo>
                                <a:lnTo>
                                  <a:pt x="784837" y="997516"/>
                                </a:lnTo>
                                <a:lnTo>
                                  <a:pt x="784837" y="990912"/>
                                </a:lnTo>
                                <a:lnTo>
                                  <a:pt x="780468" y="990912"/>
                                </a:lnTo>
                                <a:lnTo>
                                  <a:pt x="780468" y="986555"/>
                                </a:lnTo>
                                <a:lnTo>
                                  <a:pt x="787072" y="986555"/>
                                </a:lnTo>
                                <a:lnTo>
                                  <a:pt x="787072" y="988740"/>
                                </a:lnTo>
                                <a:lnTo>
                                  <a:pt x="789257" y="988740"/>
                                </a:lnTo>
                                <a:lnTo>
                                  <a:pt x="789257" y="986555"/>
                                </a:lnTo>
                                <a:lnTo>
                                  <a:pt x="791441" y="986555"/>
                                </a:lnTo>
                                <a:lnTo>
                                  <a:pt x="791441" y="984320"/>
                                </a:lnTo>
                                <a:lnTo>
                                  <a:pt x="787072" y="984320"/>
                                </a:lnTo>
                                <a:lnTo>
                                  <a:pt x="787072" y="982136"/>
                                </a:lnTo>
                                <a:lnTo>
                                  <a:pt x="784837" y="982136"/>
                                </a:lnTo>
                                <a:lnTo>
                                  <a:pt x="784837" y="979951"/>
                                </a:lnTo>
                                <a:lnTo>
                                  <a:pt x="782653" y="979951"/>
                                </a:lnTo>
                                <a:lnTo>
                                  <a:pt x="782653" y="975582"/>
                                </a:lnTo>
                                <a:lnTo>
                                  <a:pt x="780468" y="975582"/>
                                </a:lnTo>
                                <a:lnTo>
                                  <a:pt x="780468" y="973360"/>
                                </a:lnTo>
                                <a:lnTo>
                                  <a:pt x="778284" y="973360"/>
                                </a:lnTo>
                                <a:lnTo>
                                  <a:pt x="778284" y="971175"/>
                                </a:lnTo>
                                <a:lnTo>
                                  <a:pt x="776112" y="971175"/>
                                </a:lnTo>
                                <a:lnTo>
                                  <a:pt x="776112" y="968991"/>
                                </a:lnTo>
                                <a:lnTo>
                                  <a:pt x="773877" y="968991"/>
                                </a:lnTo>
                                <a:lnTo>
                                  <a:pt x="773877" y="966806"/>
                                </a:lnTo>
                                <a:lnTo>
                                  <a:pt x="769508" y="966806"/>
                                </a:lnTo>
                                <a:lnTo>
                                  <a:pt x="769508" y="960202"/>
                                </a:lnTo>
                                <a:lnTo>
                                  <a:pt x="771692" y="960202"/>
                                </a:lnTo>
                                <a:lnTo>
                                  <a:pt x="771692" y="951477"/>
                                </a:lnTo>
                                <a:lnTo>
                                  <a:pt x="769508" y="951477"/>
                                </a:lnTo>
                                <a:lnTo>
                                  <a:pt x="769508" y="949242"/>
                                </a:lnTo>
                                <a:lnTo>
                                  <a:pt x="773877" y="949242"/>
                                </a:lnTo>
                                <a:lnTo>
                                  <a:pt x="773877" y="947058"/>
                                </a:lnTo>
                                <a:lnTo>
                                  <a:pt x="778284" y="947058"/>
                                </a:lnTo>
                                <a:lnTo>
                                  <a:pt x="778284" y="951477"/>
                                </a:lnTo>
                                <a:lnTo>
                                  <a:pt x="780468" y="951477"/>
                                </a:lnTo>
                                <a:lnTo>
                                  <a:pt x="780468" y="953662"/>
                                </a:lnTo>
                                <a:lnTo>
                                  <a:pt x="782653" y="953662"/>
                                </a:lnTo>
                                <a:lnTo>
                                  <a:pt x="782653" y="958031"/>
                                </a:lnTo>
                                <a:lnTo>
                                  <a:pt x="784837" y="958031"/>
                                </a:lnTo>
                                <a:lnTo>
                                  <a:pt x="784837" y="955846"/>
                                </a:lnTo>
                                <a:lnTo>
                                  <a:pt x="795797" y="955846"/>
                                </a:lnTo>
                                <a:lnTo>
                                  <a:pt x="795797" y="958031"/>
                                </a:lnTo>
                                <a:lnTo>
                                  <a:pt x="798033" y="958031"/>
                                </a:lnTo>
                                <a:lnTo>
                                  <a:pt x="798033" y="960202"/>
                                </a:lnTo>
                                <a:lnTo>
                                  <a:pt x="800217" y="960202"/>
                                </a:lnTo>
                                <a:lnTo>
                                  <a:pt x="800217" y="962387"/>
                                </a:lnTo>
                                <a:lnTo>
                                  <a:pt x="804586" y="962387"/>
                                </a:lnTo>
                                <a:lnTo>
                                  <a:pt x="804586" y="955846"/>
                                </a:lnTo>
                                <a:lnTo>
                                  <a:pt x="800217" y="955846"/>
                                </a:lnTo>
                                <a:lnTo>
                                  <a:pt x="800217" y="953662"/>
                                </a:lnTo>
                                <a:lnTo>
                                  <a:pt x="798033" y="953662"/>
                                </a:lnTo>
                                <a:lnTo>
                                  <a:pt x="798033" y="951477"/>
                                </a:lnTo>
                                <a:lnTo>
                                  <a:pt x="802402" y="951477"/>
                                </a:lnTo>
                                <a:lnTo>
                                  <a:pt x="802402" y="953662"/>
                                </a:lnTo>
                                <a:lnTo>
                                  <a:pt x="808993" y="953662"/>
                                </a:lnTo>
                                <a:lnTo>
                                  <a:pt x="808993" y="955846"/>
                                </a:lnTo>
                                <a:lnTo>
                                  <a:pt x="813362" y="955846"/>
                                </a:lnTo>
                                <a:lnTo>
                                  <a:pt x="813362" y="951477"/>
                                </a:lnTo>
                                <a:lnTo>
                                  <a:pt x="808993" y="951477"/>
                                </a:lnTo>
                                <a:lnTo>
                                  <a:pt x="808993" y="949242"/>
                                </a:lnTo>
                                <a:lnTo>
                                  <a:pt x="804586" y="949242"/>
                                </a:lnTo>
                                <a:lnTo>
                                  <a:pt x="804586" y="947058"/>
                                </a:lnTo>
                                <a:lnTo>
                                  <a:pt x="800217" y="947058"/>
                                </a:lnTo>
                                <a:lnTo>
                                  <a:pt x="800217" y="949242"/>
                                </a:lnTo>
                                <a:lnTo>
                                  <a:pt x="798033" y="949242"/>
                                </a:lnTo>
                                <a:lnTo>
                                  <a:pt x="798033" y="944873"/>
                                </a:lnTo>
                                <a:lnTo>
                                  <a:pt x="795797" y="944873"/>
                                </a:lnTo>
                                <a:lnTo>
                                  <a:pt x="795797" y="938282"/>
                                </a:lnTo>
                                <a:lnTo>
                                  <a:pt x="806771" y="938282"/>
                                </a:lnTo>
                                <a:lnTo>
                                  <a:pt x="806771" y="933913"/>
                                </a:lnTo>
                                <a:lnTo>
                                  <a:pt x="808993" y="933913"/>
                                </a:lnTo>
                                <a:lnTo>
                                  <a:pt x="808993" y="929544"/>
                                </a:lnTo>
                                <a:lnTo>
                                  <a:pt x="815546" y="929544"/>
                                </a:lnTo>
                                <a:lnTo>
                                  <a:pt x="815546" y="931728"/>
                                </a:lnTo>
                                <a:lnTo>
                                  <a:pt x="817731" y="931728"/>
                                </a:lnTo>
                                <a:lnTo>
                                  <a:pt x="817731" y="929544"/>
                                </a:lnTo>
                                <a:lnTo>
                                  <a:pt x="819915" y="929544"/>
                                </a:lnTo>
                                <a:lnTo>
                                  <a:pt x="819915" y="927321"/>
                                </a:lnTo>
                                <a:lnTo>
                                  <a:pt x="830876" y="927321"/>
                                </a:lnTo>
                                <a:lnTo>
                                  <a:pt x="830876" y="925137"/>
                                </a:lnTo>
                                <a:lnTo>
                                  <a:pt x="835295" y="925137"/>
                                </a:lnTo>
                                <a:lnTo>
                                  <a:pt x="835295" y="927321"/>
                                </a:lnTo>
                                <a:lnTo>
                                  <a:pt x="846256" y="927321"/>
                                </a:lnTo>
                                <a:lnTo>
                                  <a:pt x="846256" y="925137"/>
                                </a:lnTo>
                                <a:lnTo>
                                  <a:pt x="848440" y="925137"/>
                                </a:lnTo>
                                <a:lnTo>
                                  <a:pt x="848440" y="931728"/>
                                </a:lnTo>
                                <a:lnTo>
                                  <a:pt x="855031" y="931728"/>
                                </a:lnTo>
                                <a:lnTo>
                                  <a:pt x="855031" y="929544"/>
                                </a:lnTo>
                                <a:lnTo>
                                  <a:pt x="863769" y="929544"/>
                                </a:lnTo>
                                <a:lnTo>
                                  <a:pt x="863769" y="927321"/>
                                </a:lnTo>
                                <a:lnTo>
                                  <a:pt x="865954" y="927321"/>
                                </a:lnTo>
                                <a:lnTo>
                                  <a:pt x="865954" y="933913"/>
                                </a:lnTo>
                                <a:lnTo>
                                  <a:pt x="863769" y="933913"/>
                                </a:lnTo>
                                <a:lnTo>
                                  <a:pt x="863769" y="936097"/>
                                </a:lnTo>
                                <a:lnTo>
                                  <a:pt x="857216" y="936097"/>
                                </a:lnTo>
                                <a:lnTo>
                                  <a:pt x="857216" y="938282"/>
                                </a:lnTo>
                                <a:lnTo>
                                  <a:pt x="855031" y="938282"/>
                                </a:lnTo>
                                <a:lnTo>
                                  <a:pt x="855031" y="949242"/>
                                </a:lnTo>
                                <a:lnTo>
                                  <a:pt x="859400" y="949242"/>
                                </a:lnTo>
                                <a:lnTo>
                                  <a:pt x="859400" y="951477"/>
                                </a:lnTo>
                                <a:lnTo>
                                  <a:pt x="857216" y="951477"/>
                                </a:lnTo>
                                <a:lnTo>
                                  <a:pt x="857216" y="968991"/>
                                </a:lnTo>
                                <a:lnTo>
                                  <a:pt x="859400" y="968991"/>
                                </a:lnTo>
                                <a:lnTo>
                                  <a:pt x="859400" y="966806"/>
                                </a:lnTo>
                                <a:lnTo>
                                  <a:pt x="861585" y="966806"/>
                                </a:lnTo>
                                <a:lnTo>
                                  <a:pt x="861585" y="964622"/>
                                </a:lnTo>
                                <a:lnTo>
                                  <a:pt x="863769" y="964622"/>
                                </a:lnTo>
                                <a:lnTo>
                                  <a:pt x="863769" y="962387"/>
                                </a:lnTo>
                                <a:lnTo>
                                  <a:pt x="874730" y="962387"/>
                                </a:lnTo>
                                <a:lnTo>
                                  <a:pt x="874730" y="964622"/>
                                </a:lnTo>
                                <a:lnTo>
                                  <a:pt x="872545" y="964622"/>
                                </a:lnTo>
                                <a:lnTo>
                                  <a:pt x="872545" y="968991"/>
                                </a:lnTo>
                                <a:lnTo>
                                  <a:pt x="870361" y="968991"/>
                                </a:lnTo>
                                <a:lnTo>
                                  <a:pt x="870361" y="971175"/>
                                </a:lnTo>
                                <a:lnTo>
                                  <a:pt x="874730" y="971175"/>
                                </a:lnTo>
                                <a:lnTo>
                                  <a:pt x="874730" y="973360"/>
                                </a:lnTo>
                                <a:lnTo>
                                  <a:pt x="876914" y="973360"/>
                                </a:lnTo>
                                <a:lnTo>
                                  <a:pt x="876914" y="977767"/>
                                </a:lnTo>
                                <a:lnTo>
                                  <a:pt x="879149" y="977767"/>
                                </a:lnTo>
                                <a:lnTo>
                                  <a:pt x="879149" y="979951"/>
                                </a:lnTo>
                                <a:lnTo>
                                  <a:pt x="881334" y="979951"/>
                                </a:lnTo>
                                <a:lnTo>
                                  <a:pt x="881334" y="977767"/>
                                </a:lnTo>
                                <a:lnTo>
                                  <a:pt x="883518" y="977767"/>
                                </a:lnTo>
                                <a:lnTo>
                                  <a:pt x="883518" y="982136"/>
                                </a:lnTo>
                                <a:lnTo>
                                  <a:pt x="881334" y="982136"/>
                                </a:lnTo>
                                <a:lnTo>
                                  <a:pt x="881334" y="984320"/>
                                </a:lnTo>
                                <a:lnTo>
                                  <a:pt x="879149" y="984320"/>
                                </a:lnTo>
                                <a:lnTo>
                                  <a:pt x="879149" y="986555"/>
                                </a:lnTo>
                                <a:lnTo>
                                  <a:pt x="876914" y="986555"/>
                                </a:lnTo>
                                <a:lnTo>
                                  <a:pt x="876914" y="990912"/>
                                </a:lnTo>
                                <a:lnTo>
                                  <a:pt x="883518" y="990912"/>
                                </a:lnTo>
                                <a:lnTo>
                                  <a:pt x="883518" y="993096"/>
                                </a:lnTo>
                                <a:lnTo>
                                  <a:pt x="887874" y="993096"/>
                                </a:lnTo>
                                <a:lnTo>
                                  <a:pt x="887874" y="997516"/>
                                </a:lnTo>
                                <a:lnTo>
                                  <a:pt x="876914" y="997516"/>
                                </a:lnTo>
                                <a:lnTo>
                                  <a:pt x="876914" y="995280"/>
                                </a:lnTo>
                                <a:lnTo>
                                  <a:pt x="874730" y="995280"/>
                                </a:lnTo>
                                <a:lnTo>
                                  <a:pt x="874730" y="999700"/>
                                </a:lnTo>
                                <a:lnTo>
                                  <a:pt x="868189" y="999700"/>
                                </a:lnTo>
                                <a:lnTo>
                                  <a:pt x="868189" y="1004069"/>
                                </a:lnTo>
                                <a:lnTo>
                                  <a:pt x="872545" y="1004069"/>
                                </a:lnTo>
                                <a:lnTo>
                                  <a:pt x="872545" y="1006241"/>
                                </a:lnTo>
                                <a:lnTo>
                                  <a:pt x="876914" y="1006241"/>
                                </a:lnTo>
                                <a:lnTo>
                                  <a:pt x="876914" y="1001885"/>
                                </a:lnTo>
                                <a:lnTo>
                                  <a:pt x="881334" y="1001885"/>
                                </a:lnTo>
                                <a:lnTo>
                                  <a:pt x="881334" y="1004069"/>
                                </a:lnTo>
                                <a:lnTo>
                                  <a:pt x="883518" y="1004069"/>
                                </a:lnTo>
                                <a:lnTo>
                                  <a:pt x="883518" y="1006241"/>
                                </a:lnTo>
                                <a:lnTo>
                                  <a:pt x="892294" y="1006241"/>
                                </a:lnTo>
                                <a:lnTo>
                                  <a:pt x="892294" y="1008425"/>
                                </a:lnTo>
                                <a:lnTo>
                                  <a:pt x="894478" y="1008425"/>
                                </a:lnTo>
                                <a:lnTo>
                                  <a:pt x="894478" y="1015029"/>
                                </a:lnTo>
                                <a:lnTo>
                                  <a:pt x="896663" y="1015029"/>
                                </a:lnTo>
                                <a:lnTo>
                                  <a:pt x="896663" y="1017214"/>
                                </a:lnTo>
                                <a:lnTo>
                                  <a:pt x="894478" y="1017214"/>
                                </a:lnTo>
                                <a:lnTo>
                                  <a:pt x="894478" y="1019398"/>
                                </a:lnTo>
                                <a:lnTo>
                                  <a:pt x="896663" y="1019398"/>
                                </a:lnTo>
                                <a:lnTo>
                                  <a:pt x="896663" y="1025990"/>
                                </a:lnTo>
                                <a:lnTo>
                                  <a:pt x="901070" y="1025990"/>
                                </a:lnTo>
                                <a:lnTo>
                                  <a:pt x="901070" y="1023805"/>
                                </a:lnTo>
                                <a:lnTo>
                                  <a:pt x="905439" y="1023805"/>
                                </a:lnTo>
                                <a:lnTo>
                                  <a:pt x="905439" y="1025990"/>
                                </a:lnTo>
                                <a:lnTo>
                                  <a:pt x="907623" y="1025990"/>
                                </a:lnTo>
                                <a:lnTo>
                                  <a:pt x="907623" y="1030358"/>
                                </a:lnTo>
                                <a:lnTo>
                                  <a:pt x="901070" y="1030358"/>
                                </a:lnTo>
                                <a:lnTo>
                                  <a:pt x="901070" y="1032594"/>
                                </a:lnTo>
                                <a:lnTo>
                                  <a:pt x="898847" y="1032594"/>
                                </a:lnTo>
                                <a:lnTo>
                                  <a:pt x="898847" y="1041319"/>
                                </a:lnTo>
                                <a:lnTo>
                                  <a:pt x="901070" y="1041319"/>
                                </a:lnTo>
                                <a:lnTo>
                                  <a:pt x="901070" y="1036950"/>
                                </a:lnTo>
                                <a:lnTo>
                                  <a:pt x="903254" y="1036950"/>
                                </a:lnTo>
                                <a:lnTo>
                                  <a:pt x="903254" y="1034778"/>
                                </a:lnTo>
                                <a:lnTo>
                                  <a:pt x="905439" y="1034778"/>
                                </a:lnTo>
                                <a:lnTo>
                                  <a:pt x="905439" y="1036950"/>
                                </a:lnTo>
                                <a:lnTo>
                                  <a:pt x="907623" y="1036950"/>
                                </a:lnTo>
                                <a:lnTo>
                                  <a:pt x="907623" y="1034778"/>
                                </a:lnTo>
                                <a:lnTo>
                                  <a:pt x="914227" y="1034778"/>
                                </a:lnTo>
                                <a:lnTo>
                                  <a:pt x="914227" y="1030358"/>
                                </a:lnTo>
                                <a:lnTo>
                                  <a:pt x="922952" y="1030358"/>
                                </a:lnTo>
                                <a:lnTo>
                                  <a:pt x="922952" y="1028174"/>
                                </a:lnTo>
                                <a:lnTo>
                                  <a:pt x="927372" y="1028174"/>
                                </a:lnTo>
                                <a:lnTo>
                                  <a:pt x="927372" y="1032594"/>
                                </a:lnTo>
                                <a:lnTo>
                                  <a:pt x="920768" y="1032594"/>
                                </a:lnTo>
                                <a:lnTo>
                                  <a:pt x="920768" y="1041319"/>
                                </a:lnTo>
                                <a:lnTo>
                                  <a:pt x="927372" y="1041319"/>
                                </a:lnTo>
                                <a:lnTo>
                                  <a:pt x="927372" y="1039134"/>
                                </a:lnTo>
                                <a:lnTo>
                                  <a:pt x="925188" y="1039134"/>
                                </a:lnTo>
                                <a:lnTo>
                                  <a:pt x="925188" y="1034778"/>
                                </a:lnTo>
                                <a:lnTo>
                                  <a:pt x="936148" y="1034778"/>
                                </a:lnTo>
                                <a:lnTo>
                                  <a:pt x="936148" y="1039134"/>
                                </a:lnTo>
                                <a:lnTo>
                                  <a:pt x="938332" y="1039134"/>
                                </a:lnTo>
                                <a:lnTo>
                                  <a:pt x="938332" y="1036950"/>
                                </a:lnTo>
                                <a:lnTo>
                                  <a:pt x="940517" y="1036950"/>
                                </a:lnTo>
                                <a:lnTo>
                                  <a:pt x="940517" y="1034778"/>
                                </a:lnTo>
                                <a:lnTo>
                                  <a:pt x="942701" y="1034778"/>
                                </a:lnTo>
                                <a:lnTo>
                                  <a:pt x="942701" y="1032594"/>
                                </a:lnTo>
                                <a:lnTo>
                                  <a:pt x="944886" y="1032594"/>
                                </a:lnTo>
                                <a:lnTo>
                                  <a:pt x="944886" y="1036950"/>
                                </a:lnTo>
                                <a:lnTo>
                                  <a:pt x="947108" y="1036950"/>
                                </a:lnTo>
                                <a:lnTo>
                                  <a:pt x="947108" y="1039134"/>
                                </a:lnTo>
                                <a:lnTo>
                                  <a:pt x="949293" y="1039134"/>
                                </a:lnTo>
                                <a:lnTo>
                                  <a:pt x="949293" y="1043554"/>
                                </a:lnTo>
                                <a:lnTo>
                                  <a:pt x="953662" y="1043554"/>
                                </a:lnTo>
                                <a:lnTo>
                                  <a:pt x="953662" y="1045739"/>
                                </a:lnTo>
                                <a:lnTo>
                                  <a:pt x="958031" y="1045739"/>
                                </a:lnTo>
                                <a:lnTo>
                                  <a:pt x="958031" y="1047923"/>
                                </a:lnTo>
                                <a:lnTo>
                                  <a:pt x="962438" y="1047923"/>
                                </a:lnTo>
                                <a:lnTo>
                                  <a:pt x="962438" y="1045739"/>
                                </a:lnTo>
                                <a:lnTo>
                                  <a:pt x="964622" y="1045739"/>
                                </a:lnTo>
                                <a:lnTo>
                                  <a:pt x="964622" y="1047923"/>
                                </a:lnTo>
                                <a:lnTo>
                                  <a:pt x="966806" y="1047923"/>
                                </a:lnTo>
                                <a:lnTo>
                                  <a:pt x="966806" y="1045739"/>
                                </a:lnTo>
                                <a:lnTo>
                                  <a:pt x="968991" y="1045739"/>
                                </a:lnTo>
                                <a:lnTo>
                                  <a:pt x="968991" y="1043554"/>
                                </a:lnTo>
                                <a:lnTo>
                                  <a:pt x="971226" y="1043554"/>
                                </a:lnTo>
                                <a:lnTo>
                                  <a:pt x="971226" y="1041319"/>
                                </a:lnTo>
                                <a:lnTo>
                                  <a:pt x="975595" y="1041319"/>
                                </a:lnTo>
                                <a:lnTo>
                                  <a:pt x="975595" y="1036950"/>
                                </a:lnTo>
                                <a:lnTo>
                                  <a:pt x="977779" y="1036950"/>
                                </a:lnTo>
                                <a:lnTo>
                                  <a:pt x="977779" y="1041319"/>
                                </a:lnTo>
                                <a:lnTo>
                                  <a:pt x="979951" y="1041319"/>
                                </a:lnTo>
                                <a:lnTo>
                                  <a:pt x="979951" y="1039134"/>
                                </a:lnTo>
                                <a:lnTo>
                                  <a:pt x="984371" y="1039134"/>
                                </a:lnTo>
                                <a:lnTo>
                                  <a:pt x="984371" y="1036950"/>
                                </a:lnTo>
                                <a:lnTo>
                                  <a:pt x="982186" y="1036950"/>
                                </a:lnTo>
                                <a:lnTo>
                                  <a:pt x="982186" y="1032594"/>
                                </a:lnTo>
                                <a:lnTo>
                                  <a:pt x="984371" y="1032594"/>
                                </a:lnTo>
                                <a:lnTo>
                                  <a:pt x="984371" y="1030358"/>
                                </a:lnTo>
                                <a:lnTo>
                                  <a:pt x="982186" y="1030358"/>
                                </a:lnTo>
                                <a:lnTo>
                                  <a:pt x="982186" y="1017214"/>
                                </a:lnTo>
                                <a:lnTo>
                                  <a:pt x="986555" y="1017214"/>
                                </a:lnTo>
                                <a:lnTo>
                                  <a:pt x="986555" y="1019398"/>
                                </a:lnTo>
                                <a:lnTo>
                                  <a:pt x="988740" y="1019398"/>
                                </a:lnTo>
                                <a:lnTo>
                                  <a:pt x="988740" y="1017214"/>
                                </a:lnTo>
                                <a:lnTo>
                                  <a:pt x="997516" y="1017214"/>
                                </a:lnTo>
                                <a:lnTo>
                                  <a:pt x="997516" y="1015029"/>
                                </a:lnTo>
                                <a:lnTo>
                                  <a:pt x="999700" y="1015029"/>
                                </a:lnTo>
                                <a:lnTo>
                                  <a:pt x="999700" y="1017214"/>
                                </a:lnTo>
                                <a:lnTo>
                                  <a:pt x="1008476" y="1017214"/>
                                </a:lnTo>
                                <a:lnTo>
                                  <a:pt x="1008476" y="1019398"/>
                                </a:lnTo>
                                <a:lnTo>
                                  <a:pt x="1010660" y="1019398"/>
                                </a:lnTo>
                                <a:lnTo>
                                  <a:pt x="1010660" y="1017214"/>
                                </a:lnTo>
                                <a:lnTo>
                                  <a:pt x="1015029" y="1017214"/>
                                </a:lnTo>
                                <a:lnTo>
                                  <a:pt x="1015029" y="1019398"/>
                                </a:lnTo>
                                <a:lnTo>
                                  <a:pt x="1019449" y="1019398"/>
                                </a:lnTo>
                                <a:lnTo>
                                  <a:pt x="1019449" y="1021621"/>
                                </a:lnTo>
                                <a:lnTo>
                                  <a:pt x="1025990" y="1021621"/>
                                </a:lnTo>
                                <a:lnTo>
                                  <a:pt x="1025990" y="1025990"/>
                                </a:lnTo>
                                <a:lnTo>
                                  <a:pt x="1032594" y="1025990"/>
                                </a:lnTo>
                                <a:lnTo>
                                  <a:pt x="1032594" y="1028174"/>
                                </a:lnTo>
                                <a:lnTo>
                                  <a:pt x="1036963" y="1028174"/>
                                </a:lnTo>
                                <a:lnTo>
                                  <a:pt x="1036963" y="1030358"/>
                                </a:lnTo>
                                <a:lnTo>
                                  <a:pt x="1039185" y="1030358"/>
                                </a:lnTo>
                                <a:lnTo>
                                  <a:pt x="1039185" y="1028174"/>
                                </a:lnTo>
                                <a:lnTo>
                                  <a:pt x="1045738" y="1028174"/>
                                </a:lnTo>
                                <a:lnTo>
                                  <a:pt x="1045738" y="1025990"/>
                                </a:lnTo>
                                <a:lnTo>
                                  <a:pt x="1043554" y="1025990"/>
                                </a:lnTo>
                                <a:lnTo>
                                  <a:pt x="1043554" y="1023805"/>
                                </a:lnTo>
                                <a:lnTo>
                                  <a:pt x="1050158" y="1023805"/>
                                </a:lnTo>
                                <a:lnTo>
                                  <a:pt x="1050158" y="1021621"/>
                                </a:lnTo>
                                <a:lnTo>
                                  <a:pt x="1056699" y="1021621"/>
                                </a:lnTo>
                                <a:lnTo>
                                  <a:pt x="1056699" y="1019398"/>
                                </a:lnTo>
                                <a:lnTo>
                                  <a:pt x="1063303" y="1019398"/>
                                </a:lnTo>
                                <a:lnTo>
                                  <a:pt x="1063303" y="1015029"/>
                                </a:lnTo>
                                <a:lnTo>
                                  <a:pt x="1067672" y="1015029"/>
                                </a:lnTo>
                                <a:lnTo>
                                  <a:pt x="1067672" y="1012845"/>
                                </a:lnTo>
                                <a:lnTo>
                                  <a:pt x="1069856" y="1012845"/>
                                </a:lnTo>
                                <a:lnTo>
                                  <a:pt x="1069856" y="1008425"/>
                                </a:lnTo>
                                <a:lnTo>
                                  <a:pt x="1067672" y="1008425"/>
                                </a:lnTo>
                                <a:lnTo>
                                  <a:pt x="1067672" y="1006241"/>
                                </a:lnTo>
                                <a:lnTo>
                                  <a:pt x="1069856" y="1006241"/>
                                </a:lnTo>
                                <a:lnTo>
                                  <a:pt x="1069856" y="1004069"/>
                                </a:lnTo>
                                <a:lnTo>
                                  <a:pt x="1072028" y="1004069"/>
                                </a:lnTo>
                                <a:lnTo>
                                  <a:pt x="1072028" y="999700"/>
                                </a:lnTo>
                                <a:lnTo>
                                  <a:pt x="1074263" y="999700"/>
                                </a:lnTo>
                                <a:lnTo>
                                  <a:pt x="1074263" y="997516"/>
                                </a:lnTo>
                                <a:lnTo>
                                  <a:pt x="1078632" y="997516"/>
                                </a:lnTo>
                                <a:lnTo>
                                  <a:pt x="1078632" y="993096"/>
                                </a:lnTo>
                                <a:lnTo>
                                  <a:pt x="1076448" y="993096"/>
                                </a:lnTo>
                                <a:lnTo>
                                  <a:pt x="1076448" y="990912"/>
                                </a:lnTo>
                                <a:lnTo>
                                  <a:pt x="1080817" y="990912"/>
                                </a:lnTo>
                                <a:lnTo>
                                  <a:pt x="1080817" y="988740"/>
                                </a:lnTo>
                                <a:lnTo>
                                  <a:pt x="1085224" y="988740"/>
                                </a:lnTo>
                                <a:lnTo>
                                  <a:pt x="1085224" y="990912"/>
                                </a:lnTo>
                                <a:lnTo>
                                  <a:pt x="1089592" y="990912"/>
                                </a:lnTo>
                                <a:lnTo>
                                  <a:pt x="1089592" y="993096"/>
                                </a:lnTo>
                                <a:lnTo>
                                  <a:pt x="1093961" y="993096"/>
                                </a:lnTo>
                                <a:lnTo>
                                  <a:pt x="1093961" y="990912"/>
                                </a:lnTo>
                                <a:lnTo>
                                  <a:pt x="1096197" y="990912"/>
                                </a:lnTo>
                                <a:lnTo>
                                  <a:pt x="1096197" y="993096"/>
                                </a:lnTo>
                                <a:lnTo>
                                  <a:pt x="1098381" y="993096"/>
                                </a:lnTo>
                                <a:lnTo>
                                  <a:pt x="1098381" y="990912"/>
                                </a:lnTo>
                                <a:lnTo>
                                  <a:pt x="1100553" y="990912"/>
                                </a:lnTo>
                                <a:lnTo>
                                  <a:pt x="1100553" y="988740"/>
                                </a:lnTo>
                                <a:lnTo>
                                  <a:pt x="1102737" y="988740"/>
                                </a:lnTo>
                                <a:lnTo>
                                  <a:pt x="1102737" y="984320"/>
                                </a:lnTo>
                                <a:lnTo>
                                  <a:pt x="1104922" y="984320"/>
                                </a:lnTo>
                                <a:lnTo>
                                  <a:pt x="1104922" y="982136"/>
                                </a:lnTo>
                                <a:lnTo>
                                  <a:pt x="1107106" y="982136"/>
                                </a:lnTo>
                                <a:lnTo>
                                  <a:pt x="1107106" y="979951"/>
                                </a:lnTo>
                                <a:lnTo>
                                  <a:pt x="1109341" y="979951"/>
                                </a:lnTo>
                                <a:lnTo>
                                  <a:pt x="1109341" y="975582"/>
                                </a:lnTo>
                                <a:lnTo>
                                  <a:pt x="1113710" y="975582"/>
                                </a:lnTo>
                                <a:lnTo>
                                  <a:pt x="1113710" y="977767"/>
                                </a:lnTo>
                                <a:lnTo>
                                  <a:pt x="1118066" y="977767"/>
                                </a:lnTo>
                                <a:lnTo>
                                  <a:pt x="1118066" y="979951"/>
                                </a:lnTo>
                                <a:lnTo>
                                  <a:pt x="1115895" y="979951"/>
                                </a:lnTo>
                                <a:lnTo>
                                  <a:pt x="1115895" y="984320"/>
                                </a:lnTo>
                                <a:lnTo>
                                  <a:pt x="1118066" y="984320"/>
                                </a:lnTo>
                                <a:lnTo>
                                  <a:pt x="1118066" y="986555"/>
                                </a:lnTo>
                                <a:lnTo>
                                  <a:pt x="1115895" y="986555"/>
                                </a:lnTo>
                                <a:lnTo>
                                  <a:pt x="1115895" y="990912"/>
                                </a:lnTo>
                                <a:lnTo>
                                  <a:pt x="1111526" y="990912"/>
                                </a:lnTo>
                                <a:lnTo>
                                  <a:pt x="1111526" y="997516"/>
                                </a:lnTo>
                                <a:lnTo>
                                  <a:pt x="1115895" y="997516"/>
                                </a:lnTo>
                                <a:lnTo>
                                  <a:pt x="1115895" y="1001885"/>
                                </a:lnTo>
                                <a:lnTo>
                                  <a:pt x="1113710" y="1001885"/>
                                </a:lnTo>
                                <a:lnTo>
                                  <a:pt x="1113710" y="1004069"/>
                                </a:lnTo>
                                <a:lnTo>
                                  <a:pt x="1118066" y="1004069"/>
                                </a:lnTo>
                                <a:lnTo>
                                  <a:pt x="1118066" y="1006241"/>
                                </a:lnTo>
                                <a:lnTo>
                                  <a:pt x="1115895" y="1006241"/>
                                </a:lnTo>
                                <a:lnTo>
                                  <a:pt x="1115895" y="1010660"/>
                                </a:lnTo>
                                <a:lnTo>
                                  <a:pt x="1120302" y="1010660"/>
                                </a:lnTo>
                                <a:lnTo>
                                  <a:pt x="1120302" y="1012845"/>
                                </a:lnTo>
                                <a:lnTo>
                                  <a:pt x="1122486" y="1012845"/>
                                </a:lnTo>
                                <a:lnTo>
                                  <a:pt x="1122486" y="1010660"/>
                                </a:lnTo>
                                <a:lnTo>
                                  <a:pt x="1126855" y="1010660"/>
                                </a:lnTo>
                                <a:lnTo>
                                  <a:pt x="1126855" y="1006241"/>
                                </a:lnTo>
                                <a:lnTo>
                                  <a:pt x="1131262" y="1006241"/>
                                </a:lnTo>
                                <a:lnTo>
                                  <a:pt x="1131262" y="1001885"/>
                                </a:lnTo>
                                <a:lnTo>
                                  <a:pt x="1133446" y="1001885"/>
                                </a:lnTo>
                                <a:lnTo>
                                  <a:pt x="1133446" y="999700"/>
                                </a:lnTo>
                                <a:lnTo>
                                  <a:pt x="1131262" y="999700"/>
                                </a:lnTo>
                                <a:lnTo>
                                  <a:pt x="1131262" y="995280"/>
                                </a:lnTo>
                                <a:lnTo>
                                  <a:pt x="1133446" y="995280"/>
                                </a:lnTo>
                                <a:lnTo>
                                  <a:pt x="1133446" y="993096"/>
                                </a:lnTo>
                                <a:lnTo>
                                  <a:pt x="1131262" y="993096"/>
                                </a:lnTo>
                                <a:lnTo>
                                  <a:pt x="1131262" y="990912"/>
                                </a:lnTo>
                                <a:lnTo>
                                  <a:pt x="1133446" y="990912"/>
                                </a:lnTo>
                                <a:lnTo>
                                  <a:pt x="1133446" y="988740"/>
                                </a:lnTo>
                                <a:lnTo>
                                  <a:pt x="1131262" y="988740"/>
                                </a:lnTo>
                                <a:lnTo>
                                  <a:pt x="1131262" y="984320"/>
                                </a:lnTo>
                                <a:lnTo>
                                  <a:pt x="1129039" y="984320"/>
                                </a:lnTo>
                                <a:lnTo>
                                  <a:pt x="1129039" y="977767"/>
                                </a:lnTo>
                                <a:lnTo>
                                  <a:pt x="1126855" y="977767"/>
                                </a:lnTo>
                                <a:lnTo>
                                  <a:pt x="1126855" y="975582"/>
                                </a:lnTo>
                                <a:lnTo>
                                  <a:pt x="1133446" y="975582"/>
                                </a:lnTo>
                                <a:lnTo>
                                  <a:pt x="1133446" y="973360"/>
                                </a:lnTo>
                                <a:lnTo>
                                  <a:pt x="1135631" y="973360"/>
                                </a:lnTo>
                                <a:lnTo>
                                  <a:pt x="1135631" y="975582"/>
                                </a:lnTo>
                                <a:lnTo>
                                  <a:pt x="1137815" y="975582"/>
                                </a:lnTo>
                                <a:lnTo>
                                  <a:pt x="1137815" y="979951"/>
                                </a:lnTo>
                                <a:lnTo>
                                  <a:pt x="1140000" y="979951"/>
                                </a:lnTo>
                                <a:lnTo>
                                  <a:pt x="1140000" y="975582"/>
                                </a:lnTo>
                                <a:lnTo>
                                  <a:pt x="1142235" y="975582"/>
                                </a:lnTo>
                                <a:lnTo>
                                  <a:pt x="1142235" y="977767"/>
                                </a:lnTo>
                                <a:lnTo>
                                  <a:pt x="1144419" y="977767"/>
                                </a:lnTo>
                                <a:lnTo>
                                  <a:pt x="1144419" y="975582"/>
                                </a:lnTo>
                                <a:lnTo>
                                  <a:pt x="1150960" y="975582"/>
                                </a:lnTo>
                                <a:lnTo>
                                  <a:pt x="1150960" y="973360"/>
                                </a:lnTo>
                                <a:lnTo>
                                  <a:pt x="1148776" y="973360"/>
                                </a:lnTo>
                                <a:lnTo>
                                  <a:pt x="1148776" y="971175"/>
                                </a:lnTo>
                                <a:lnTo>
                                  <a:pt x="1153145" y="971175"/>
                                </a:lnTo>
                                <a:lnTo>
                                  <a:pt x="1153145" y="968991"/>
                                </a:lnTo>
                                <a:lnTo>
                                  <a:pt x="1155380" y="968991"/>
                                </a:lnTo>
                                <a:lnTo>
                                  <a:pt x="1155380" y="966806"/>
                                </a:lnTo>
                                <a:lnTo>
                                  <a:pt x="1157564" y="966806"/>
                                </a:lnTo>
                                <a:lnTo>
                                  <a:pt x="1157564" y="964622"/>
                                </a:lnTo>
                                <a:lnTo>
                                  <a:pt x="1161933" y="964622"/>
                                </a:lnTo>
                                <a:lnTo>
                                  <a:pt x="1161933" y="960202"/>
                                </a:lnTo>
                                <a:lnTo>
                                  <a:pt x="1164105" y="960202"/>
                                </a:lnTo>
                                <a:lnTo>
                                  <a:pt x="1164105" y="958031"/>
                                </a:lnTo>
                                <a:lnTo>
                                  <a:pt x="1168525" y="958031"/>
                                </a:lnTo>
                                <a:lnTo>
                                  <a:pt x="1168525" y="960202"/>
                                </a:lnTo>
                                <a:lnTo>
                                  <a:pt x="1172893" y="960202"/>
                                </a:lnTo>
                                <a:lnTo>
                                  <a:pt x="1172893" y="958031"/>
                                </a:lnTo>
                                <a:lnTo>
                                  <a:pt x="1175078" y="958031"/>
                                </a:lnTo>
                                <a:lnTo>
                                  <a:pt x="1175078" y="962387"/>
                                </a:lnTo>
                                <a:lnTo>
                                  <a:pt x="1177300" y="962387"/>
                                </a:lnTo>
                                <a:lnTo>
                                  <a:pt x="1177300" y="960202"/>
                                </a:lnTo>
                                <a:lnTo>
                                  <a:pt x="1181669" y="960202"/>
                                </a:lnTo>
                                <a:lnTo>
                                  <a:pt x="1181669" y="958031"/>
                                </a:lnTo>
                                <a:lnTo>
                                  <a:pt x="1186038" y="958031"/>
                                </a:lnTo>
                                <a:lnTo>
                                  <a:pt x="1186038" y="955846"/>
                                </a:lnTo>
                                <a:lnTo>
                                  <a:pt x="1192630" y="955846"/>
                                </a:lnTo>
                                <a:lnTo>
                                  <a:pt x="1192630" y="953662"/>
                                </a:lnTo>
                                <a:lnTo>
                                  <a:pt x="1196999" y="953662"/>
                                </a:lnTo>
                                <a:lnTo>
                                  <a:pt x="1196999" y="951477"/>
                                </a:lnTo>
                                <a:lnTo>
                                  <a:pt x="1203603" y="951477"/>
                                </a:lnTo>
                                <a:lnTo>
                                  <a:pt x="1203603" y="949242"/>
                                </a:lnTo>
                                <a:lnTo>
                                  <a:pt x="1201418" y="949242"/>
                                </a:lnTo>
                                <a:lnTo>
                                  <a:pt x="1201418" y="947058"/>
                                </a:lnTo>
                                <a:lnTo>
                                  <a:pt x="1205787" y="947058"/>
                                </a:lnTo>
                                <a:lnTo>
                                  <a:pt x="1205787" y="940517"/>
                                </a:lnTo>
                                <a:lnTo>
                                  <a:pt x="1203603" y="940517"/>
                                </a:lnTo>
                                <a:lnTo>
                                  <a:pt x="1203603" y="933913"/>
                                </a:lnTo>
                                <a:lnTo>
                                  <a:pt x="1201418" y="933913"/>
                                </a:lnTo>
                                <a:lnTo>
                                  <a:pt x="1201418" y="927321"/>
                                </a:lnTo>
                                <a:lnTo>
                                  <a:pt x="1199183" y="927321"/>
                                </a:lnTo>
                                <a:lnTo>
                                  <a:pt x="1199183" y="922952"/>
                                </a:lnTo>
                                <a:lnTo>
                                  <a:pt x="1196999" y="922952"/>
                                </a:lnTo>
                                <a:lnTo>
                                  <a:pt x="1196999" y="916348"/>
                                </a:lnTo>
                                <a:lnTo>
                                  <a:pt x="1194814" y="916348"/>
                                </a:lnTo>
                                <a:lnTo>
                                  <a:pt x="1194814" y="909808"/>
                                </a:lnTo>
                                <a:lnTo>
                                  <a:pt x="1192630" y="909808"/>
                                </a:lnTo>
                                <a:lnTo>
                                  <a:pt x="1192630" y="905439"/>
                                </a:lnTo>
                                <a:lnTo>
                                  <a:pt x="1190458" y="905439"/>
                                </a:lnTo>
                                <a:lnTo>
                                  <a:pt x="1190458" y="898835"/>
                                </a:lnTo>
                                <a:lnTo>
                                  <a:pt x="1188273" y="898835"/>
                                </a:lnTo>
                                <a:lnTo>
                                  <a:pt x="1188273" y="892243"/>
                                </a:lnTo>
                                <a:lnTo>
                                  <a:pt x="1186038" y="892243"/>
                                </a:lnTo>
                                <a:lnTo>
                                  <a:pt x="1186038" y="885690"/>
                                </a:lnTo>
                                <a:lnTo>
                                  <a:pt x="1183854" y="885690"/>
                                </a:lnTo>
                                <a:lnTo>
                                  <a:pt x="1183854" y="881283"/>
                                </a:lnTo>
                                <a:lnTo>
                                  <a:pt x="1181669" y="881283"/>
                                </a:lnTo>
                                <a:lnTo>
                                  <a:pt x="1181669" y="874730"/>
                                </a:lnTo>
                                <a:lnTo>
                                  <a:pt x="1179485" y="874730"/>
                                </a:lnTo>
                                <a:lnTo>
                                  <a:pt x="1179485" y="868125"/>
                                </a:lnTo>
                                <a:lnTo>
                                  <a:pt x="1177300" y="868125"/>
                                </a:lnTo>
                                <a:lnTo>
                                  <a:pt x="1177300" y="863769"/>
                                </a:lnTo>
                                <a:lnTo>
                                  <a:pt x="1175078" y="863769"/>
                                </a:lnTo>
                                <a:lnTo>
                                  <a:pt x="1175078" y="857165"/>
                                </a:lnTo>
                                <a:lnTo>
                                  <a:pt x="1172893" y="857165"/>
                                </a:lnTo>
                                <a:lnTo>
                                  <a:pt x="1172893" y="850624"/>
                                </a:lnTo>
                                <a:lnTo>
                                  <a:pt x="1170709" y="850624"/>
                                </a:lnTo>
                                <a:lnTo>
                                  <a:pt x="1170709" y="846205"/>
                                </a:lnTo>
                                <a:lnTo>
                                  <a:pt x="1168525" y="846205"/>
                                </a:lnTo>
                                <a:lnTo>
                                  <a:pt x="1168525" y="839651"/>
                                </a:lnTo>
                                <a:lnTo>
                                  <a:pt x="1166340" y="839651"/>
                                </a:lnTo>
                                <a:lnTo>
                                  <a:pt x="1166340" y="835244"/>
                                </a:lnTo>
                                <a:lnTo>
                                  <a:pt x="1164105" y="835244"/>
                                </a:lnTo>
                                <a:lnTo>
                                  <a:pt x="1164105" y="828691"/>
                                </a:lnTo>
                                <a:lnTo>
                                  <a:pt x="1161933" y="828691"/>
                                </a:lnTo>
                                <a:lnTo>
                                  <a:pt x="1161933" y="822087"/>
                                </a:lnTo>
                                <a:lnTo>
                                  <a:pt x="1159749" y="822087"/>
                                </a:lnTo>
                                <a:lnTo>
                                  <a:pt x="1159749" y="824271"/>
                                </a:lnTo>
                                <a:lnTo>
                                  <a:pt x="1155380" y="824271"/>
                                </a:lnTo>
                                <a:lnTo>
                                  <a:pt x="1155380" y="826507"/>
                                </a:lnTo>
                                <a:lnTo>
                                  <a:pt x="1150960" y="826507"/>
                                </a:lnTo>
                                <a:lnTo>
                                  <a:pt x="1150960" y="824271"/>
                                </a:lnTo>
                                <a:lnTo>
                                  <a:pt x="1148776" y="824271"/>
                                </a:lnTo>
                                <a:lnTo>
                                  <a:pt x="1148776" y="822087"/>
                                </a:lnTo>
                                <a:lnTo>
                                  <a:pt x="1146591" y="822087"/>
                                </a:lnTo>
                                <a:lnTo>
                                  <a:pt x="1146591" y="826507"/>
                                </a:lnTo>
                                <a:lnTo>
                                  <a:pt x="1142235" y="826507"/>
                                </a:lnTo>
                                <a:lnTo>
                                  <a:pt x="1142235" y="828691"/>
                                </a:lnTo>
                                <a:lnTo>
                                  <a:pt x="1135631" y="828691"/>
                                </a:lnTo>
                                <a:lnTo>
                                  <a:pt x="1135631" y="830876"/>
                                </a:lnTo>
                                <a:lnTo>
                                  <a:pt x="1133446" y="830876"/>
                                </a:lnTo>
                                <a:lnTo>
                                  <a:pt x="1133446" y="835244"/>
                                </a:lnTo>
                                <a:lnTo>
                                  <a:pt x="1129039" y="835244"/>
                                </a:lnTo>
                                <a:lnTo>
                                  <a:pt x="1129039" y="837467"/>
                                </a:lnTo>
                                <a:lnTo>
                                  <a:pt x="1122486" y="837467"/>
                                </a:lnTo>
                                <a:lnTo>
                                  <a:pt x="1122486" y="839651"/>
                                </a:lnTo>
                                <a:lnTo>
                                  <a:pt x="1118066" y="839651"/>
                                </a:lnTo>
                                <a:lnTo>
                                  <a:pt x="1118066" y="841836"/>
                                </a:lnTo>
                                <a:lnTo>
                                  <a:pt x="1111526" y="841836"/>
                                </a:lnTo>
                                <a:lnTo>
                                  <a:pt x="1111526" y="839651"/>
                                </a:lnTo>
                                <a:lnTo>
                                  <a:pt x="1109341" y="839651"/>
                                </a:lnTo>
                                <a:lnTo>
                                  <a:pt x="1109341" y="837467"/>
                                </a:lnTo>
                                <a:lnTo>
                                  <a:pt x="1107106" y="837467"/>
                                </a:lnTo>
                                <a:lnTo>
                                  <a:pt x="1107106" y="841836"/>
                                </a:lnTo>
                                <a:lnTo>
                                  <a:pt x="1089592" y="841836"/>
                                </a:lnTo>
                                <a:lnTo>
                                  <a:pt x="1089592" y="837467"/>
                                </a:lnTo>
                                <a:lnTo>
                                  <a:pt x="1087408" y="837467"/>
                                </a:lnTo>
                                <a:lnTo>
                                  <a:pt x="1087408" y="839651"/>
                                </a:lnTo>
                                <a:lnTo>
                                  <a:pt x="1083001" y="839651"/>
                                </a:lnTo>
                                <a:lnTo>
                                  <a:pt x="1083001" y="844020"/>
                                </a:lnTo>
                                <a:lnTo>
                                  <a:pt x="1080817" y="844020"/>
                                </a:lnTo>
                                <a:lnTo>
                                  <a:pt x="1080817" y="846205"/>
                                </a:lnTo>
                                <a:lnTo>
                                  <a:pt x="1076448" y="846205"/>
                                </a:lnTo>
                                <a:lnTo>
                                  <a:pt x="1076448" y="844020"/>
                                </a:lnTo>
                                <a:lnTo>
                                  <a:pt x="1074263" y="844020"/>
                                </a:lnTo>
                                <a:lnTo>
                                  <a:pt x="1074263" y="841836"/>
                                </a:lnTo>
                                <a:lnTo>
                                  <a:pt x="1069856" y="841836"/>
                                </a:lnTo>
                                <a:lnTo>
                                  <a:pt x="1069856" y="839651"/>
                                </a:lnTo>
                                <a:lnTo>
                                  <a:pt x="1067672" y="839651"/>
                                </a:lnTo>
                                <a:lnTo>
                                  <a:pt x="1067672" y="835244"/>
                                </a:lnTo>
                                <a:lnTo>
                                  <a:pt x="1061068" y="835244"/>
                                </a:lnTo>
                                <a:lnTo>
                                  <a:pt x="1061068" y="839651"/>
                                </a:lnTo>
                                <a:lnTo>
                                  <a:pt x="1054514" y="839651"/>
                                </a:lnTo>
                                <a:lnTo>
                                  <a:pt x="1054514" y="841836"/>
                                </a:lnTo>
                                <a:lnTo>
                                  <a:pt x="1047923" y="841836"/>
                                </a:lnTo>
                                <a:lnTo>
                                  <a:pt x="1047923" y="839651"/>
                                </a:lnTo>
                                <a:lnTo>
                                  <a:pt x="1045738" y="839651"/>
                                </a:lnTo>
                                <a:lnTo>
                                  <a:pt x="1045738" y="837467"/>
                                </a:lnTo>
                                <a:lnTo>
                                  <a:pt x="1043554" y="837467"/>
                                </a:lnTo>
                                <a:lnTo>
                                  <a:pt x="1043554" y="835244"/>
                                </a:lnTo>
                                <a:lnTo>
                                  <a:pt x="1041370" y="835244"/>
                                </a:lnTo>
                                <a:lnTo>
                                  <a:pt x="1041370" y="830876"/>
                                </a:lnTo>
                                <a:lnTo>
                                  <a:pt x="1039185" y="830876"/>
                                </a:lnTo>
                                <a:lnTo>
                                  <a:pt x="1039185" y="837467"/>
                                </a:lnTo>
                                <a:lnTo>
                                  <a:pt x="1032594" y="837467"/>
                                </a:lnTo>
                                <a:lnTo>
                                  <a:pt x="1032594" y="839651"/>
                                </a:lnTo>
                                <a:lnTo>
                                  <a:pt x="1025990" y="839651"/>
                                </a:lnTo>
                                <a:lnTo>
                                  <a:pt x="1025990" y="841836"/>
                                </a:lnTo>
                                <a:lnTo>
                                  <a:pt x="1019449" y="841836"/>
                                </a:lnTo>
                                <a:lnTo>
                                  <a:pt x="1019449" y="844020"/>
                                </a:lnTo>
                                <a:lnTo>
                                  <a:pt x="1012845" y="844020"/>
                                </a:lnTo>
                                <a:lnTo>
                                  <a:pt x="1012845" y="846205"/>
                                </a:lnTo>
                                <a:lnTo>
                                  <a:pt x="1006304" y="846205"/>
                                </a:lnTo>
                                <a:lnTo>
                                  <a:pt x="1006304" y="844020"/>
                                </a:lnTo>
                                <a:lnTo>
                                  <a:pt x="1004120" y="844020"/>
                                </a:lnTo>
                                <a:lnTo>
                                  <a:pt x="1004120" y="848440"/>
                                </a:lnTo>
                                <a:lnTo>
                                  <a:pt x="999700" y="848440"/>
                                </a:lnTo>
                                <a:lnTo>
                                  <a:pt x="999700" y="850624"/>
                                </a:lnTo>
                                <a:lnTo>
                                  <a:pt x="997516" y="850624"/>
                                </a:lnTo>
                                <a:lnTo>
                                  <a:pt x="997516" y="852796"/>
                                </a:lnTo>
                                <a:lnTo>
                                  <a:pt x="995331" y="852796"/>
                                </a:lnTo>
                                <a:lnTo>
                                  <a:pt x="995331" y="854981"/>
                                </a:lnTo>
                                <a:lnTo>
                                  <a:pt x="990924" y="854981"/>
                                </a:lnTo>
                                <a:lnTo>
                                  <a:pt x="990924" y="857165"/>
                                </a:lnTo>
                                <a:lnTo>
                                  <a:pt x="988740" y="857165"/>
                                </a:lnTo>
                                <a:lnTo>
                                  <a:pt x="988740" y="859400"/>
                                </a:lnTo>
                                <a:lnTo>
                                  <a:pt x="986555" y="859400"/>
                                </a:lnTo>
                                <a:lnTo>
                                  <a:pt x="986555" y="861585"/>
                                </a:lnTo>
                                <a:lnTo>
                                  <a:pt x="982186" y="861585"/>
                                </a:lnTo>
                                <a:lnTo>
                                  <a:pt x="982186" y="865954"/>
                                </a:lnTo>
                                <a:lnTo>
                                  <a:pt x="977779" y="865954"/>
                                </a:lnTo>
                                <a:lnTo>
                                  <a:pt x="977779" y="868125"/>
                                </a:lnTo>
                                <a:lnTo>
                                  <a:pt x="979951" y="868125"/>
                                </a:lnTo>
                                <a:lnTo>
                                  <a:pt x="979951" y="870310"/>
                                </a:lnTo>
                                <a:lnTo>
                                  <a:pt x="975595" y="870310"/>
                                </a:lnTo>
                                <a:lnTo>
                                  <a:pt x="975595" y="874730"/>
                                </a:lnTo>
                                <a:lnTo>
                                  <a:pt x="971226" y="874730"/>
                                </a:lnTo>
                                <a:lnTo>
                                  <a:pt x="971226" y="879098"/>
                                </a:lnTo>
                                <a:lnTo>
                                  <a:pt x="966806" y="879098"/>
                                </a:lnTo>
                                <a:lnTo>
                                  <a:pt x="966806" y="885690"/>
                                </a:lnTo>
                                <a:lnTo>
                                  <a:pt x="964622" y="885690"/>
                                </a:lnTo>
                                <a:lnTo>
                                  <a:pt x="964622" y="887874"/>
                                </a:lnTo>
                                <a:lnTo>
                                  <a:pt x="960266" y="887874"/>
                                </a:lnTo>
                                <a:lnTo>
                                  <a:pt x="960266" y="892243"/>
                                </a:lnTo>
                                <a:lnTo>
                                  <a:pt x="953662" y="892243"/>
                                </a:lnTo>
                                <a:lnTo>
                                  <a:pt x="953662" y="890059"/>
                                </a:lnTo>
                                <a:lnTo>
                                  <a:pt x="949293" y="890059"/>
                                </a:lnTo>
                                <a:lnTo>
                                  <a:pt x="949293" y="892243"/>
                                </a:lnTo>
                                <a:lnTo>
                                  <a:pt x="940517" y="892243"/>
                                </a:lnTo>
                                <a:lnTo>
                                  <a:pt x="940517" y="894478"/>
                                </a:lnTo>
                                <a:lnTo>
                                  <a:pt x="931741" y="894478"/>
                                </a:lnTo>
                                <a:lnTo>
                                  <a:pt x="931741" y="896663"/>
                                </a:lnTo>
                                <a:lnTo>
                                  <a:pt x="927372" y="896663"/>
                                </a:lnTo>
                                <a:lnTo>
                                  <a:pt x="927372" y="894478"/>
                                </a:lnTo>
                                <a:lnTo>
                                  <a:pt x="925188" y="894478"/>
                                </a:lnTo>
                                <a:lnTo>
                                  <a:pt x="925188" y="898835"/>
                                </a:lnTo>
                                <a:lnTo>
                                  <a:pt x="920768" y="898835"/>
                                </a:lnTo>
                                <a:lnTo>
                                  <a:pt x="920768" y="896663"/>
                                </a:lnTo>
                                <a:lnTo>
                                  <a:pt x="911992" y="896663"/>
                                </a:lnTo>
                                <a:lnTo>
                                  <a:pt x="911992" y="898835"/>
                                </a:lnTo>
                                <a:lnTo>
                                  <a:pt x="909808" y="898835"/>
                                </a:lnTo>
                                <a:lnTo>
                                  <a:pt x="909808" y="896663"/>
                                </a:lnTo>
                                <a:lnTo>
                                  <a:pt x="898847" y="896663"/>
                                </a:lnTo>
                                <a:lnTo>
                                  <a:pt x="898847" y="894478"/>
                                </a:lnTo>
                                <a:lnTo>
                                  <a:pt x="894478" y="894478"/>
                                </a:lnTo>
                                <a:lnTo>
                                  <a:pt x="894478" y="892243"/>
                                </a:lnTo>
                                <a:lnTo>
                                  <a:pt x="890110" y="892243"/>
                                </a:lnTo>
                                <a:lnTo>
                                  <a:pt x="890110" y="890059"/>
                                </a:lnTo>
                                <a:lnTo>
                                  <a:pt x="887874" y="890059"/>
                                </a:lnTo>
                                <a:lnTo>
                                  <a:pt x="887874" y="887874"/>
                                </a:lnTo>
                                <a:lnTo>
                                  <a:pt x="885703" y="887874"/>
                                </a:lnTo>
                                <a:lnTo>
                                  <a:pt x="885703" y="885690"/>
                                </a:lnTo>
                                <a:lnTo>
                                  <a:pt x="887874" y="885690"/>
                                </a:lnTo>
                                <a:lnTo>
                                  <a:pt x="887874" y="883505"/>
                                </a:lnTo>
                                <a:lnTo>
                                  <a:pt x="885703" y="883505"/>
                                </a:lnTo>
                                <a:lnTo>
                                  <a:pt x="885703" y="881283"/>
                                </a:lnTo>
                                <a:lnTo>
                                  <a:pt x="883518" y="881283"/>
                                </a:lnTo>
                                <a:lnTo>
                                  <a:pt x="883518" y="876914"/>
                                </a:lnTo>
                                <a:lnTo>
                                  <a:pt x="881334" y="876914"/>
                                </a:lnTo>
                                <a:lnTo>
                                  <a:pt x="881334" y="874730"/>
                                </a:lnTo>
                                <a:lnTo>
                                  <a:pt x="876914" y="874730"/>
                                </a:lnTo>
                                <a:lnTo>
                                  <a:pt x="876914" y="868125"/>
                                </a:lnTo>
                                <a:lnTo>
                                  <a:pt x="872545" y="868125"/>
                                </a:lnTo>
                                <a:lnTo>
                                  <a:pt x="872545" y="870310"/>
                                </a:lnTo>
                                <a:lnTo>
                                  <a:pt x="870361" y="870310"/>
                                </a:lnTo>
                                <a:lnTo>
                                  <a:pt x="870361" y="868125"/>
                                </a:lnTo>
                                <a:lnTo>
                                  <a:pt x="868189" y="868125"/>
                                </a:lnTo>
                                <a:lnTo>
                                  <a:pt x="868189" y="865954"/>
                                </a:lnTo>
                                <a:lnTo>
                                  <a:pt x="872545" y="865954"/>
                                </a:lnTo>
                                <a:lnTo>
                                  <a:pt x="872545" y="861585"/>
                                </a:lnTo>
                                <a:lnTo>
                                  <a:pt x="876914" y="861585"/>
                                </a:lnTo>
                                <a:lnTo>
                                  <a:pt x="876914" y="854981"/>
                                </a:lnTo>
                                <a:lnTo>
                                  <a:pt x="874730" y="854981"/>
                                </a:lnTo>
                                <a:lnTo>
                                  <a:pt x="874730" y="848440"/>
                                </a:lnTo>
                                <a:lnTo>
                                  <a:pt x="876914" y="848440"/>
                                </a:lnTo>
                                <a:lnTo>
                                  <a:pt x="876914" y="839651"/>
                                </a:lnTo>
                                <a:lnTo>
                                  <a:pt x="879149" y="839651"/>
                                </a:lnTo>
                                <a:lnTo>
                                  <a:pt x="879149" y="837467"/>
                                </a:lnTo>
                                <a:lnTo>
                                  <a:pt x="887874" y="837467"/>
                                </a:lnTo>
                                <a:lnTo>
                                  <a:pt x="887874" y="833060"/>
                                </a:lnTo>
                                <a:lnTo>
                                  <a:pt x="885703" y="833060"/>
                                </a:lnTo>
                                <a:lnTo>
                                  <a:pt x="885703" y="822087"/>
                                </a:lnTo>
                                <a:lnTo>
                                  <a:pt x="883518" y="822087"/>
                                </a:lnTo>
                                <a:lnTo>
                                  <a:pt x="883518" y="817731"/>
                                </a:lnTo>
                                <a:lnTo>
                                  <a:pt x="885703" y="817731"/>
                                </a:lnTo>
                                <a:lnTo>
                                  <a:pt x="885703" y="811127"/>
                                </a:lnTo>
                                <a:lnTo>
                                  <a:pt x="881334" y="811127"/>
                                </a:lnTo>
                                <a:lnTo>
                                  <a:pt x="881334" y="808942"/>
                                </a:lnTo>
                                <a:lnTo>
                                  <a:pt x="883518" y="808942"/>
                                </a:lnTo>
                                <a:lnTo>
                                  <a:pt x="883518" y="802402"/>
                                </a:lnTo>
                                <a:lnTo>
                                  <a:pt x="885703" y="802402"/>
                                </a:lnTo>
                                <a:lnTo>
                                  <a:pt x="885703" y="797982"/>
                                </a:lnTo>
                                <a:lnTo>
                                  <a:pt x="883518" y="797982"/>
                                </a:lnTo>
                                <a:lnTo>
                                  <a:pt x="883518" y="795797"/>
                                </a:lnTo>
                                <a:lnTo>
                                  <a:pt x="881334" y="795797"/>
                                </a:lnTo>
                                <a:lnTo>
                                  <a:pt x="881334" y="793613"/>
                                </a:lnTo>
                                <a:lnTo>
                                  <a:pt x="883518" y="793613"/>
                                </a:lnTo>
                                <a:lnTo>
                                  <a:pt x="883518" y="789206"/>
                                </a:lnTo>
                                <a:lnTo>
                                  <a:pt x="885703" y="789206"/>
                                </a:lnTo>
                                <a:lnTo>
                                  <a:pt x="885703" y="784837"/>
                                </a:lnTo>
                                <a:lnTo>
                                  <a:pt x="887874" y="784837"/>
                                </a:lnTo>
                                <a:lnTo>
                                  <a:pt x="887874" y="787022"/>
                                </a:lnTo>
                                <a:lnTo>
                                  <a:pt x="890110" y="787022"/>
                                </a:lnTo>
                                <a:lnTo>
                                  <a:pt x="890110" y="791429"/>
                                </a:lnTo>
                                <a:lnTo>
                                  <a:pt x="892294" y="791429"/>
                                </a:lnTo>
                                <a:lnTo>
                                  <a:pt x="892294" y="789206"/>
                                </a:lnTo>
                                <a:lnTo>
                                  <a:pt x="896663" y="789206"/>
                                </a:lnTo>
                                <a:lnTo>
                                  <a:pt x="896663" y="784837"/>
                                </a:lnTo>
                                <a:lnTo>
                                  <a:pt x="901070" y="784837"/>
                                </a:lnTo>
                                <a:lnTo>
                                  <a:pt x="901070" y="782653"/>
                                </a:lnTo>
                                <a:lnTo>
                                  <a:pt x="898847" y="782653"/>
                                </a:lnTo>
                                <a:lnTo>
                                  <a:pt x="898847" y="773877"/>
                                </a:lnTo>
                                <a:lnTo>
                                  <a:pt x="896663" y="773877"/>
                                </a:lnTo>
                                <a:lnTo>
                                  <a:pt x="896663" y="771692"/>
                                </a:lnTo>
                                <a:lnTo>
                                  <a:pt x="898847" y="771692"/>
                                </a:lnTo>
                                <a:lnTo>
                                  <a:pt x="898847" y="765088"/>
                                </a:lnTo>
                                <a:lnTo>
                                  <a:pt x="894478" y="765088"/>
                                </a:lnTo>
                                <a:lnTo>
                                  <a:pt x="894478" y="760719"/>
                                </a:lnTo>
                                <a:lnTo>
                                  <a:pt x="896663" y="760719"/>
                                </a:lnTo>
                                <a:lnTo>
                                  <a:pt x="896663" y="756363"/>
                                </a:lnTo>
                                <a:lnTo>
                                  <a:pt x="898847" y="756363"/>
                                </a:lnTo>
                                <a:lnTo>
                                  <a:pt x="898847" y="751944"/>
                                </a:lnTo>
                                <a:lnTo>
                                  <a:pt x="905439" y="751944"/>
                                </a:lnTo>
                                <a:lnTo>
                                  <a:pt x="905439" y="740983"/>
                                </a:lnTo>
                                <a:lnTo>
                                  <a:pt x="909808" y="740983"/>
                                </a:lnTo>
                                <a:lnTo>
                                  <a:pt x="909808" y="730010"/>
                                </a:lnTo>
                                <a:lnTo>
                                  <a:pt x="907623" y="730010"/>
                                </a:lnTo>
                                <a:lnTo>
                                  <a:pt x="907623" y="727838"/>
                                </a:lnTo>
                                <a:lnTo>
                                  <a:pt x="911992" y="727838"/>
                                </a:lnTo>
                                <a:lnTo>
                                  <a:pt x="911992" y="723470"/>
                                </a:lnTo>
                                <a:lnTo>
                                  <a:pt x="914227" y="723470"/>
                                </a:lnTo>
                                <a:lnTo>
                                  <a:pt x="914227" y="721234"/>
                                </a:lnTo>
                                <a:lnTo>
                                  <a:pt x="922952" y="721234"/>
                                </a:lnTo>
                                <a:lnTo>
                                  <a:pt x="922952" y="719050"/>
                                </a:lnTo>
                                <a:lnTo>
                                  <a:pt x="929557" y="719050"/>
                                </a:lnTo>
                                <a:lnTo>
                                  <a:pt x="929557" y="716865"/>
                                </a:lnTo>
                                <a:lnTo>
                                  <a:pt x="936148" y="716865"/>
                                </a:lnTo>
                                <a:lnTo>
                                  <a:pt x="936148" y="714681"/>
                                </a:lnTo>
                                <a:lnTo>
                                  <a:pt x="942701" y="714681"/>
                                </a:lnTo>
                                <a:lnTo>
                                  <a:pt x="942701" y="716865"/>
                                </a:lnTo>
                                <a:lnTo>
                                  <a:pt x="940517" y="716865"/>
                                </a:lnTo>
                                <a:lnTo>
                                  <a:pt x="940517" y="721234"/>
                                </a:lnTo>
                                <a:lnTo>
                                  <a:pt x="938332" y="721234"/>
                                </a:lnTo>
                                <a:lnTo>
                                  <a:pt x="938332" y="725654"/>
                                </a:lnTo>
                                <a:lnTo>
                                  <a:pt x="936148" y="725654"/>
                                </a:lnTo>
                                <a:lnTo>
                                  <a:pt x="936148" y="727838"/>
                                </a:lnTo>
                                <a:lnTo>
                                  <a:pt x="938332" y="727838"/>
                                </a:lnTo>
                                <a:lnTo>
                                  <a:pt x="938332" y="730010"/>
                                </a:lnTo>
                                <a:lnTo>
                                  <a:pt x="947108" y="730010"/>
                                </a:lnTo>
                                <a:lnTo>
                                  <a:pt x="947108" y="727838"/>
                                </a:lnTo>
                                <a:lnTo>
                                  <a:pt x="953662" y="727838"/>
                                </a:lnTo>
                                <a:lnTo>
                                  <a:pt x="953662" y="725654"/>
                                </a:lnTo>
                                <a:lnTo>
                                  <a:pt x="960266" y="725654"/>
                                </a:lnTo>
                                <a:lnTo>
                                  <a:pt x="960266" y="723470"/>
                                </a:lnTo>
                                <a:lnTo>
                                  <a:pt x="966806" y="723470"/>
                                </a:lnTo>
                                <a:lnTo>
                                  <a:pt x="966806" y="721234"/>
                                </a:lnTo>
                                <a:lnTo>
                                  <a:pt x="968991" y="721234"/>
                                </a:lnTo>
                                <a:lnTo>
                                  <a:pt x="968991" y="725654"/>
                                </a:lnTo>
                                <a:lnTo>
                                  <a:pt x="971226" y="725654"/>
                                </a:lnTo>
                                <a:lnTo>
                                  <a:pt x="971226" y="721234"/>
                                </a:lnTo>
                                <a:lnTo>
                                  <a:pt x="973411" y="721234"/>
                                </a:lnTo>
                                <a:lnTo>
                                  <a:pt x="973411" y="730010"/>
                                </a:lnTo>
                                <a:lnTo>
                                  <a:pt x="971226" y="730010"/>
                                </a:lnTo>
                                <a:lnTo>
                                  <a:pt x="971226" y="732195"/>
                                </a:lnTo>
                                <a:lnTo>
                                  <a:pt x="968991" y="732195"/>
                                </a:lnTo>
                                <a:lnTo>
                                  <a:pt x="968991" y="734430"/>
                                </a:lnTo>
                                <a:lnTo>
                                  <a:pt x="966806" y="734430"/>
                                </a:lnTo>
                                <a:lnTo>
                                  <a:pt x="966806" y="738799"/>
                                </a:lnTo>
                                <a:lnTo>
                                  <a:pt x="964622" y="738799"/>
                                </a:lnTo>
                                <a:lnTo>
                                  <a:pt x="964622" y="736614"/>
                                </a:lnTo>
                                <a:lnTo>
                                  <a:pt x="962438" y="736614"/>
                                </a:lnTo>
                                <a:lnTo>
                                  <a:pt x="962438" y="740983"/>
                                </a:lnTo>
                                <a:lnTo>
                                  <a:pt x="960266" y="740983"/>
                                </a:lnTo>
                                <a:lnTo>
                                  <a:pt x="960266" y="747575"/>
                                </a:lnTo>
                                <a:lnTo>
                                  <a:pt x="962438" y="747575"/>
                                </a:lnTo>
                                <a:lnTo>
                                  <a:pt x="962438" y="749759"/>
                                </a:lnTo>
                                <a:lnTo>
                                  <a:pt x="966806" y="749759"/>
                                </a:lnTo>
                                <a:lnTo>
                                  <a:pt x="966806" y="747575"/>
                                </a:lnTo>
                                <a:lnTo>
                                  <a:pt x="968991" y="747575"/>
                                </a:lnTo>
                                <a:lnTo>
                                  <a:pt x="968991" y="749759"/>
                                </a:lnTo>
                                <a:lnTo>
                                  <a:pt x="973411" y="749759"/>
                                </a:lnTo>
                                <a:lnTo>
                                  <a:pt x="973411" y="751944"/>
                                </a:lnTo>
                                <a:lnTo>
                                  <a:pt x="977779" y="751944"/>
                                </a:lnTo>
                                <a:lnTo>
                                  <a:pt x="977779" y="747575"/>
                                </a:lnTo>
                                <a:lnTo>
                                  <a:pt x="979951" y="747575"/>
                                </a:lnTo>
                                <a:lnTo>
                                  <a:pt x="979951" y="754128"/>
                                </a:lnTo>
                                <a:lnTo>
                                  <a:pt x="984371" y="754128"/>
                                </a:lnTo>
                                <a:lnTo>
                                  <a:pt x="984371" y="767273"/>
                                </a:lnTo>
                                <a:lnTo>
                                  <a:pt x="982186" y="767273"/>
                                </a:lnTo>
                                <a:lnTo>
                                  <a:pt x="982186" y="769508"/>
                                </a:lnTo>
                                <a:lnTo>
                                  <a:pt x="986555" y="769508"/>
                                </a:lnTo>
                                <a:lnTo>
                                  <a:pt x="986555" y="771692"/>
                                </a:lnTo>
                                <a:lnTo>
                                  <a:pt x="990924" y="771692"/>
                                </a:lnTo>
                                <a:lnTo>
                                  <a:pt x="990924" y="769508"/>
                                </a:lnTo>
                                <a:lnTo>
                                  <a:pt x="997516" y="769508"/>
                                </a:lnTo>
                                <a:lnTo>
                                  <a:pt x="997516" y="765088"/>
                                </a:lnTo>
                                <a:lnTo>
                                  <a:pt x="999700" y="765088"/>
                                </a:lnTo>
                                <a:lnTo>
                                  <a:pt x="999700" y="762904"/>
                                </a:lnTo>
                                <a:lnTo>
                                  <a:pt x="1004120" y="762904"/>
                                </a:lnTo>
                                <a:lnTo>
                                  <a:pt x="1004120" y="758548"/>
                                </a:lnTo>
                                <a:lnTo>
                                  <a:pt x="1001885" y="758548"/>
                                </a:lnTo>
                                <a:lnTo>
                                  <a:pt x="1001885" y="756363"/>
                                </a:lnTo>
                                <a:lnTo>
                                  <a:pt x="1006304" y="756363"/>
                                </a:lnTo>
                                <a:lnTo>
                                  <a:pt x="1006304" y="754128"/>
                                </a:lnTo>
                                <a:lnTo>
                                  <a:pt x="1008476" y="754128"/>
                                </a:lnTo>
                                <a:lnTo>
                                  <a:pt x="1008476" y="751944"/>
                                </a:lnTo>
                                <a:lnTo>
                                  <a:pt x="1010660" y="751944"/>
                                </a:lnTo>
                                <a:lnTo>
                                  <a:pt x="1010660" y="749759"/>
                                </a:lnTo>
                                <a:lnTo>
                                  <a:pt x="1015029" y="749759"/>
                                </a:lnTo>
                                <a:lnTo>
                                  <a:pt x="1015029" y="745390"/>
                                </a:lnTo>
                                <a:lnTo>
                                  <a:pt x="1017265" y="745390"/>
                                </a:lnTo>
                                <a:lnTo>
                                  <a:pt x="1017265" y="740983"/>
                                </a:lnTo>
                                <a:lnTo>
                                  <a:pt x="1019449" y="740983"/>
                                </a:lnTo>
                                <a:lnTo>
                                  <a:pt x="1019449" y="736614"/>
                                </a:lnTo>
                                <a:lnTo>
                                  <a:pt x="1023818" y="736614"/>
                                </a:lnTo>
                                <a:lnTo>
                                  <a:pt x="1023818" y="734430"/>
                                </a:lnTo>
                                <a:lnTo>
                                  <a:pt x="1025990" y="734430"/>
                                </a:lnTo>
                                <a:lnTo>
                                  <a:pt x="1025990" y="738799"/>
                                </a:lnTo>
                                <a:lnTo>
                                  <a:pt x="1028225" y="738799"/>
                                </a:lnTo>
                                <a:lnTo>
                                  <a:pt x="1028225" y="736614"/>
                                </a:lnTo>
                                <a:lnTo>
                                  <a:pt x="1034778" y="736614"/>
                                </a:lnTo>
                                <a:lnTo>
                                  <a:pt x="1034778" y="734430"/>
                                </a:lnTo>
                                <a:lnTo>
                                  <a:pt x="1039185" y="734430"/>
                                </a:lnTo>
                                <a:lnTo>
                                  <a:pt x="1039185" y="727838"/>
                                </a:lnTo>
                                <a:lnTo>
                                  <a:pt x="1041370" y="727838"/>
                                </a:lnTo>
                                <a:lnTo>
                                  <a:pt x="1041370" y="725654"/>
                                </a:lnTo>
                                <a:lnTo>
                                  <a:pt x="1043554" y="725654"/>
                                </a:lnTo>
                                <a:lnTo>
                                  <a:pt x="1043554" y="727838"/>
                                </a:lnTo>
                                <a:lnTo>
                                  <a:pt x="1047923" y="727838"/>
                                </a:lnTo>
                                <a:lnTo>
                                  <a:pt x="1047923" y="725654"/>
                                </a:lnTo>
                                <a:lnTo>
                                  <a:pt x="1050158" y="725654"/>
                                </a:lnTo>
                                <a:lnTo>
                                  <a:pt x="1050158" y="723470"/>
                                </a:lnTo>
                                <a:lnTo>
                                  <a:pt x="1052343" y="723470"/>
                                </a:lnTo>
                                <a:lnTo>
                                  <a:pt x="1052343" y="725654"/>
                                </a:lnTo>
                                <a:lnTo>
                                  <a:pt x="1054514" y="725654"/>
                                </a:lnTo>
                                <a:lnTo>
                                  <a:pt x="1054514" y="727838"/>
                                </a:lnTo>
                                <a:lnTo>
                                  <a:pt x="1058883" y="727838"/>
                                </a:lnTo>
                                <a:lnTo>
                                  <a:pt x="1058883" y="732195"/>
                                </a:lnTo>
                                <a:lnTo>
                                  <a:pt x="1061068" y="732195"/>
                                </a:lnTo>
                                <a:lnTo>
                                  <a:pt x="1061068" y="734430"/>
                                </a:lnTo>
                                <a:lnTo>
                                  <a:pt x="1065487" y="734430"/>
                                </a:lnTo>
                                <a:lnTo>
                                  <a:pt x="1065487" y="732195"/>
                                </a:lnTo>
                                <a:lnTo>
                                  <a:pt x="1069856" y="732195"/>
                                </a:lnTo>
                                <a:lnTo>
                                  <a:pt x="1069856" y="734430"/>
                                </a:lnTo>
                                <a:lnTo>
                                  <a:pt x="1072028" y="734430"/>
                                </a:lnTo>
                                <a:lnTo>
                                  <a:pt x="1072028" y="730010"/>
                                </a:lnTo>
                                <a:lnTo>
                                  <a:pt x="1074263" y="730010"/>
                                </a:lnTo>
                                <a:lnTo>
                                  <a:pt x="1074263" y="732195"/>
                                </a:lnTo>
                                <a:lnTo>
                                  <a:pt x="1078632" y="732195"/>
                                </a:lnTo>
                                <a:lnTo>
                                  <a:pt x="1078632" y="734430"/>
                                </a:lnTo>
                                <a:lnTo>
                                  <a:pt x="1080817" y="734430"/>
                                </a:lnTo>
                                <a:lnTo>
                                  <a:pt x="1080817" y="736614"/>
                                </a:lnTo>
                                <a:lnTo>
                                  <a:pt x="1085224" y="736614"/>
                                </a:lnTo>
                                <a:lnTo>
                                  <a:pt x="1085224" y="734430"/>
                                </a:lnTo>
                                <a:lnTo>
                                  <a:pt x="1087408" y="734430"/>
                                </a:lnTo>
                                <a:lnTo>
                                  <a:pt x="1087408" y="738799"/>
                                </a:lnTo>
                                <a:lnTo>
                                  <a:pt x="1089592" y="738799"/>
                                </a:lnTo>
                                <a:lnTo>
                                  <a:pt x="1089592" y="736614"/>
                                </a:lnTo>
                                <a:lnTo>
                                  <a:pt x="1093961" y="736614"/>
                                </a:lnTo>
                                <a:lnTo>
                                  <a:pt x="1093961" y="734430"/>
                                </a:lnTo>
                                <a:lnTo>
                                  <a:pt x="1096197" y="734430"/>
                                </a:lnTo>
                                <a:lnTo>
                                  <a:pt x="1096197" y="736614"/>
                                </a:lnTo>
                                <a:lnTo>
                                  <a:pt x="1102737" y="736614"/>
                                </a:lnTo>
                                <a:lnTo>
                                  <a:pt x="1102737" y="738799"/>
                                </a:lnTo>
                                <a:lnTo>
                                  <a:pt x="1104922" y="738799"/>
                                </a:lnTo>
                                <a:lnTo>
                                  <a:pt x="1104922" y="736614"/>
                                </a:lnTo>
                                <a:lnTo>
                                  <a:pt x="1107106" y="736614"/>
                                </a:lnTo>
                                <a:lnTo>
                                  <a:pt x="1107106" y="738799"/>
                                </a:lnTo>
                                <a:lnTo>
                                  <a:pt x="1109341" y="738799"/>
                                </a:lnTo>
                                <a:lnTo>
                                  <a:pt x="1109341" y="743168"/>
                                </a:lnTo>
                                <a:lnTo>
                                  <a:pt x="1111526" y="743168"/>
                                </a:lnTo>
                                <a:lnTo>
                                  <a:pt x="1111526" y="740983"/>
                                </a:lnTo>
                                <a:lnTo>
                                  <a:pt x="1113710" y="740983"/>
                                </a:lnTo>
                                <a:lnTo>
                                  <a:pt x="1113710" y="743168"/>
                                </a:lnTo>
                                <a:lnTo>
                                  <a:pt x="1115895" y="743168"/>
                                </a:lnTo>
                                <a:lnTo>
                                  <a:pt x="1115895" y="745390"/>
                                </a:lnTo>
                                <a:lnTo>
                                  <a:pt x="1118066" y="745390"/>
                                </a:lnTo>
                                <a:lnTo>
                                  <a:pt x="1118066" y="747575"/>
                                </a:lnTo>
                                <a:lnTo>
                                  <a:pt x="1122486" y="747575"/>
                                </a:lnTo>
                                <a:lnTo>
                                  <a:pt x="1122486" y="749759"/>
                                </a:lnTo>
                                <a:lnTo>
                                  <a:pt x="1126855" y="749759"/>
                                </a:lnTo>
                                <a:lnTo>
                                  <a:pt x="1126855" y="747575"/>
                                </a:lnTo>
                                <a:lnTo>
                                  <a:pt x="1129039" y="747575"/>
                                </a:lnTo>
                                <a:lnTo>
                                  <a:pt x="1129039" y="749759"/>
                                </a:lnTo>
                                <a:lnTo>
                                  <a:pt x="1131262" y="749759"/>
                                </a:lnTo>
                                <a:lnTo>
                                  <a:pt x="1131262" y="743168"/>
                                </a:lnTo>
                                <a:lnTo>
                                  <a:pt x="1129039" y="743168"/>
                                </a:lnTo>
                                <a:lnTo>
                                  <a:pt x="1129039" y="738799"/>
                                </a:lnTo>
                                <a:lnTo>
                                  <a:pt x="1126855" y="738799"/>
                                </a:lnTo>
                                <a:lnTo>
                                  <a:pt x="1126855" y="732195"/>
                                </a:lnTo>
                                <a:lnTo>
                                  <a:pt x="1124671" y="732195"/>
                                </a:lnTo>
                                <a:lnTo>
                                  <a:pt x="1124671" y="727838"/>
                                </a:lnTo>
                                <a:lnTo>
                                  <a:pt x="1122486" y="727838"/>
                                </a:lnTo>
                                <a:lnTo>
                                  <a:pt x="1122486" y="721234"/>
                                </a:lnTo>
                                <a:lnTo>
                                  <a:pt x="1120302" y="721234"/>
                                </a:lnTo>
                                <a:lnTo>
                                  <a:pt x="1120302" y="716865"/>
                                </a:lnTo>
                                <a:lnTo>
                                  <a:pt x="1118066" y="716865"/>
                                </a:lnTo>
                                <a:lnTo>
                                  <a:pt x="1118066" y="710325"/>
                                </a:lnTo>
                                <a:lnTo>
                                  <a:pt x="1115895" y="710325"/>
                                </a:lnTo>
                                <a:lnTo>
                                  <a:pt x="1115895" y="705905"/>
                                </a:lnTo>
                                <a:lnTo>
                                  <a:pt x="1113710" y="705905"/>
                                </a:lnTo>
                                <a:lnTo>
                                  <a:pt x="1113710" y="699352"/>
                                </a:lnTo>
                                <a:lnTo>
                                  <a:pt x="1111526" y="699352"/>
                                </a:lnTo>
                                <a:lnTo>
                                  <a:pt x="1111526" y="694945"/>
                                </a:lnTo>
                                <a:lnTo>
                                  <a:pt x="1109341" y="694945"/>
                                </a:lnTo>
                                <a:lnTo>
                                  <a:pt x="1109341" y="688391"/>
                                </a:lnTo>
                                <a:lnTo>
                                  <a:pt x="1107106" y="688391"/>
                                </a:lnTo>
                                <a:lnTo>
                                  <a:pt x="1107106" y="683972"/>
                                </a:lnTo>
                                <a:lnTo>
                                  <a:pt x="1104922" y="683972"/>
                                </a:lnTo>
                                <a:lnTo>
                                  <a:pt x="1104922" y="677431"/>
                                </a:lnTo>
                                <a:lnTo>
                                  <a:pt x="1102737" y="677431"/>
                                </a:lnTo>
                                <a:lnTo>
                                  <a:pt x="1102737" y="673011"/>
                                </a:lnTo>
                                <a:lnTo>
                                  <a:pt x="1100553" y="673011"/>
                                </a:lnTo>
                                <a:lnTo>
                                  <a:pt x="1100553" y="668643"/>
                                </a:lnTo>
                                <a:lnTo>
                                  <a:pt x="1098381" y="668643"/>
                                </a:lnTo>
                                <a:lnTo>
                                  <a:pt x="1098381" y="662051"/>
                                </a:lnTo>
                                <a:lnTo>
                                  <a:pt x="1096197" y="662051"/>
                                </a:lnTo>
                                <a:lnTo>
                                  <a:pt x="1096197" y="657682"/>
                                </a:lnTo>
                                <a:lnTo>
                                  <a:pt x="1093961" y="657682"/>
                                </a:lnTo>
                                <a:lnTo>
                                  <a:pt x="1093961" y="651091"/>
                                </a:lnTo>
                                <a:lnTo>
                                  <a:pt x="1091777" y="651091"/>
                                </a:lnTo>
                                <a:lnTo>
                                  <a:pt x="1091777" y="646722"/>
                                </a:lnTo>
                                <a:lnTo>
                                  <a:pt x="1089592" y="646722"/>
                                </a:lnTo>
                                <a:lnTo>
                                  <a:pt x="1089592" y="640118"/>
                                </a:lnTo>
                                <a:lnTo>
                                  <a:pt x="1087408" y="640118"/>
                                </a:lnTo>
                                <a:lnTo>
                                  <a:pt x="1087408" y="635762"/>
                                </a:lnTo>
                                <a:lnTo>
                                  <a:pt x="1085224" y="635762"/>
                                </a:lnTo>
                                <a:lnTo>
                                  <a:pt x="1085224" y="631393"/>
                                </a:lnTo>
                                <a:lnTo>
                                  <a:pt x="1083001" y="631393"/>
                                </a:lnTo>
                                <a:lnTo>
                                  <a:pt x="1083001" y="624789"/>
                                </a:lnTo>
                                <a:lnTo>
                                  <a:pt x="1080817" y="624789"/>
                                </a:lnTo>
                                <a:lnTo>
                                  <a:pt x="1080817" y="620432"/>
                                </a:lnTo>
                                <a:lnTo>
                                  <a:pt x="1078632" y="620432"/>
                                </a:lnTo>
                                <a:lnTo>
                                  <a:pt x="1078632" y="613828"/>
                                </a:lnTo>
                                <a:lnTo>
                                  <a:pt x="1076448" y="613828"/>
                                </a:lnTo>
                                <a:lnTo>
                                  <a:pt x="1076448" y="609459"/>
                                </a:lnTo>
                                <a:lnTo>
                                  <a:pt x="1074263" y="609459"/>
                                </a:lnTo>
                                <a:lnTo>
                                  <a:pt x="1074263" y="605052"/>
                                </a:lnTo>
                                <a:lnTo>
                                  <a:pt x="1072028" y="605052"/>
                                </a:lnTo>
                                <a:lnTo>
                                  <a:pt x="1072028" y="598499"/>
                                </a:lnTo>
                                <a:lnTo>
                                  <a:pt x="1069856" y="598499"/>
                                </a:lnTo>
                                <a:lnTo>
                                  <a:pt x="1069856" y="594079"/>
                                </a:lnTo>
                                <a:lnTo>
                                  <a:pt x="1067672" y="594079"/>
                                </a:lnTo>
                                <a:lnTo>
                                  <a:pt x="1067672" y="587539"/>
                                </a:lnTo>
                                <a:lnTo>
                                  <a:pt x="1065487" y="587539"/>
                                </a:lnTo>
                                <a:lnTo>
                                  <a:pt x="1065487" y="583119"/>
                                </a:lnTo>
                                <a:lnTo>
                                  <a:pt x="1063303" y="583119"/>
                                </a:lnTo>
                                <a:lnTo>
                                  <a:pt x="1063303" y="578750"/>
                                </a:lnTo>
                                <a:lnTo>
                                  <a:pt x="1061068" y="578750"/>
                                </a:lnTo>
                                <a:lnTo>
                                  <a:pt x="1061068" y="572210"/>
                                </a:lnTo>
                                <a:lnTo>
                                  <a:pt x="1058883" y="572210"/>
                                </a:lnTo>
                                <a:lnTo>
                                  <a:pt x="1058883" y="567790"/>
                                </a:lnTo>
                                <a:lnTo>
                                  <a:pt x="1056699" y="567790"/>
                                </a:lnTo>
                                <a:lnTo>
                                  <a:pt x="1056699" y="563421"/>
                                </a:lnTo>
                                <a:lnTo>
                                  <a:pt x="1054514" y="563421"/>
                                </a:lnTo>
                                <a:lnTo>
                                  <a:pt x="1054514" y="556830"/>
                                </a:lnTo>
                                <a:lnTo>
                                  <a:pt x="1052343" y="556830"/>
                                </a:lnTo>
                                <a:lnTo>
                                  <a:pt x="1052343" y="552461"/>
                                </a:lnTo>
                                <a:lnTo>
                                  <a:pt x="1050158" y="552461"/>
                                </a:lnTo>
                                <a:lnTo>
                                  <a:pt x="1050158" y="548041"/>
                                </a:lnTo>
                                <a:lnTo>
                                  <a:pt x="1047923" y="548041"/>
                                </a:lnTo>
                                <a:lnTo>
                                  <a:pt x="1047923" y="541500"/>
                                </a:lnTo>
                                <a:lnTo>
                                  <a:pt x="1045738" y="541500"/>
                                </a:lnTo>
                                <a:lnTo>
                                  <a:pt x="1045738" y="537081"/>
                                </a:lnTo>
                                <a:lnTo>
                                  <a:pt x="1043554" y="537081"/>
                                </a:lnTo>
                                <a:lnTo>
                                  <a:pt x="1043554" y="532712"/>
                                </a:lnTo>
                                <a:lnTo>
                                  <a:pt x="1041370" y="532712"/>
                                </a:lnTo>
                                <a:lnTo>
                                  <a:pt x="1041370" y="526120"/>
                                </a:lnTo>
                                <a:lnTo>
                                  <a:pt x="1039185" y="526120"/>
                                </a:lnTo>
                                <a:lnTo>
                                  <a:pt x="1039185" y="521751"/>
                                </a:lnTo>
                                <a:lnTo>
                                  <a:pt x="1036963" y="521751"/>
                                </a:lnTo>
                                <a:lnTo>
                                  <a:pt x="1036963" y="517383"/>
                                </a:lnTo>
                                <a:lnTo>
                                  <a:pt x="1034778" y="517383"/>
                                </a:lnTo>
                                <a:lnTo>
                                  <a:pt x="1034778" y="510791"/>
                                </a:lnTo>
                                <a:lnTo>
                                  <a:pt x="1032594" y="510791"/>
                                </a:lnTo>
                                <a:lnTo>
                                  <a:pt x="1032594" y="506422"/>
                                </a:lnTo>
                                <a:lnTo>
                                  <a:pt x="1030409" y="506422"/>
                                </a:lnTo>
                                <a:lnTo>
                                  <a:pt x="1030409" y="502003"/>
                                </a:lnTo>
                                <a:lnTo>
                                  <a:pt x="1028225" y="502003"/>
                                </a:lnTo>
                                <a:lnTo>
                                  <a:pt x="1028225" y="495462"/>
                                </a:lnTo>
                                <a:lnTo>
                                  <a:pt x="1025990" y="495462"/>
                                </a:lnTo>
                                <a:lnTo>
                                  <a:pt x="1025990" y="491042"/>
                                </a:lnTo>
                                <a:lnTo>
                                  <a:pt x="1023818" y="491042"/>
                                </a:lnTo>
                                <a:lnTo>
                                  <a:pt x="1023818" y="486673"/>
                                </a:lnTo>
                                <a:lnTo>
                                  <a:pt x="1021633" y="486673"/>
                                </a:lnTo>
                                <a:lnTo>
                                  <a:pt x="1021633" y="482317"/>
                                </a:lnTo>
                                <a:lnTo>
                                  <a:pt x="1019449" y="482317"/>
                                </a:lnTo>
                                <a:lnTo>
                                  <a:pt x="1019449" y="475713"/>
                                </a:lnTo>
                                <a:lnTo>
                                  <a:pt x="1017265" y="475713"/>
                                </a:lnTo>
                                <a:lnTo>
                                  <a:pt x="1017265" y="471344"/>
                                </a:lnTo>
                                <a:lnTo>
                                  <a:pt x="1015029" y="471344"/>
                                </a:lnTo>
                                <a:lnTo>
                                  <a:pt x="1015029" y="466937"/>
                                </a:lnTo>
                                <a:lnTo>
                                  <a:pt x="1012845" y="466937"/>
                                </a:lnTo>
                                <a:lnTo>
                                  <a:pt x="1012845" y="462568"/>
                                </a:lnTo>
                                <a:lnTo>
                                  <a:pt x="1010660" y="462568"/>
                                </a:lnTo>
                                <a:lnTo>
                                  <a:pt x="1010660" y="455964"/>
                                </a:lnTo>
                                <a:lnTo>
                                  <a:pt x="1008476" y="455964"/>
                                </a:lnTo>
                                <a:lnTo>
                                  <a:pt x="1008476" y="451608"/>
                                </a:lnTo>
                                <a:lnTo>
                                  <a:pt x="1006304" y="451608"/>
                                </a:lnTo>
                                <a:lnTo>
                                  <a:pt x="1006304" y="447239"/>
                                </a:lnTo>
                                <a:lnTo>
                                  <a:pt x="1004120" y="447239"/>
                                </a:lnTo>
                                <a:lnTo>
                                  <a:pt x="1004120" y="442819"/>
                                </a:lnTo>
                                <a:lnTo>
                                  <a:pt x="1001885" y="442819"/>
                                </a:lnTo>
                                <a:lnTo>
                                  <a:pt x="1001885" y="436279"/>
                                </a:lnTo>
                                <a:lnTo>
                                  <a:pt x="999700" y="436279"/>
                                </a:lnTo>
                                <a:lnTo>
                                  <a:pt x="999700" y="431859"/>
                                </a:lnTo>
                                <a:lnTo>
                                  <a:pt x="997516" y="431859"/>
                                </a:lnTo>
                                <a:lnTo>
                                  <a:pt x="997516" y="427490"/>
                                </a:lnTo>
                                <a:lnTo>
                                  <a:pt x="995331" y="427490"/>
                                </a:lnTo>
                                <a:lnTo>
                                  <a:pt x="995331" y="423121"/>
                                </a:lnTo>
                                <a:lnTo>
                                  <a:pt x="993147" y="423121"/>
                                </a:lnTo>
                                <a:lnTo>
                                  <a:pt x="993147" y="416530"/>
                                </a:lnTo>
                                <a:lnTo>
                                  <a:pt x="990924" y="416530"/>
                                </a:lnTo>
                                <a:lnTo>
                                  <a:pt x="990924" y="412161"/>
                                </a:lnTo>
                                <a:lnTo>
                                  <a:pt x="988740" y="412161"/>
                                </a:lnTo>
                                <a:lnTo>
                                  <a:pt x="988740" y="407741"/>
                                </a:lnTo>
                                <a:lnTo>
                                  <a:pt x="986555" y="407741"/>
                                </a:lnTo>
                                <a:lnTo>
                                  <a:pt x="986555" y="403385"/>
                                </a:lnTo>
                                <a:lnTo>
                                  <a:pt x="984371" y="403385"/>
                                </a:lnTo>
                                <a:lnTo>
                                  <a:pt x="984371" y="398965"/>
                                </a:lnTo>
                                <a:lnTo>
                                  <a:pt x="982186" y="398965"/>
                                </a:lnTo>
                                <a:lnTo>
                                  <a:pt x="982186" y="392412"/>
                                </a:lnTo>
                                <a:lnTo>
                                  <a:pt x="979951" y="392412"/>
                                </a:lnTo>
                                <a:lnTo>
                                  <a:pt x="979951" y="388005"/>
                                </a:lnTo>
                                <a:lnTo>
                                  <a:pt x="977779" y="388005"/>
                                </a:lnTo>
                                <a:lnTo>
                                  <a:pt x="977779" y="383636"/>
                                </a:lnTo>
                                <a:lnTo>
                                  <a:pt x="975595" y="383636"/>
                                </a:lnTo>
                                <a:lnTo>
                                  <a:pt x="975595" y="379267"/>
                                </a:lnTo>
                                <a:lnTo>
                                  <a:pt x="973411" y="379267"/>
                                </a:lnTo>
                                <a:lnTo>
                                  <a:pt x="973411" y="374860"/>
                                </a:lnTo>
                                <a:lnTo>
                                  <a:pt x="971226" y="374860"/>
                                </a:lnTo>
                                <a:lnTo>
                                  <a:pt x="971226" y="368307"/>
                                </a:lnTo>
                                <a:lnTo>
                                  <a:pt x="968991" y="368307"/>
                                </a:lnTo>
                                <a:lnTo>
                                  <a:pt x="968991" y="363887"/>
                                </a:lnTo>
                                <a:lnTo>
                                  <a:pt x="966806" y="363887"/>
                                </a:lnTo>
                                <a:lnTo>
                                  <a:pt x="966806" y="359531"/>
                                </a:lnTo>
                                <a:lnTo>
                                  <a:pt x="964622" y="359531"/>
                                </a:lnTo>
                                <a:lnTo>
                                  <a:pt x="964622" y="355162"/>
                                </a:lnTo>
                                <a:lnTo>
                                  <a:pt x="962438" y="355162"/>
                                </a:lnTo>
                                <a:lnTo>
                                  <a:pt x="962438" y="350742"/>
                                </a:lnTo>
                                <a:lnTo>
                                  <a:pt x="960266" y="350742"/>
                                </a:lnTo>
                                <a:lnTo>
                                  <a:pt x="960266" y="346374"/>
                                </a:lnTo>
                                <a:lnTo>
                                  <a:pt x="958031" y="346374"/>
                                </a:lnTo>
                                <a:lnTo>
                                  <a:pt x="958031" y="339782"/>
                                </a:lnTo>
                                <a:lnTo>
                                  <a:pt x="955846" y="339782"/>
                                </a:lnTo>
                                <a:lnTo>
                                  <a:pt x="955846" y="335413"/>
                                </a:lnTo>
                                <a:lnTo>
                                  <a:pt x="953662" y="335413"/>
                                </a:lnTo>
                                <a:lnTo>
                                  <a:pt x="953662" y="331044"/>
                                </a:lnTo>
                                <a:lnTo>
                                  <a:pt x="951477" y="331044"/>
                                </a:lnTo>
                                <a:lnTo>
                                  <a:pt x="951477" y="326637"/>
                                </a:lnTo>
                                <a:lnTo>
                                  <a:pt x="949293" y="326637"/>
                                </a:lnTo>
                                <a:lnTo>
                                  <a:pt x="949293" y="322269"/>
                                </a:lnTo>
                                <a:lnTo>
                                  <a:pt x="947108" y="322269"/>
                                </a:lnTo>
                                <a:lnTo>
                                  <a:pt x="947108" y="317849"/>
                                </a:lnTo>
                                <a:lnTo>
                                  <a:pt x="944886" y="317849"/>
                                </a:lnTo>
                                <a:lnTo>
                                  <a:pt x="944886" y="313493"/>
                                </a:lnTo>
                                <a:lnTo>
                                  <a:pt x="942701" y="313493"/>
                                </a:lnTo>
                                <a:lnTo>
                                  <a:pt x="942701" y="306889"/>
                                </a:lnTo>
                                <a:lnTo>
                                  <a:pt x="940517" y="306889"/>
                                </a:lnTo>
                                <a:lnTo>
                                  <a:pt x="940517" y="302520"/>
                                </a:lnTo>
                                <a:lnTo>
                                  <a:pt x="938332" y="302520"/>
                                </a:lnTo>
                                <a:lnTo>
                                  <a:pt x="938332" y="298163"/>
                                </a:lnTo>
                                <a:lnTo>
                                  <a:pt x="936148" y="298163"/>
                                </a:lnTo>
                                <a:lnTo>
                                  <a:pt x="936148" y="293744"/>
                                </a:lnTo>
                                <a:lnTo>
                                  <a:pt x="933913" y="293744"/>
                                </a:lnTo>
                                <a:lnTo>
                                  <a:pt x="933913" y="289375"/>
                                </a:lnTo>
                                <a:lnTo>
                                  <a:pt x="931741" y="289375"/>
                                </a:lnTo>
                                <a:lnTo>
                                  <a:pt x="931741" y="284968"/>
                                </a:lnTo>
                                <a:lnTo>
                                  <a:pt x="929557" y="284968"/>
                                </a:lnTo>
                                <a:lnTo>
                                  <a:pt x="929557" y="280599"/>
                                </a:lnTo>
                                <a:lnTo>
                                  <a:pt x="927372" y="280599"/>
                                </a:lnTo>
                                <a:lnTo>
                                  <a:pt x="927372" y="276230"/>
                                </a:lnTo>
                                <a:lnTo>
                                  <a:pt x="925188" y="276230"/>
                                </a:lnTo>
                                <a:lnTo>
                                  <a:pt x="925188" y="269626"/>
                                </a:lnTo>
                                <a:lnTo>
                                  <a:pt x="922952" y="269626"/>
                                </a:lnTo>
                                <a:lnTo>
                                  <a:pt x="922952" y="265270"/>
                                </a:lnTo>
                                <a:lnTo>
                                  <a:pt x="920768" y="265270"/>
                                </a:lnTo>
                                <a:lnTo>
                                  <a:pt x="920768" y="260850"/>
                                </a:lnTo>
                                <a:lnTo>
                                  <a:pt x="918584" y="260850"/>
                                </a:lnTo>
                                <a:lnTo>
                                  <a:pt x="918584" y="256481"/>
                                </a:lnTo>
                                <a:lnTo>
                                  <a:pt x="916399" y="256481"/>
                                </a:lnTo>
                                <a:lnTo>
                                  <a:pt x="916399" y="252125"/>
                                </a:lnTo>
                                <a:lnTo>
                                  <a:pt x="914227" y="252125"/>
                                </a:lnTo>
                                <a:lnTo>
                                  <a:pt x="914227" y="247705"/>
                                </a:lnTo>
                                <a:lnTo>
                                  <a:pt x="911992" y="247705"/>
                                </a:lnTo>
                                <a:lnTo>
                                  <a:pt x="911992" y="243336"/>
                                </a:lnTo>
                                <a:lnTo>
                                  <a:pt x="909808" y="243336"/>
                                </a:lnTo>
                                <a:lnTo>
                                  <a:pt x="909808" y="238929"/>
                                </a:lnTo>
                                <a:lnTo>
                                  <a:pt x="907623" y="238929"/>
                                </a:lnTo>
                                <a:lnTo>
                                  <a:pt x="907623" y="234561"/>
                                </a:lnTo>
                                <a:lnTo>
                                  <a:pt x="905439" y="234561"/>
                                </a:lnTo>
                                <a:lnTo>
                                  <a:pt x="905439" y="230192"/>
                                </a:lnTo>
                                <a:lnTo>
                                  <a:pt x="903254" y="230192"/>
                                </a:lnTo>
                                <a:lnTo>
                                  <a:pt x="903254" y="225772"/>
                                </a:lnTo>
                                <a:lnTo>
                                  <a:pt x="901070" y="225772"/>
                                </a:lnTo>
                                <a:lnTo>
                                  <a:pt x="901070" y="221416"/>
                                </a:lnTo>
                                <a:lnTo>
                                  <a:pt x="898847" y="221416"/>
                                </a:lnTo>
                                <a:lnTo>
                                  <a:pt x="898847" y="217047"/>
                                </a:lnTo>
                                <a:lnTo>
                                  <a:pt x="896663" y="217047"/>
                                </a:lnTo>
                                <a:lnTo>
                                  <a:pt x="896663" y="210443"/>
                                </a:lnTo>
                                <a:lnTo>
                                  <a:pt x="894478" y="210443"/>
                                </a:lnTo>
                                <a:lnTo>
                                  <a:pt x="894478" y="206087"/>
                                </a:lnTo>
                                <a:lnTo>
                                  <a:pt x="892294" y="206087"/>
                                </a:lnTo>
                                <a:lnTo>
                                  <a:pt x="892294" y="201667"/>
                                </a:lnTo>
                                <a:lnTo>
                                  <a:pt x="890110" y="201667"/>
                                </a:lnTo>
                                <a:lnTo>
                                  <a:pt x="890110" y="197298"/>
                                </a:lnTo>
                                <a:lnTo>
                                  <a:pt x="887874" y="197298"/>
                                </a:lnTo>
                                <a:lnTo>
                                  <a:pt x="887874" y="192891"/>
                                </a:lnTo>
                                <a:lnTo>
                                  <a:pt x="885703" y="192891"/>
                                </a:lnTo>
                                <a:lnTo>
                                  <a:pt x="885703" y="188522"/>
                                </a:lnTo>
                                <a:lnTo>
                                  <a:pt x="883518" y="188522"/>
                                </a:lnTo>
                                <a:lnTo>
                                  <a:pt x="883518" y="184153"/>
                                </a:lnTo>
                                <a:lnTo>
                                  <a:pt x="881334" y="184153"/>
                                </a:lnTo>
                                <a:lnTo>
                                  <a:pt x="881334" y="179734"/>
                                </a:lnTo>
                                <a:lnTo>
                                  <a:pt x="879149" y="179734"/>
                                </a:lnTo>
                                <a:lnTo>
                                  <a:pt x="879149" y="175377"/>
                                </a:lnTo>
                                <a:lnTo>
                                  <a:pt x="876914" y="175377"/>
                                </a:lnTo>
                                <a:lnTo>
                                  <a:pt x="876914" y="171008"/>
                                </a:lnTo>
                                <a:lnTo>
                                  <a:pt x="874730" y="171008"/>
                                </a:lnTo>
                                <a:lnTo>
                                  <a:pt x="874730" y="166589"/>
                                </a:lnTo>
                                <a:lnTo>
                                  <a:pt x="872545" y="166589"/>
                                </a:lnTo>
                                <a:lnTo>
                                  <a:pt x="872545" y="162220"/>
                                </a:lnTo>
                                <a:lnTo>
                                  <a:pt x="870361" y="162220"/>
                                </a:lnTo>
                                <a:lnTo>
                                  <a:pt x="870361" y="157813"/>
                                </a:lnTo>
                                <a:lnTo>
                                  <a:pt x="868189" y="157813"/>
                                </a:lnTo>
                                <a:lnTo>
                                  <a:pt x="868189" y="153444"/>
                                </a:lnTo>
                                <a:lnTo>
                                  <a:pt x="865954" y="153444"/>
                                </a:lnTo>
                                <a:lnTo>
                                  <a:pt x="865954" y="149075"/>
                                </a:lnTo>
                                <a:lnTo>
                                  <a:pt x="863769" y="149075"/>
                                </a:lnTo>
                                <a:lnTo>
                                  <a:pt x="863769" y="144668"/>
                                </a:lnTo>
                                <a:lnTo>
                                  <a:pt x="861585" y="144668"/>
                                </a:lnTo>
                                <a:lnTo>
                                  <a:pt x="861585" y="140299"/>
                                </a:lnTo>
                                <a:lnTo>
                                  <a:pt x="857216" y="140299"/>
                                </a:lnTo>
                                <a:lnTo>
                                  <a:pt x="857216" y="144668"/>
                                </a:lnTo>
                                <a:lnTo>
                                  <a:pt x="848440" y="144668"/>
                                </a:lnTo>
                                <a:lnTo>
                                  <a:pt x="848440" y="146853"/>
                                </a:lnTo>
                                <a:lnTo>
                                  <a:pt x="846256" y="146853"/>
                                </a:lnTo>
                                <a:lnTo>
                                  <a:pt x="846256" y="142484"/>
                                </a:lnTo>
                                <a:lnTo>
                                  <a:pt x="844071" y="142484"/>
                                </a:lnTo>
                                <a:lnTo>
                                  <a:pt x="844071" y="144668"/>
                                </a:lnTo>
                                <a:lnTo>
                                  <a:pt x="839664" y="144668"/>
                                </a:lnTo>
                                <a:lnTo>
                                  <a:pt x="839664" y="146853"/>
                                </a:lnTo>
                                <a:lnTo>
                                  <a:pt x="837480" y="146853"/>
                                </a:lnTo>
                                <a:lnTo>
                                  <a:pt x="837480" y="151260"/>
                                </a:lnTo>
                                <a:lnTo>
                                  <a:pt x="835295" y="151260"/>
                                </a:lnTo>
                                <a:lnTo>
                                  <a:pt x="835295" y="146853"/>
                                </a:lnTo>
                                <a:lnTo>
                                  <a:pt x="828691" y="146853"/>
                                </a:lnTo>
                                <a:lnTo>
                                  <a:pt x="828691" y="144668"/>
                                </a:lnTo>
                                <a:lnTo>
                                  <a:pt x="826507" y="144668"/>
                                </a:lnTo>
                                <a:lnTo>
                                  <a:pt x="826507" y="142484"/>
                                </a:lnTo>
                                <a:lnTo>
                                  <a:pt x="822151" y="142484"/>
                                </a:lnTo>
                                <a:lnTo>
                                  <a:pt x="822151" y="140299"/>
                                </a:lnTo>
                                <a:lnTo>
                                  <a:pt x="817731" y="140299"/>
                                </a:lnTo>
                                <a:lnTo>
                                  <a:pt x="817731" y="142484"/>
                                </a:lnTo>
                                <a:lnTo>
                                  <a:pt x="815546" y="142484"/>
                                </a:lnTo>
                                <a:lnTo>
                                  <a:pt x="815546" y="146853"/>
                                </a:lnTo>
                                <a:lnTo>
                                  <a:pt x="817731" y="146853"/>
                                </a:lnTo>
                                <a:lnTo>
                                  <a:pt x="817731" y="149075"/>
                                </a:lnTo>
                                <a:lnTo>
                                  <a:pt x="813362" y="149075"/>
                                </a:lnTo>
                                <a:lnTo>
                                  <a:pt x="813362" y="151260"/>
                                </a:lnTo>
                                <a:lnTo>
                                  <a:pt x="815546" y="151260"/>
                                </a:lnTo>
                                <a:lnTo>
                                  <a:pt x="815546" y="155628"/>
                                </a:lnTo>
                                <a:lnTo>
                                  <a:pt x="819915" y="155628"/>
                                </a:lnTo>
                                <a:lnTo>
                                  <a:pt x="819915" y="157813"/>
                                </a:lnTo>
                                <a:lnTo>
                                  <a:pt x="824322" y="157813"/>
                                </a:lnTo>
                                <a:lnTo>
                                  <a:pt x="824322" y="162220"/>
                                </a:lnTo>
                                <a:lnTo>
                                  <a:pt x="826507" y="162220"/>
                                </a:lnTo>
                                <a:lnTo>
                                  <a:pt x="826507" y="164404"/>
                                </a:lnTo>
                                <a:lnTo>
                                  <a:pt x="830876" y="164404"/>
                                </a:lnTo>
                                <a:lnTo>
                                  <a:pt x="830876" y="162220"/>
                                </a:lnTo>
                                <a:lnTo>
                                  <a:pt x="835295" y="162220"/>
                                </a:lnTo>
                                <a:lnTo>
                                  <a:pt x="835295" y="157813"/>
                                </a:lnTo>
                                <a:lnTo>
                                  <a:pt x="837480" y="157813"/>
                                </a:lnTo>
                                <a:lnTo>
                                  <a:pt x="837480" y="160048"/>
                                </a:lnTo>
                                <a:lnTo>
                                  <a:pt x="841836" y="160048"/>
                                </a:lnTo>
                                <a:lnTo>
                                  <a:pt x="841836" y="162220"/>
                                </a:lnTo>
                                <a:lnTo>
                                  <a:pt x="839664" y="162220"/>
                                </a:lnTo>
                                <a:lnTo>
                                  <a:pt x="839664" y="164404"/>
                                </a:lnTo>
                                <a:lnTo>
                                  <a:pt x="841836" y="164404"/>
                                </a:lnTo>
                                <a:lnTo>
                                  <a:pt x="841836" y="168773"/>
                                </a:lnTo>
                                <a:lnTo>
                                  <a:pt x="844071" y="168773"/>
                                </a:lnTo>
                                <a:lnTo>
                                  <a:pt x="844071" y="166589"/>
                                </a:lnTo>
                                <a:lnTo>
                                  <a:pt x="846256" y="166589"/>
                                </a:lnTo>
                                <a:lnTo>
                                  <a:pt x="846256" y="171008"/>
                                </a:lnTo>
                                <a:lnTo>
                                  <a:pt x="844071" y="171008"/>
                                </a:lnTo>
                                <a:lnTo>
                                  <a:pt x="844071" y="173193"/>
                                </a:lnTo>
                                <a:lnTo>
                                  <a:pt x="841836" y="173193"/>
                                </a:lnTo>
                                <a:lnTo>
                                  <a:pt x="841836" y="175377"/>
                                </a:lnTo>
                                <a:lnTo>
                                  <a:pt x="839664" y="175377"/>
                                </a:lnTo>
                                <a:lnTo>
                                  <a:pt x="839664" y="177549"/>
                                </a:lnTo>
                                <a:lnTo>
                                  <a:pt x="826507" y="177549"/>
                                </a:lnTo>
                                <a:lnTo>
                                  <a:pt x="826507" y="179734"/>
                                </a:lnTo>
                                <a:lnTo>
                                  <a:pt x="822151" y="179734"/>
                                </a:lnTo>
                                <a:lnTo>
                                  <a:pt x="822151" y="175377"/>
                                </a:lnTo>
                                <a:lnTo>
                                  <a:pt x="817731" y="175377"/>
                                </a:lnTo>
                                <a:lnTo>
                                  <a:pt x="817731" y="173193"/>
                                </a:lnTo>
                                <a:lnTo>
                                  <a:pt x="813362" y="173193"/>
                                </a:lnTo>
                                <a:lnTo>
                                  <a:pt x="813362" y="171008"/>
                                </a:lnTo>
                                <a:lnTo>
                                  <a:pt x="808993" y="171008"/>
                                </a:lnTo>
                                <a:lnTo>
                                  <a:pt x="808993" y="173193"/>
                                </a:lnTo>
                                <a:lnTo>
                                  <a:pt x="802402" y="173193"/>
                                </a:lnTo>
                                <a:lnTo>
                                  <a:pt x="802402" y="171008"/>
                                </a:lnTo>
                                <a:lnTo>
                                  <a:pt x="800217" y="171008"/>
                                </a:lnTo>
                                <a:lnTo>
                                  <a:pt x="800217" y="168773"/>
                                </a:lnTo>
                                <a:lnTo>
                                  <a:pt x="798033" y="168773"/>
                                </a:lnTo>
                                <a:lnTo>
                                  <a:pt x="798033" y="166589"/>
                                </a:lnTo>
                                <a:lnTo>
                                  <a:pt x="795797" y="166589"/>
                                </a:lnTo>
                                <a:lnTo>
                                  <a:pt x="795797" y="162220"/>
                                </a:lnTo>
                                <a:lnTo>
                                  <a:pt x="793626" y="162220"/>
                                </a:lnTo>
                                <a:lnTo>
                                  <a:pt x="793626" y="160048"/>
                                </a:lnTo>
                                <a:lnTo>
                                  <a:pt x="791441" y="160048"/>
                                </a:lnTo>
                                <a:lnTo>
                                  <a:pt x="791441" y="157813"/>
                                </a:lnTo>
                                <a:lnTo>
                                  <a:pt x="789257" y="157813"/>
                                </a:lnTo>
                                <a:lnTo>
                                  <a:pt x="789257" y="153444"/>
                                </a:lnTo>
                                <a:lnTo>
                                  <a:pt x="787072" y="153444"/>
                                </a:lnTo>
                                <a:lnTo>
                                  <a:pt x="787072" y="151260"/>
                                </a:lnTo>
                                <a:lnTo>
                                  <a:pt x="784837" y="151260"/>
                                </a:lnTo>
                                <a:lnTo>
                                  <a:pt x="784837" y="149075"/>
                                </a:lnTo>
                                <a:lnTo>
                                  <a:pt x="782653" y="149075"/>
                                </a:lnTo>
                                <a:lnTo>
                                  <a:pt x="782653" y="142484"/>
                                </a:lnTo>
                                <a:lnTo>
                                  <a:pt x="784837" y="142484"/>
                                </a:lnTo>
                                <a:lnTo>
                                  <a:pt x="784837" y="138115"/>
                                </a:lnTo>
                                <a:lnTo>
                                  <a:pt x="780468" y="138115"/>
                                </a:lnTo>
                                <a:lnTo>
                                  <a:pt x="780468" y="135930"/>
                                </a:lnTo>
                                <a:lnTo>
                                  <a:pt x="782653" y="135930"/>
                                </a:lnTo>
                                <a:lnTo>
                                  <a:pt x="782653" y="131511"/>
                                </a:lnTo>
                                <a:lnTo>
                                  <a:pt x="778284" y="131511"/>
                                </a:lnTo>
                                <a:lnTo>
                                  <a:pt x="778284" y="129339"/>
                                </a:lnTo>
                                <a:lnTo>
                                  <a:pt x="780468" y="129339"/>
                                </a:lnTo>
                                <a:lnTo>
                                  <a:pt x="780468" y="127155"/>
                                </a:lnTo>
                                <a:lnTo>
                                  <a:pt x="773877" y="127155"/>
                                </a:lnTo>
                                <a:lnTo>
                                  <a:pt x="773877" y="124970"/>
                                </a:lnTo>
                                <a:lnTo>
                                  <a:pt x="771692" y="124970"/>
                                </a:lnTo>
                                <a:lnTo>
                                  <a:pt x="771692" y="122735"/>
                                </a:lnTo>
                                <a:lnTo>
                                  <a:pt x="769508" y="122735"/>
                                </a:lnTo>
                                <a:lnTo>
                                  <a:pt x="769508" y="124970"/>
                                </a:lnTo>
                                <a:lnTo>
                                  <a:pt x="762955" y="124970"/>
                                </a:lnTo>
                                <a:lnTo>
                                  <a:pt x="762955" y="129339"/>
                                </a:lnTo>
                                <a:lnTo>
                                  <a:pt x="758548" y="129339"/>
                                </a:lnTo>
                                <a:lnTo>
                                  <a:pt x="758548" y="127155"/>
                                </a:lnTo>
                                <a:lnTo>
                                  <a:pt x="760732" y="127155"/>
                                </a:lnTo>
                                <a:lnTo>
                                  <a:pt x="760732" y="122735"/>
                                </a:lnTo>
                                <a:lnTo>
                                  <a:pt x="758548" y="122735"/>
                                </a:lnTo>
                                <a:lnTo>
                                  <a:pt x="758548" y="120550"/>
                                </a:lnTo>
                                <a:lnTo>
                                  <a:pt x="756363" y="120550"/>
                                </a:lnTo>
                                <a:lnTo>
                                  <a:pt x="756363" y="118366"/>
                                </a:lnTo>
                                <a:lnTo>
                                  <a:pt x="754179" y="118366"/>
                                </a:lnTo>
                                <a:lnTo>
                                  <a:pt x="754179" y="122735"/>
                                </a:lnTo>
                                <a:lnTo>
                                  <a:pt x="751994" y="122735"/>
                                </a:lnTo>
                                <a:lnTo>
                                  <a:pt x="751994" y="114010"/>
                                </a:lnTo>
                                <a:lnTo>
                                  <a:pt x="747587" y="114010"/>
                                </a:lnTo>
                                <a:lnTo>
                                  <a:pt x="747587" y="111774"/>
                                </a:lnTo>
                                <a:lnTo>
                                  <a:pt x="743218" y="111774"/>
                                </a:lnTo>
                                <a:lnTo>
                                  <a:pt x="743218" y="109590"/>
                                </a:lnTo>
                                <a:lnTo>
                                  <a:pt x="741034" y="109590"/>
                                </a:lnTo>
                                <a:lnTo>
                                  <a:pt x="741034" y="107406"/>
                                </a:lnTo>
                                <a:lnTo>
                                  <a:pt x="738799" y="107406"/>
                                </a:lnTo>
                                <a:lnTo>
                                  <a:pt x="738799" y="105221"/>
                                </a:lnTo>
                                <a:lnTo>
                                  <a:pt x="741034" y="105221"/>
                                </a:lnTo>
                                <a:lnTo>
                                  <a:pt x="741034" y="103037"/>
                                </a:lnTo>
                                <a:lnTo>
                                  <a:pt x="745403" y="103037"/>
                                </a:lnTo>
                                <a:lnTo>
                                  <a:pt x="745403" y="107406"/>
                                </a:lnTo>
                                <a:lnTo>
                                  <a:pt x="749759" y="107406"/>
                                </a:lnTo>
                                <a:lnTo>
                                  <a:pt x="749759" y="109590"/>
                                </a:lnTo>
                                <a:lnTo>
                                  <a:pt x="751994" y="109590"/>
                                </a:lnTo>
                                <a:lnTo>
                                  <a:pt x="751994" y="111774"/>
                                </a:lnTo>
                                <a:lnTo>
                                  <a:pt x="758548" y="111774"/>
                                </a:lnTo>
                                <a:lnTo>
                                  <a:pt x="758548" y="109590"/>
                                </a:lnTo>
                                <a:lnTo>
                                  <a:pt x="765139" y="109590"/>
                                </a:lnTo>
                                <a:lnTo>
                                  <a:pt x="765139" y="111774"/>
                                </a:lnTo>
                                <a:lnTo>
                                  <a:pt x="767324" y="111774"/>
                                </a:lnTo>
                                <a:lnTo>
                                  <a:pt x="767324" y="114010"/>
                                </a:lnTo>
                                <a:lnTo>
                                  <a:pt x="771692" y="114010"/>
                                </a:lnTo>
                                <a:lnTo>
                                  <a:pt x="771692" y="111774"/>
                                </a:lnTo>
                                <a:lnTo>
                                  <a:pt x="776112" y="111774"/>
                                </a:lnTo>
                                <a:lnTo>
                                  <a:pt x="776112" y="109590"/>
                                </a:lnTo>
                                <a:lnTo>
                                  <a:pt x="778284" y="109590"/>
                                </a:lnTo>
                                <a:lnTo>
                                  <a:pt x="778284" y="114010"/>
                                </a:lnTo>
                                <a:lnTo>
                                  <a:pt x="780468" y="114010"/>
                                </a:lnTo>
                                <a:lnTo>
                                  <a:pt x="780468" y="111774"/>
                                </a:lnTo>
                                <a:lnTo>
                                  <a:pt x="784837" y="111774"/>
                                </a:lnTo>
                                <a:lnTo>
                                  <a:pt x="784837" y="114010"/>
                                </a:lnTo>
                                <a:lnTo>
                                  <a:pt x="789257" y="114010"/>
                                </a:lnTo>
                                <a:lnTo>
                                  <a:pt x="789257" y="111774"/>
                                </a:lnTo>
                                <a:lnTo>
                                  <a:pt x="795797" y="111774"/>
                                </a:lnTo>
                                <a:lnTo>
                                  <a:pt x="795797" y="114010"/>
                                </a:lnTo>
                                <a:lnTo>
                                  <a:pt x="798033" y="114010"/>
                                </a:lnTo>
                                <a:lnTo>
                                  <a:pt x="798033" y="111774"/>
                                </a:lnTo>
                                <a:lnTo>
                                  <a:pt x="802402" y="111774"/>
                                </a:lnTo>
                                <a:lnTo>
                                  <a:pt x="802402" y="109590"/>
                                </a:lnTo>
                                <a:lnTo>
                                  <a:pt x="806771" y="109590"/>
                                </a:lnTo>
                                <a:lnTo>
                                  <a:pt x="806771" y="111774"/>
                                </a:lnTo>
                                <a:lnTo>
                                  <a:pt x="811178" y="111774"/>
                                </a:lnTo>
                                <a:lnTo>
                                  <a:pt x="811178" y="109590"/>
                                </a:lnTo>
                                <a:lnTo>
                                  <a:pt x="815546" y="109590"/>
                                </a:lnTo>
                                <a:lnTo>
                                  <a:pt x="815546" y="111774"/>
                                </a:lnTo>
                                <a:lnTo>
                                  <a:pt x="817731" y="111774"/>
                                </a:lnTo>
                                <a:lnTo>
                                  <a:pt x="817731" y="109590"/>
                                </a:lnTo>
                                <a:lnTo>
                                  <a:pt x="824322" y="109590"/>
                                </a:lnTo>
                                <a:lnTo>
                                  <a:pt x="824322" y="107406"/>
                                </a:lnTo>
                                <a:lnTo>
                                  <a:pt x="828691" y="107406"/>
                                </a:lnTo>
                                <a:lnTo>
                                  <a:pt x="828691" y="103037"/>
                                </a:lnTo>
                                <a:lnTo>
                                  <a:pt x="830876" y="103037"/>
                                </a:lnTo>
                                <a:lnTo>
                                  <a:pt x="830876" y="98630"/>
                                </a:lnTo>
                                <a:lnTo>
                                  <a:pt x="833111" y="98630"/>
                                </a:lnTo>
                                <a:lnTo>
                                  <a:pt x="833111" y="96445"/>
                                </a:lnTo>
                                <a:lnTo>
                                  <a:pt x="837480" y="96445"/>
                                </a:lnTo>
                                <a:lnTo>
                                  <a:pt x="837480" y="94261"/>
                                </a:lnTo>
                                <a:lnTo>
                                  <a:pt x="835295" y="94261"/>
                                </a:lnTo>
                                <a:lnTo>
                                  <a:pt x="835295" y="87657"/>
                                </a:lnTo>
                                <a:lnTo>
                                  <a:pt x="833111" y="87657"/>
                                </a:lnTo>
                                <a:lnTo>
                                  <a:pt x="833111" y="83301"/>
                                </a:lnTo>
                                <a:lnTo>
                                  <a:pt x="830876" y="83301"/>
                                </a:lnTo>
                                <a:lnTo>
                                  <a:pt x="830876" y="78932"/>
                                </a:lnTo>
                                <a:lnTo>
                                  <a:pt x="828691" y="78932"/>
                                </a:lnTo>
                                <a:lnTo>
                                  <a:pt x="828691" y="74512"/>
                                </a:lnTo>
                                <a:lnTo>
                                  <a:pt x="826507" y="74512"/>
                                </a:lnTo>
                                <a:lnTo>
                                  <a:pt x="826507" y="70143"/>
                                </a:lnTo>
                                <a:lnTo>
                                  <a:pt x="824322" y="70143"/>
                                </a:lnTo>
                                <a:lnTo>
                                  <a:pt x="824322" y="65736"/>
                                </a:lnTo>
                                <a:lnTo>
                                  <a:pt x="822151" y="65736"/>
                                </a:lnTo>
                                <a:lnTo>
                                  <a:pt x="822151" y="61367"/>
                                </a:lnTo>
                                <a:lnTo>
                                  <a:pt x="819915" y="61367"/>
                                </a:lnTo>
                                <a:lnTo>
                                  <a:pt x="819915" y="59183"/>
                                </a:lnTo>
                                <a:lnTo>
                                  <a:pt x="817731" y="59183"/>
                                </a:lnTo>
                                <a:lnTo>
                                  <a:pt x="817731" y="54776"/>
                                </a:lnTo>
                                <a:lnTo>
                                  <a:pt x="815546" y="54776"/>
                                </a:lnTo>
                                <a:lnTo>
                                  <a:pt x="815546" y="50407"/>
                                </a:lnTo>
                                <a:lnTo>
                                  <a:pt x="813362" y="50407"/>
                                </a:lnTo>
                                <a:lnTo>
                                  <a:pt x="813362" y="48222"/>
                                </a:lnTo>
                                <a:lnTo>
                                  <a:pt x="811178" y="48222"/>
                                </a:lnTo>
                                <a:lnTo>
                                  <a:pt x="811178" y="46038"/>
                                </a:lnTo>
                                <a:lnTo>
                                  <a:pt x="806771" y="46038"/>
                                </a:lnTo>
                                <a:lnTo>
                                  <a:pt x="806771" y="48222"/>
                                </a:lnTo>
                                <a:lnTo>
                                  <a:pt x="804586" y="48222"/>
                                </a:lnTo>
                                <a:lnTo>
                                  <a:pt x="804586" y="46038"/>
                                </a:lnTo>
                                <a:lnTo>
                                  <a:pt x="800217" y="46038"/>
                                </a:lnTo>
                                <a:lnTo>
                                  <a:pt x="800217" y="43803"/>
                                </a:lnTo>
                                <a:lnTo>
                                  <a:pt x="795797" y="43803"/>
                                </a:lnTo>
                                <a:lnTo>
                                  <a:pt x="795797" y="41618"/>
                                </a:lnTo>
                                <a:lnTo>
                                  <a:pt x="793626" y="41618"/>
                                </a:lnTo>
                                <a:lnTo>
                                  <a:pt x="793626" y="43803"/>
                                </a:lnTo>
                                <a:lnTo>
                                  <a:pt x="789257" y="43803"/>
                                </a:lnTo>
                                <a:lnTo>
                                  <a:pt x="789257" y="41618"/>
                                </a:lnTo>
                                <a:lnTo>
                                  <a:pt x="784837" y="41618"/>
                                </a:lnTo>
                                <a:lnTo>
                                  <a:pt x="784837" y="39434"/>
                                </a:lnTo>
                                <a:lnTo>
                                  <a:pt x="782653" y="39434"/>
                                </a:lnTo>
                                <a:lnTo>
                                  <a:pt x="782653" y="37262"/>
                                </a:lnTo>
                                <a:lnTo>
                                  <a:pt x="780468" y="37262"/>
                                </a:lnTo>
                                <a:lnTo>
                                  <a:pt x="780468" y="39434"/>
                                </a:lnTo>
                                <a:lnTo>
                                  <a:pt x="778284" y="39434"/>
                                </a:lnTo>
                                <a:lnTo>
                                  <a:pt x="778284" y="37262"/>
                                </a:lnTo>
                                <a:lnTo>
                                  <a:pt x="771692" y="37262"/>
                                </a:lnTo>
                                <a:lnTo>
                                  <a:pt x="771692" y="35078"/>
                                </a:lnTo>
                                <a:lnTo>
                                  <a:pt x="769508" y="35078"/>
                                </a:lnTo>
                                <a:lnTo>
                                  <a:pt x="769508" y="37262"/>
                                </a:lnTo>
                                <a:lnTo>
                                  <a:pt x="767324" y="37262"/>
                                </a:lnTo>
                                <a:lnTo>
                                  <a:pt x="767324" y="35078"/>
                                </a:lnTo>
                                <a:lnTo>
                                  <a:pt x="762955" y="35078"/>
                                </a:lnTo>
                                <a:lnTo>
                                  <a:pt x="762955" y="32893"/>
                                </a:lnTo>
                                <a:lnTo>
                                  <a:pt x="756363" y="32893"/>
                                </a:lnTo>
                                <a:lnTo>
                                  <a:pt x="756363" y="30658"/>
                                </a:lnTo>
                                <a:lnTo>
                                  <a:pt x="754179" y="30658"/>
                                </a:lnTo>
                                <a:lnTo>
                                  <a:pt x="754179" y="32893"/>
                                </a:lnTo>
                                <a:lnTo>
                                  <a:pt x="749759" y="32893"/>
                                </a:lnTo>
                                <a:lnTo>
                                  <a:pt x="749759" y="30658"/>
                                </a:lnTo>
                                <a:lnTo>
                                  <a:pt x="747587" y="30658"/>
                                </a:lnTo>
                                <a:lnTo>
                                  <a:pt x="747587" y="35078"/>
                                </a:lnTo>
                                <a:lnTo>
                                  <a:pt x="743218" y="35078"/>
                                </a:lnTo>
                                <a:lnTo>
                                  <a:pt x="743218" y="32893"/>
                                </a:lnTo>
                                <a:lnTo>
                                  <a:pt x="741034" y="32893"/>
                                </a:lnTo>
                                <a:lnTo>
                                  <a:pt x="741034" y="35078"/>
                                </a:lnTo>
                                <a:lnTo>
                                  <a:pt x="736614" y="35078"/>
                                </a:lnTo>
                                <a:lnTo>
                                  <a:pt x="736614" y="32893"/>
                                </a:lnTo>
                                <a:lnTo>
                                  <a:pt x="732245" y="32893"/>
                                </a:lnTo>
                                <a:lnTo>
                                  <a:pt x="732245" y="35078"/>
                                </a:lnTo>
                                <a:lnTo>
                                  <a:pt x="727838" y="35078"/>
                                </a:lnTo>
                                <a:lnTo>
                                  <a:pt x="727838" y="39434"/>
                                </a:lnTo>
                                <a:lnTo>
                                  <a:pt x="723470" y="39434"/>
                                </a:lnTo>
                                <a:lnTo>
                                  <a:pt x="723470" y="37262"/>
                                </a:lnTo>
                                <a:lnTo>
                                  <a:pt x="719101" y="37262"/>
                                </a:lnTo>
                                <a:lnTo>
                                  <a:pt x="719101" y="35078"/>
                                </a:lnTo>
                                <a:lnTo>
                                  <a:pt x="716916" y="35078"/>
                                </a:lnTo>
                                <a:lnTo>
                                  <a:pt x="716916" y="37262"/>
                                </a:lnTo>
                                <a:lnTo>
                                  <a:pt x="712509" y="37262"/>
                                </a:lnTo>
                                <a:lnTo>
                                  <a:pt x="712509" y="32893"/>
                                </a:lnTo>
                                <a:lnTo>
                                  <a:pt x="710325" y="32893"/>
                                </a:lnTo>
                                <a:lnTo>
                                  <a:pt x="710325" y="30658"/>
                                </a:lnTo>
                                <a:lnTo>
                                  <a:pt x="716916" y="30658"/>
                                </a:lnTo>
                                <a:lnTo>
                                  <a:pt x="716916" y="26289"/>
                                </a:lnTo>
                                <a:lnTo>
                                  <a:pt x="712509" y="26289"/>
                                </a:lnTo>
                                <a:lnTo>
                                  <a:pt x="712509" y="28474"/>
                                </a:lnTo>
                                <a:lnTo>
                                  <a:pt x="710325" y="28474"/>
                                </a:lnTo>
                                <a:lnTo>
                                  <a:pt x="710325" y="26289"/>
                                </a:lnTo>
                                <a:lnTo>
                                  <a:pt x="705956" y="26289"/>
                                </a:lnTo>
                                <a:lnTo>
                                  <a:pt x="705956" y="30658"/>
                                </a:lnTo>
                                <a:lnTo>
                                  <a:pt x="703721" y="30658"/>
                                </a:lnTo>
                                <a:lnTo>
                                  <a:pt x="703721" y="35078"/>
                                </a:lnTo>
                                <a:lnTo>
                                  <a:pt x="701549" y="35078"/>
                                </a:lnTo>
                                <a:lnTo>
                                  <a:pt x="701549" y="32893"/>
                                </a:lnTo>
                                <a:lnTo>
                                  <a:pt x="694996" y="32893"/>
                                </a:lnTo>
                                <a:lnTo>
                                  <a:pt x="694996" y="30658"/>
                                </a:lnTo>
                                <a:lnTo>
                                  <a:pt x="690576" y="30658"/>
                                </a:lnTo>
                                <a:lnTo>
                                  <a:pt x="690576" y="32893"/>
                                </a:lnTo>
                                <a:lnTo>
                                  <a:pt x="684035" y="32893"/>
                                </a:lnTo>
                                <a:lnTo>
                                  <a:pt x="684035" y="35078"/>
                                </a:lnTo>
                                <a:lnTo>
                                  <a:pt x="686207" y="35078"/>
                                </a:lnTo>
                                <a:lnTo>
                                  <a:pt x="686207" y="37262"/>
                                </a:lnTo>
                                <a:lnTo>
                                  <a:pt x="681800" y="37262"/>
                                </a:lnTo>
                                <a:lnTo>
                                  <a:pt x="681800" y="32893"/>
                                </a:lnTo>
                                <a:lnTo>
                                  <a:pt x="679616" y="32893"/>
                                </a:lnTo>
                                <a:lnTo>
                                  <a:pt x="679616" y="30658"/>
                                </a:lnTo>
                                <a:lnTo>
                                  <a:pt x="681800" y="30658"/>
                                </a:lnTo>
                                <a:lnTo>
                                  <a:pt x="681800" y="28474"/>
                                </a:lnTo>
                                <a:lnTo>
                                  <a:pt x="684035" y="28474"/>
                                </a:lnTo>
                                <a:lnTo>
                                  <a:pt x="684035" y="24105"/>
                                </a:lnTo>
                                <a:lnTo>
                                  <a:pt x="686207" y="24105"/>
                                </a:lnTo>
                                <a:lnTo>
                                  <a:pt x="686207" y="21933"/>
                                </a:lnTo>
                                <a:lnTo>
                                  <a:pt x="684035" y="21933"/>
                                </a:lnTo>
                                <a:lnTo>
                                  <a:pt x="684035" y="19698"/>
                                </a:lnTo>
                                <a:lnTo>
                                  <a:pt x="688391" y="19698"/>
                                </a:lnTo>
                                <a:lnTo>
                                  <a:pt x="688391" y="15329"/>
                                </a:lnTo>
                                <a:lnTo>
                                  <a:pt x="690576" y="15329"/>
                                </a:lnTo>
                                <a:lnTo>
                                  <a:pt x="690576" y="13144"/>
                                </a:lnTo>
                                <a:lnTo>
                                  <a:pt x="686207" y="13144"/>
                                </a:lnTo>
                                <a:lnTo>
                                  <a:pt x="686207" y="10960"/>
                                </a:lnTo>
                                <a:lnTo>
                                  <a:pt x="679616" y="10960"/>
                                </a:lnTo>
                                <a:lnTo>
                                  <a:pt x="679616" y="8737"/>
                                </a:lnTo>
                                <a:lnTo>
                                  <a:pt x="675247" y="8737"/>
                                </a:lnTo>
                                <a:lnTo>
                                  <a:pt x="675247" y="6553"/>
                                </a:lnTo>
                                <a:lnTo>
                                  <a:pt x="673062" y="6553"/>
                                </a:lnTo>
                                <a:lnTo>
                                  <a:pt x="673062" y="8737"/>
                                </a:lnTo>
                                <a:lnTo>
                                  <a:pt x="668655" y="8737"/>
                                </a:lnTo>
                                <a:lnTo>
                                  <a:pt x="668655" y="6553"/>
                                </a:lnTo>
                                <a:lnTo>
                                  <a:pt x="662102" y="6553"/>
                                </a:lnTo>
                                <a:lnTo>
                                  <a:pt x="662102" y="8737"/>
                                </a:lnTo>
                                <a:lnTo>
                                  <a:pt x="664286" y="8737"/>
                                </a:lnTo>
                                <a:lnTo>
                                  <a:pt x="664286" y="10960"/>
                                </a:lnTo>
                                <a:lnTo>
                                  <a:pt x="662102" y="10960"/>
                                </a:lnTo>
                                <a:lnTo>
                                  <a:pt x="662102" y="17513"/>
                                </a:lnTo>
                                <a:lnTo>
                                  <a:pt x="657682" y="17513"/>
                                </a:lnTo>
                                <a:lnTo>
                                  <a:pt x="657682" y="15329"/>
                                </a:lnTo>
                                <a:lnTo>
                                  <a:pt x="659917" y="15329"/>
                                </a:lnTo>
                                <a:lnTo>
                                  <a:pt x="659917" y="13144"/>
                                </a:lnTo>
                                <a:lnTo>
                                  <a:pt x="657682" y="13144"/>
                                </a:lnTo>
                                <a:lnTo>
                                  <a:pt x="657682" y="10960"/>
                                </a:lnTo>
                                <a:lnTo>
                                  <a:pt x="659917" y="10960"/>
                                </a:lnTo>
                                <a:lnTo>
                                  <a:pt x="659917" y="2184"/>
                                </a:lnTo>
                                <a:lnTo>
                                  <a:pt x="657682" y="2184"/>
                                </a:lnTo>
                                <a:close/>
                              </a:path>
                              <a:path w="1205865" h="1118235">
                                <a:moveTo>
                                  <a:pt x="673062" y="26289"/>
                                </a:moveTo>
                                <a:lnTo>
                                  <a:pt x="675247" y="26289"/>
                                </a:lnTo>
                                <a:lnTo>
                                  <a:pt x="675247" y="30658"/>
                                </a:lnTo>
                                <a:lnTo>
                                  <a:pt x="668655" y="30658"/>
                                </a:lnTo>
                                <a:lnTo>
                                  <a:pt x="668655" y="28474"/>
                                </a:lnTo>
                                <a:lnTo>
                                  <a:pt x="673062" y="28474"/>
                                </a:lnTo>
                                <a:lnTo>
                                  <a:pt x="673062" y="26289"/>
                                </a:lnTo>
                                <a:close/>
                              </a:path>
                              <a:path w="1205865" h="1118235">
                                <a:moveTo>
                                  <a:pt x="708140" y="32893"/>
                                </a:moveTo>
                                <a:lnTo>
                                  <a:pt x="710325" y="32893"/>
                                </a:lnTo>
                                <a:lnTo>
                                  <a:pt x="710325" y="35078"/>
                                </a:lnTo>
                                <a:lnTo>
                                  <a:pt x="708140" y="35078"/>
                                </a:lnTo>
                                <a:lnTo>
                                  <a:pt x="708140" y="32893"/>
                                </a:lnTo>
                                <a:close/>
                              </a:path>
                              <a:path w="1205865" h="1118235">
                                <a:moveTo>
                                  <a:pt x="607288" y="37262"/>
                                </a:moveTo>
                                <a:lnTo>
                                  <a:pt x="609472" y="37262"/>
                                </a:lnTo>
                                <a:lnTo>
                                  <a:pt x="609472" y="41618"/>
                                </a:lnTo>
                                <a:lnTo>
                                  <a:pt x="607288" y="41618"/>
                                </a:lnTo>
                                <a:lnTo>
                                  <a:pt x="607288" y="37262"/>
                                </a:lnTo>
                                <a:close/>
                              </a:path>
                              <a:path w="1205865" h="1118235">
                                <a:moveTo>
                                  <a:pt x="609472" y="41618"/>
                                </a:moveTo>
                                <a:lnTo>
                                  <a:pt x="613879" y="41618"/>
                                </a:lnTo>
                                <a:lnTo>
                                  <a:pt x="613879" y="46038"/>
                                </a:lnTo>
                                <a:lnTo>
                                  <a:pt x="609472" y="46038"/>
                                </a:lnTo>
                                <a:lnTo>
                                  <a:pt x="609472" y="41618"/>
                                </a:lnTo>
                                <a:close/>
                              </a:path>
                              <a:path w="1205865" h="1118235">
                                <a:moveTo>
                                  <a:pt x="596315" y="48222"/>
                                </a:moveTo>
                                <a:lnTo>
                                  <a:pt x="598499" y="48222"/>
                                </a:lnTo>
                                <a:lnTo>
                                  <a:pt x="598499" y="54776"/>
                                </a:lnTo>
                                <a:lnTo>
                                  <a:pt x="596315" y="54776"/>
                                </a:lnTo>
                                <a:lnTo>
                                  <a:pt x="596315" y="52591"/>
                                </a:lnTo>
                                <a:lnTo>
                                  <a:pt x="594130" y="52591"/>
                                </a:lnTo>
                                <a:lnTo>
                                  <a:pt x="594130" y="50407"/>
                                </a:lnTo>
                                <a:lnTo>
                                  <a:pt x="596315" y="50407"/>
                                </a:lnTo>
                                <a:lnTo>
                                  <a:pt x="596315" y="48222"/>
                                </a:lnTo>
                                <a:close/>
                              </a:path>
                              <a:path w="1205865" h="1118235">
                                <a:moveTo>
                                  <a:pt x="574394" y="56998"/>
                                </a:moveTo>
                                <a:lnTo>
                                  <a:pt x="576578" y="56998"/>
                                </a:lnTo>
                                <a:lnTo>
                                  <a:pt x="576578" y="59183"/>
                                </a:lnTo>
                                <a:lnTo>
                                  <a:pt x="578763" y="59183"/>
                                </a:lnTo>
                                <a:lnTo>
                                  <a:pt x="578763" y="61367"/>
                                </a:lnTo>
                                <a:lnTo>
                                  <a:pt x="574394" y="61367"/>
                                </a:lnTo>
                                <a:lnTo>
                                  <a:pt x="574394" y="56998"/>
                                </a:lnTo>
                                <a:close/>
                              </a:path>
                              <a:path w="1205865" h="1118235">
                                <a:moveTo>
                                  <a:pt x="580985" y="56998"/>
                                </a:moveTo>
                                <a:lnTo>
                                  <a:pt x="583170" y="56998"/>
                                </a:lnTo>
                                <a:lnTo>
                                  <a:pt x="583170" y="59183"/>
                                </a:lnTo>
                                <a:lnTo>
                                  <a:pt x="580985" y="59183"/>
                                </a:lnTo>
                                <a:lnTo>
                                  <a:pt x="580985" y="56998"/>
                                </a:lnTo>
                                <a:close/>
                              </a:path>
                              <a:path w="1205865" h="1118235">
                                <a:moveTo>
                                  <a:pt x="567841" y="59183"/>
                                </a:moveTo>
                                <a:lnTo>
                                  <a:pt x="570025" y="59183"/>
                                </a:lnTo>
                                <a:lnTo>
                                  <a:pt x="570025" y="61367"/>
                                </a:lnTo>
                                <a:lnTo>
                                  <a:pt x="567841" y="61367"/>
                                </a:lnTo>
                                <a:lnTo>
                                  <a:pt x="567841" y="59183"/>
                                </a:lnTo>
                                <a:close/>
                              </a:path>
                              <a:path w="1205865" h="1118235">
                                <a:moveTo>
                                  <a:pt x="567841" y="65736"/>
                                </a:moveTo>
                                <a:lnTo>
                                  <a:pt x="570025" y="65736"/>
                                </a:lnTo>
                                <a:lnTo>
                                  <a:pt x="570025" y="67971"/>
                                </a:lnTo>
                                <a:lnTo>
                                  <a:pt x="567841" y="67971"/>
                                </a:lnTo>
                                <a:lnTo>
                                  <a:pt x="567841" y="65736"/>
                                </a:lnTo>
                                <a:close/>
                              </a:path>
                              <a:path w="1205865" h="1118235">
                                <a:moveTo>
                                  <a:pt x="563434" y="72328"/>
                                </a:moveTo>
                                <a:lnTo>
                                  <a:pt x="565605" y="72328"/>
                                </a:lnTo>
                                <a:lnTo>
                                  <a:pt x="565605" y="74512"/>
                                </a:lnTo>
                                <a:lnTo>
                                  <a:pt x="563434" y="74512"/>
                                </a:lnTo>
                                <a:lnTo>
                                  <a:pt x="563434" y="72328"/>
                                </a:lnTo>
                                <a:close/>
                              </a:path>
                              <a:path w="1205865" h="1118235">
                                <a:moveTo>
                                  <a:pt x="559065" y="78932"/>
                                </a:moveTo>
                                <a:lnTo>
                                  <a:pt x="561249" y="78932"/>
                                </a:lnTo>
                                <a:lnTo>
                                  <a:pt x="561249" y="81116"/>
                                </a:lnTo>
                                <a:lnTo>
                                  <a:pt x="559065" y="81116"/>
                                </a:lnTo>
                                <a:lnTo>
                                  <a:pt x="559065" y="78932"/>
                                </a:lnTo>
                                <a:close/>
                              </a:path>
                              <a:path w="1205865" h="1118235">
                                <a:moveTo>
                                  <a:pt x="738799" y="81116"/>
                                </a:moveTo>
                                <a:lnTo>
                                  <a:pt x="743218" y="81116"/>
                                </a:lnTo>
                                <a:lnTo>
                                  <a:pt x="743218" y="83301"/>
                                </a:lnTo>
                                <a:lnTo>
                                  <a:pt x="741034" y="83301"/>
                                </a:lnTo>
                                <a:lnTo>
                                  <a:pt x="741034" y="87657"/>
                                </a:lnTo>
                                <a:lnTo>
                                  <a:pt x="743218" y="87657"/>
                                </a:lnTo>
                                <a:lnTo>
                                  <a:pt x="743218" y="89892"/>
                                </a:lnTo>
                                <a:lnTo>
                                  <a:pt x="745403" y="89892"/>
                                </a:lnTo>
                                <a:lnTo>
                                  <a:pt x="745403" y="92076"/>
                                </a:lnTo>
                                <a:lnTo>
                                  <a:pt x="743218" y="92076"/>
                                </a:lnTo>
                                <a:lnTo>
                                  <a:pt x="743218" y="94261"/>
                                </a:lnTo>
                                <a:lnTo>
                                  <a:pt x="741034" y="94261"/>
                                </a:lnTo>
                                <a:lnTo>
                                  <a:pt x="741034" y="89892"/>
                                </a:lnTo>
                                <a:lnTo>
                                  <a:pt x="738799" y="89892"/>
                                </a:lnTo>
                                <a:lnTo>
                                  <a:pt x="738799" y="81116"/>
                                </a:lnTo>
                                <a:close/>
                              </a:path>
                              <a:path w="1205865" h="1118235">
                                <a:moveTo>
                                  <a:pt x="727838" y="87657"/>
                                </a:moveTo>
                                <a:lnTo>
                                  <a:pt x="730074" y="87657"/>
                                </a:lnTo>
                                <a:lnTo>
                                  <a:pt x="730074" y="89892"/>
                                </a:lnTo>
                                <a:lnTo>
                                  <a:pt x="727838" y="89892"/>
                                </a:lnTo>
                                <a:lnTo>
                                  <a:pt x="727838" y="87657"/>
                                </a:lnTo>
                                <a:close/>
                              </a:path>
                              <a:path w="1205865" h="1118235">
                                <a:moveTo>
                                  <a:pt x="723470" y="89892"/>
                                </a:moveTo>
                                <a:lnTo>
                                  <a:pt x="727838" y="89892"/>
                                </a:lnTo>
                                <a:lnTo>
                                  <a:pt x="727838" y="92076"/>
                                </a:lnTo>
                                <a:lnTo>
                                  <a:pt x="723470" y="92076"/>
                                </a:lnTo>
                                <a:lnTo>
                                  <a:pt x="723470" y="89892"/>
                                </a:lnTo>
                                <a:close/>
                              </a:path>
                              <a:path w="1205865" h="1118235">
                                <a:moveTo>
                                  <a:pt x="545920" y="92076"/>
                                </a:moveTo>
                                <a:lnTo>
                                  <a:pt x="548092" y="92076"/>
                                </a:lnTo>
                                <a:lnTo>
                                  <a:pt x="548092" y="94261"/>
                                </a:lnTo>
                                <a:lnTo>
                                  <a:pt x="552461" y="94261"/>
                                </a:lnTo>
                                <a:lnTo>
                                  <a:pt x="552461" y="98630"/>
                                </a:lnTo>
                                <a:lnTo>
                                  <a:pt x="545920" y="98630"/>
                                </a:lnTo>
                                <a:lnTo>
                                  <a:pt x="545920" y="92076"/>
                                </a:lnTo>
                                <a:close/>
                              </a:path>
                              <a:path w="1205865" h="1118235">
                                <a:moveTo>
                                  <a:pt x="734430" y="92076"/>
                                </a:moveTo>
                                <a:lnTo>
                                  <a:pt x="738799" y="92076"/>
                                </a:lnTo>
                                <a:lnTo>
                                  <a:pt x="738799" y="94261"/>
                                </a:lnTo>
                                <a:lnTo>
                                  <a:pt x="736614" y="94261"/>
                                </a:lnTo>
                                <a:lnTo>
                                  <a:pt x="736614" y="96445"/>
                                </a:lnTo>
                                <a:lnTo>
                                  <a:pt x="727838" y="96445"/>
                                </a:lnTo>
                                <a:lnTo>
                                  <a:pt x="727838" y="94261"/>
                                </a:lnTo>
                                <a:lnTo>
                                  <a:pt x="734430" y="94261"/>
                                </a:lnTo>
                                <a:lnTo>
                                  <a:pt x="734430" y="92076"/>
                                </a:lnTo>
                                <a:close/>
                              </a:path>
                              <a:path w="1205865" h="1118235">
                                <a:moveTo>
                                  <a:pt x="537131" y="96445"/>
                                </a:moveTo>
                                <a:lnTo>
                                  <a:pt x="539316" y="96445"/>
                                </a:lnTo>
                                <a:lnTo>
                                  <a:pt x="539316" y="98630"/>
                                </a:lnTo>
                                <a:lnTo>
                                  <a:pt x="537131" y="98630"/>
                                </a:lnTo>
                                <a:lnTo>
                                  <a:pt x="537131" y="96445"/>
                                </a:lnTo>
                                <a:close/>
                              </a:path>
                              <a:path w="1205865" h="1118235">
                                <a:moveTo>
                                  <a:pt x="769508" y="98630"/>
                                </a:moveTo>
                                <a:lnTo>
                                  <a:pt x="773877" y="98630"/>
                                </a:lnTo>
                                <a:lnTo>
                                  <a:pt x="773877" y="103037"/>
                                </a:lnTo>
                                <a:lnTo>
                                  <a:pt x="771692" y="103037"/>
                                </a:lnTo>
                                <a:lnTo>
                                  <a:pt x="771692" y="100814"/>
                                </a:lnTo>
                                <a:lnTo>
                                  <a:pt x="769508" y="100814"/>
                                </a:lnTo>
                                <a:lnTo>
                                  <a:pt x="769508" y="98630"/>
                                </a:lnTo>
                                <a:close/>
                              </a:path>
                              <a:path w="1205865" h="1118235">
                                <a:moveTo>
                                  <a:pt x="554645" y="100814"/>
                                </a:moveTo>
                                <a:lnTo>
                                  <a:pt x="556880" y="100814"/>
                                </a:lnTo>
                                <a:lnTo>
                                  <a:pt x="556880" y="105221"/>
                                </a:lnTo>
                                <a:lnTo>
                                  <a:pt x="552461" y="105221"/>
                                </a:lnTo>
                                <a:lnTo>
                                  <a:pt x="552461" y="103037"/>
                                </a:lnTo>
                                <a:lnTo>
                                  <a:pt x="554645" y="103037"/>
                                </a:lnTo>
                                <a:lnTo>
                                  <a:pt x="554645" y="100814"/>
                                </a:lnTo>
                                <a:close/>
                              </a:path>
                              <a:path w="1205865" h="1118235">
                                <a:moveTo>
                                  <a:pt x="545920" y="105221"/>
                                </a:moveTo>
                                <a:lnTo>
                                  <a:pt x="550276" y="105221"/>
                                </a:lnTo>
                                <a:lnTo>
                                  <a:pt x="550276" y="107406"/>
                                </a:lnTo>
                                <a:lnTo>
                                  <a:pt x="545920" y="107406"/>
                                </a:lnTo>
                                <a:lnTo>
                                  <a:pt x="545920" y="105221"/>
                                </a:lnTo>
                                <a:close/>
                              </a:path>
                              <a:path w="1205865" h="1118235">
                                <a:moveTo>
                                  <a:pt x="534947" y="124970"/>
                                </a:moveTo>
                                <a:lnTo>
                                  <a:pt x="537131" y="124970"/>
                                </a:lnTo>
                                <a:lnTo>
                                  <a:pt x="537131" y="129339"/>
                                </a:lnTo>
                                <a:lnTo>
                                  <a:pt x="534947" y="129339"/>
                                </a:lnTo>
                                <a:lnTo>
                                  <a:pt x="534947" y="124970"/>
                                </a:lnTo>
                                <a:close/>
                              </a:path>
                              <a:path w="1205865" h="1118235">
                                <a:moveTo>
                                  <a:pt x="532724" y="133695"/>
                                </a:moveTo>
                                <a:lnTo>
                                  <a:pt x="537131" y="133695"/>
                                </a:lnTo>
                                <a:lnTo>
                                  <a:pt x="537131" y="135930"/>
                                </a:lnTo>
                                <a:lnTo>
                                  <a:pt x="532724" y="135930"/>
                                </a:lnTo>
                                <a:lnTo>
                                  <a:pt x="532724" y="133695"/>
                                </a:lnTo>
                                <a:close/>
                              </a:path>
                              <a:path w="1205865" h="1118235">
                                <a:moveTo>
                                  <a:pt x="754179" y="135930"/>
                                </a:moveTo>
                                <a:lnTo>
                                  <a:pt x="756363" y="135930"/>
                                </a:lnTo>
                                <a:lnTo>
                                  <a:pt x="756363" y="138115"/>
                                </a:lnTo>
                                <a:lnTo>
                                  <a:pt x="754179" y="138115"/>
                                </a:lnTo>
                                <a:lnTo>
                                  <a:pt x="754179" y="135930"/>
                                </a:lnTo>
                                <a:close/>
                              </a:path>
                              <a:path w="1205865" h="1118235">
                                <a:moveTo>
                                  <a:pt x="758548" y="138115"/>
                                </a:moveTo>
                                <a:lnTo>
                                  <a:pt x="760732" y="138115"/>
                                </a:lnTo>
                                <a:lnTo>
                                  <a:pt x="760732" y="144668"/>
                                </a:lnTo>
                                <a:lnTo>
                                  <a:pt x="756363" y="144668"/>
                                </a:lnTo>
                                <a:lnTo>
                                  <a:pt x="756363" y="140299"/>
                                </a:lnTo>
                                <a:lnTo>
                                  <a:pt x="758548" y="140299"/>
                                </a:lnTo>
                                <a:lnTo>
                                  <a:pt x="758548" y="138115"/>
                                </a:lnTo>
                                <a:close/>
                              </a:path>
                              <a:path w="1205865" h="1118235">
                                <a:moveTo>
                                  <a:pt x="765139" y="138115"/>
                                </a:moveTo>
                                <a:lnTo>
                                  <a:pt x="767324" y="138115"/>
                                </a:lnTo>
                                <a:lnTo>
                                  <a:pt x="767324" y="140299"/>
                                </a:lnTo>
                                <a:lnTo>
                                  <a:pt x="765139" y="140299"/>
                                </a:lnTo>
                                <a:lnTo>
                                  <a:pt x="765139" y="138115"/>
                                </a:lnTo>
                                <a:close/>
                              </a:path>
                              <a:path w="1205865" h="1118235">
                                <a:moveTo>
                                  <a:pt x="532724" y="140299"/>
                                </a:moveTo>
                                <a:lnTo>
                                  <a:pt x="534947" y="140299"/>
                                </a:lnTo>
                                <a:lnTo>
                                  <a:pt x="534947" y="142484"/>
                                </a:lnTo>
                                <a:lnTo>
                                  <a:pt x="532724" y="142484"/>
                                </a:lnTo>
                                <a:lnTo>
                                  <a:pt x="532724" y="140299"/>
                                </a:lnTo>
                                <a:close/>
                              </a:path>
                              <a:path w="1205865" h="1118235">
                                <a:moveTo>
                                  <a:pt x="534947" y="142484"/>
                                </a:moveTo>
                                <a:lnTo>
                                  <a:pt x="537131" y="142484"/>
                                </a:lnTo>
                                <a:lnTo>
                                  <a:pt x="537131" y="146853"/>
                                </a:lnTo>
                                <a:lnTo>
                                  <a:pt x="534947" y="146853"/>
                                </a:lnTo>
                                <a:lnTo>
                                  <a:pt x="534947" y="142484"/>
                                </a:lnTo>
                                <a:close/>
                              </a:path>
                              <a:path w="1205865" h="1118235">
                                <a:moveTo>
                                  <a:pt x="754179" y="151260"/>
                                </a:moveTo>
                                <a:lnTo>
                                  <a:pt x="756363" y="151260"/>
                                </a:lnTo>
                                <a:lnTo>
                                  <a:pt x="756363" y="153444"/>
                                </a:lnTo>
                                <a:lnTo>
                                  <a:pt x="754179" y="153444"/>
                                </a:lnTo>
                                <a:lnTo>
                                  <a:pt x="754179" y="151260"/>
                                </a:lnTo>
                                <a:close/>
                              </a:path>
                              <a:path w="1205865" h="1118235">
                                <a:moveTo>
                                  <a:pt x="828691" y="160048"/>
                                </a:moveTo>
                                <a:lnTo>
                                  <a:pt x="830876" y="160048"/>
                                </a:lnTo>
                                <a:lnTo>
                                  <a:pt x="830876" y="162220"/>
                                </a:lnTo>
                                <a:lnTo>
                                  <a:pt x="828691" y="162220"/>
                                </a:lnTo>
                                <a:lnTo>
                                  <a:pt x="828691" y="160048"/>
                                </a:lnTo>
                                <a:close/>
                              </a:path>
                              <a:path w="1205865" h="1118235">
                                <a:moveTo>
                                  <a:pt x="844071" y="173193"/>
                                </a:moveTo>
                                <a:lnTo>
                                  <a:pt x="846256" y="173193"/>
                                </a:lnTo>
                                <a:lnTo>
                                  <a:pt x="846256" y="175377"/>
                                </a:lnTo>
                                <a:lnTo>
                                  <a:pt x="844071" y="175377"/>
                                </a:lnTo>
                                <a:lnTo>
                                  <a:pt x="844071" y="173193"/>
                                </a:lnTo>
                                <a:close/>
                              </a:path>
                              <a:path w="1205865" h="1118235">
                                <a:moveTo>
                                  <a:pt x="515211" y="175377"/>
                                </a:moveTo>
                                <a:lnTo>
                                  <a:pt x="517395" y="175377"/>
                                </a:lnTo>
                                <a:lnTo>
                                  <a:pt x="517395" y="177549"/>
                                </a:lnTo>
                                <a:lnTo>
                                  <a:pt x="515211" y="177549"/>
                                </a:lnTo>
                                <a:lnTo>
                                  <a:pt x="515211" y="175377"/>
                                </a:lnTo>
                                <a:close/>
                              </a:path>
                              <a:path w="1205865" h="1118235">
                                <a:moveTo>
                                  <a:pt x="828691" y="179734"/>
                                </a:moveTo>
                                <a:lnTo>
                                  <a:pt x="830876" y="179734"/>
                                </a:lnTo>
                                <a:lnTo>
                                  <a:pt x="830876" y="181969"/>
                                </a:lnTo>
                                <a:lnTo>
                                  <a:pt x="828691" y="181969"/>
                                </a:lnTo>
                                <a:lnTo>
                                  <a:pt x="828691" y="179734"/>
                                </a:lnTo>
                                <a:close/>
                              </a:path>
                              <a:path w="1205865" h="1118235">
                                <a:moveTo>
                                  <a:pt x="835295" y="238929"/>
                                </a:moveTo>
                                <a:lnTo>
                                  <a:pt x="837480" y="238929"/>
                                </a:lnTo>
                                <a:lnTo>
                                  <a:pt x="837480" y="241152"/>
                                </a:lnTo>
                                <a:lnTo>
                                  <a:pt x="839664" y="241152"/>
                                </a:lnTo>
                                <a:lnTo>
                                  <a:pt x="839664" y="245521"/>
                                </a:lnTo>
                                <a:lnTo>
                                  <a:pt x="841836" y="245521"/>
                                </a:lnTo>
                                <a:lnTo>
                                  <a:pt x="841836" y="247705"/>
                                </a:lnTo>
                                <a:lnTo>
                                  <a:pt x="846256" y="247705"/>
                                </a:lnTo>
                                <a:lnTo>
                                  <a:pt x="846256" y="249890"/>
                                </a:lnTo>
                                <a:lnTo>
                                  <a:pt x="850624" y="249890"/>
                                </a:lnTo>
                                <a:lnTo>
                                  <a:pt x="850624" y="252125"/>
                                </a:lnTo>
                                <a:lnTo>
                                  <a:pt x="852809" y="252125"/>
                                </a:lnTo>
                                <a:lnTo>
                                  <a:pt x="852809" y="254297"/>
                                </a:lnTo>
                                <a:lnTo>
                                  <a:pt x="855031" y="254297"/>
                                </a:lnTo>
                                <a:lnTo>
                                  <a:pt x="855031" y="258666"/>
                                </a:lnTo>
                                <a:lnTo>
                                  <a:pt x="857216" y="258666"/>
                                </a:lnTo>
                                <a:lnTo>
                                  <a:pt x="857216" y="260850"/>
                                </a:lnTo>
                                <a:lnTo>
                                  <a:pt x="855031" y="260850"/>
                                </a:lnTo>
                                <a:lnTo>
                                  <a:pt x="855031" y="265270"/>
                                </a:lnTo>
                                <a:lnTo>
                                  <a:pt x="852809" y="265270"/>
                                </a:lnTo>
                                <a:lnTo>
                                  <a:pt x="852809" y="267454"/>
                                </a:lnTo>
                                <a:lnTo>
                                  <a:pt x="850624" y="267454"/>
                                </a:lnTo>
                                <a:lnTo>
                                  <a:pt x="850624" y="263085"/>
                                </a:lnTo>
                                <a:lnTo>
                                  <a:pt x="848440" y="263085"/>
                                </a:lnTo>
                                <a:lnTo>
                                  <a:pt x="848440" y="260850"/>
                                </a:lnTo>
                                <a:lnTo>
                                  <a:pt x="846256" y="260850"/>
                                </a:lnTo>
                                <a:lnTo>
                                  <a:pt x="846256" y="258666"/>
                                </a:lnTo>
                                <a:lnTo>
                                  <a:pt x="844071" y="258666"/>
                                </a:lnTo>
                                <a:lnTo>
                                  <a:pt x="844071" y="256481"/>
                                </a:lnTo>
                                <a:lnTo>
                                  <a:pt x="839664" y="256481"/>
                                </a:lnTo>
                                <a:lnTo>
                                  <a:pt x="839664" y="254297"/>
                                </a:lnTo>
                                <a:lnTo>
                                  <a:pt x="828691" y="254297"/>
                                </a:lnTo>
                                <a:lnTo>
                                  <a:pt x="828691" y="245521"/>
                                </a:lnTo>
                                <a:lnTo>
                                  <a:pt x="830876" y="245521"/>
                                </a:lnTo>
                                <a:lnTo>
                                  <a:pt x="830876" y="247705"/>
                                </a:lnTo>
                                <a:lnTo>
                                  <a:pt x="833111" y="247705"/>
                                </a:lnTo>
                                <a:lnTo>
                                  <a:pt x="833111" y="249890"/>
                                </a:lnTo>
                                <a:lnTo>
                                  <a:pt x="835295" y="249890"/>
                                </a:lnTo>
                                <a:lnTo>
                                  <a:pt x="835295" y="238929"/>
                                </a:lnTo>
                                <a:close/>
                              </a:path>
                              <a:path w="1205865" h="1118235">
                                <a:moveTo>
                                  <a:pt x="486686" y="243336"/>
                                </a:moveTo>
                                <a:lnTo>
                                  <a:pt x="491093" y="243336"/>
                                </a:lnTo>
                                <a:lnTo>
                                  <a:pt x="491093" y="247705"/>
                                </a:lnTo>
                                <a:lnTo>
                                  <a:pt x="486686" y="247705"/>
                                </a:lnTo>
                                <a:lnTo>
                                  <a:pt x="486686" y="243336"/>
                                </a:lnTo>
                                <a:close/>
                              </a:path>
                              <a:path w="1205865" h="1118235">
                                <a:moveTo>
                                  <a:pt x="484502" y="247705"/>
                                </a:moveTo>
                                <a:lnTo>
                                  <a:pt x="486686" y="247705"/>
                                </a:lnTo>
                                <a:lnTo>
                                  <a:pt x="486686" y="249890"/>
                                </a:lnTo>
                                <a:lnTo>
                                  <a:pt x="488909" y="249890"/>
                                </a:lnTo>
                                <a:lnTo>
                                  <a:pt x="488909" y="254297"/>
                                </a:lnTo>
                                <a:lnTo>
                                  <a:pt x="484502" y="254297"/>
                                </a:lnTo>
                                <a:lnTo>
                                  <a:pt x="484502" y="247705"/>
                                </a:lnTo>
                                <a:close/>
                              </a:path>
                              <a:path w="1205865" h="1118235">
                                <a:moveTo>
                                  <a:pt x="482317" y="254297"/>
                                </a:moveTo>
                                <a:lnTo>
                                  <a:pt x="484502" y="254297"/>
                                </a:lnTo>
                                <a:lnTo>
                                  <a:pt x="484502" y="256481"/>
                                </a:lnTo>
                                <a:lnTo>
                                  <a:pt x="482317" y="256481"/>
                                </a:lnTo>
                                <a:lnTo>
                                  <a:pt x="482317" y="254297"/>
                                </a:lnTo>
                                <a:close/>
                              </a:path>
                              <a:path w="1205865" h="1118235">
                                <a:moveTo>
                                  <a:pt x="473529" y="256481"/>
                                </a:moveTo>
                                <a:lnTo>
                                  <a:pt x="480133" y="256481"/>
                                </a:lnTo>
                                <a:lnTo>
                                  <a:pt x="480133" y="263085"/>
                                </a:lnTo>
                                <a:lnTo>
                                  <a:pt x="469172" y="263085"/>
                                </a:lnTo>
                                <a:lnTo>
                                  <a:pt x="469172" y="260850"/>
                                </a:lnTo>
                                <a:lnTo>
                                  <a:pt x="473529" y="260850"/>
                                </a:lnTo>
                                <a:lnTo>
                                  <a:pt x="473529" y="256481"/>
                                </a:lnTo>
                                <a:close/>
                              </a:path>
                              <a:path w="1205865" h="1118235">
                                <a:moveTo>
                                  <a:pt x="784837" y="276230"/>
                                </a:moveTo>
                                <a:lnTo>
                                  <a:pt x="787072" y="276230"/>
                                </a:lnTo>
                                <a:lnTo>
                                  <a:pt x="787072" y="282783"/>
                                </a:lnTo>
                                <a:lnTo>
                                  <a:pt x="793626" y="282783"/>
                                </a:lnTo>
                                <a:lnTo>
                                  <a:pt x="793626" y="280599"/>
                                </a:lnTo>
                                <a:lnTo>
                                  <a:pt x="795797" y="280599"/>
                                </a:lnTo>
                                <a:lnTo>
                                  <a:pt x="795797" y="282783"/>
                                </a:lnTo>
                                <a:lnTo>
                                  <a:pt x="800217" y="282783"/>
                                </a:lnTo>
                                <a:lnTo>
                                  <a:pt x="800217" y="280599"/>
                                </a:lnTo>
                                <a:lnTo>
                                  <a:pt x="802402" y="280599"/>
                                </a:lnTo>
                                <a:lnTo>
                                  <a:pt x="802402" y="284968"/>
                                </a:lnTo>
                                <a:lnTo>
                                  <a:pt x="804586" y="284968"/>
                                </a:lnTo>
                                <a:lnTo>
                                  <a:pt x="804586" y="282783"/>
                                </a:lnTo>
                                <a:lnTo>
                                  <a:pt x="806771" y="282783"/>
                                </a:lnTo>
                                <a:lnTo>
                                  <a:pt x="806771" y="287190"/>
                                </a:lnTo>
                                <a:lnTo>
                                  <a:pt x="808993" y="287190"/>
                                </a:lnTo>
                                <a:lnTo>
                                  <a:pt x="808993" y="291559"/>
                                </a:lnTo>
                                <a:lnTo>
                                  <a:pt x="813362" y="291559"/>
                                </a:lnTo>
                                <a:lnTo>
                                  <a:pt x="813362" y="293744"/>
                                </a:lnTo>
                                <a:lnTo>
                                  <a:pt x="811178" y="293744"/>
                                </a:lnTo>
                                <a:lnTo>
                                  <a:pt x="811178" y="302520"/>
                                </a:lnTo>
                                <a:lnTo>
                                  <a:pt x="813362" y="302520"/>
                                </a:lnTo>
                                <a:lnTo>
                                  <a:pt x="813362" y="306889"/>
                                </a:lnTo>
                                <a:lnTo>
                                  <a:pt x="811178" y="306889"/>
                                </a:lnTo>
                                <a:lnTo>
                                  <a:pt x="811178" y="309124"/>
                                </a:lnTo>
                                <a:lnTo>
                                  <a:pt x="808993" y="309124"/>
                                </a:lnTo>
                                <a:lnTo>
                                  <a:pt x="808993" y="306889"/>
                                </a:lnTo>
                                <a:lnTo>
                                  <a:pt x="802402" y="306889"/>
                                </a:lnTo>
                                <a:lnTo>
                                  <a:pt x="802402" y="309124"/>
                                </a:lnTo>
                                <a:lnTo>
                                  <a:pt x="800217" y="309124"/>
                                </a:lnTo>
                                <a:lnTo>
                                  <a:pt x="800217" y="315664"/>
                                </a:lnTo>
                                <a:lnTo>
                                  <a:pt x="798033" y="315664"/>
                                </a:lnTo>
                                <a:lnTo>
                                  <a:pt x="798033" y="320084"/>
                                </a:lnTo>
                                <a:lnTo>
                                  <a:pt x="795797" y="320084"/>
                                </a:lnTo>
                                <a:lnTo>
                                  <a:pt x="795797" y="317849"/>
                                </a:lnTo>
                                <a:lnTo>
                                  <a:pt x="793626" y="317849"/>
                                </a:lnTo>
                                <a:lnTo>
                                  <a:pt x="793626" y="315664"/>
                                </a:lnTo>
                                <a:lnTo>
                                  <a:pt x="791441" y="315664"/>
                                </a:lnTo>
                                <a:lnTo>
                                  <a:pt x="791441" y="311308"/>
                                </a:lnTo>
                                <a:lnTo>
                                  <a:pt x="789257" y="311308"/>
                                </a:lnTo>
                                <a:lnTo>
                                  <a:pt x="789257" y="309124"/>
                                </a:lnTo>
                                <a:lnTo>
                                  <a:pt x="787072" y="309124"/>
                                </a:lnTo>
                                <a:lnTo>
                                  <a:pt x="787072" y="306889"/>
                                </a:lnTo>
                                <a:lnTo>
                                  <a:pt x="784837" y="306889"/>
                                </a:lnTo>
                                <a:lnTo>
                                  <a:pt x="784837" y="304704"/>
                                </a:lnTo>
                                <a:lnTo>
                                  <a:pt x="782653" y="304704"/>
                                </a:lnTo>
                                <a:lnTo>
                                  <a:pt x="782653" y="302520"/>
                                </a:lnTo>
                                <a:lnTo>
                                  <a:pt x="780468" y="302520"/>
                                </a:lnTo>
                                <a:lnTo>
                                  <a:pt x="780468" y="295928"/>
                                </a:lnTo>
                                <a:lnTo>
                                  <a:pt x="776112" y="295928"/>
                                </a:lnTo>
                                <a:lnTo>
                                  <a:pt x="776112" y="293744"/>
                                </a:lnTo>
                                <a:lnTo>
                                  <a:pt x="771692" y="293744"/>
                                </a:lnTo>
                                <a:lnTo>
                                  <a:pt x="771692" y="289375"/>
                                </a:lnTo>
                                <a:lnTo>
                                  <a:pt x="778284" y="289375"/>
                                </a:lnTo>
                                <a:lnTo>
                                  <a:pt x="778284" y="284968"/>
                                </a:lnTo>
                                <a:lnTo>
                                  <a:pt x="784837" y="284968"/>
                                </a:lnTo>
                                <a:lnTo>
                                  <a:pt x="784837" y="282783"/>
                                </a:lnTo>
                                <a:lnTo>
                                  <a:pt x="782653" y="282783"/>
                                </a:lnTo>
                                <a:lnTo>
                                  <a:pt x="782653" y="280599"/>
                                </a:lnTo>
                                <a:lnTo>
                                  <a:pt x="784837" y="280599"/>
                                </a:lnTo>
                                <a:lnTo>
                                  <a:pt x="784837" y="276230"/>
                                </a:lnTo>
                                <a:close/>
                              </a:path>
                              <a:path w="1205865" h="1118235">
                                <a:moveTo>
                                  <a:pt x="887874" y="278415"/>
                                </a:moveTo>
                                <a:lnTo>
                                  <a:pt x="890110" y="278415"/>
                                </a:lnTo>
                                <a:lnTo>
                                  <a:pt x="890110" y="282783"/>
                                </a:lnTo>
                                <a:lnTo>
                                  <a:pt x="885703" y="282783"/>
                                </a:lnTo>
                                <a:lnTo>
                                  <a:pt x="885703" y="280599"/>
                                </a:lnTo>
                                <a:lnTo>
                                  <a:pt x="887874" y="280599"/>
                                </a:lnTo>
                                <a:lnTo>
                                  <a:pt x="887874" y="278415"/>
                                </a:lnTo>
                                <a:close/>
                              </a:path>
                              <a:path w="1205865" h="1118235">
                                <a:moveTo>
                                  <a:pt x="776112" y="280599"/>
                                </a:moveTo>
                                <a:lnTo>
                                  <a:pt x="778284" y="280599"/>
                                </a:lnTo>
                                <a:lnTo>
                                  <a:pt x="778284" y="282783"/>
                                </a:lnTo>
                                <a:lnTo>
                                  <a:pt x="776112" y="282783"/>
                                </a:lnTo>
                                <a:lnTo>
                                  <a:pt x="776112" y="280599"/>
                                </a:lnTo>
                                <a:close/>
                              </a:path>
                              <a:path w="1205865" h="1118235">
                                <a:moveTo>
                                  <a:pt x="405569" y="306889"/>
                                </a:moveTo>
                                <a:lnTo>
                                  <a:pt x="409976" y="306889"/>
                                </a:lnTo>
                                <a:lnTo>
                                  <a:pt x="409976" y="311308"/>
                                </a:lnTo>
                                <a:lnTo>
                                  <a:pt x="405569" y="311308"/>
                                </a:lnTo>
                                <a:lnTo>
                                  <a:pt x="405569" y="306889"/>
                                </a:lnTo>
                                <a:close/>
                              </a:path>
                              <a:path w="1205865" h="1118235">
                                <a:moveTo>
                                  <a:pt x="914227" y="320084"/>
                                </a:moveTo>
                                <a:lnTo>
                                  <a:pt x="916399" y="320084"/>
                                </a:lnTo>
                                <a:lnTo>
                                  <a:pt x="916399" y="322269"/>
                                </a:lnTo>
                                <a:lnTo>
                                  <a:pt x="920768" y="322269"/>
                                </a:lnTo>
                                <a:lnTo>
                                  <a:pt x="920768" y="326637"/>
                                </a:lnTo>
                                <a:lnTo>
                                  <a:pt x="925188" y="326637"/>
                                </a:lnTo>
                                <a:lnTo>
                                  <a:pt x="925188" y="324453"/>
                                </a:lnTo>
                                <a:lnTo>
                                  <a:pt x="927372" y="324453"/>
                                </a:lnTo>
                                <a:lnTo>
                                  <a:pt x="927372" y="328822"/>
                                </a:lnTo>
                                <a:lnTo>
                                  <a:pt x="929557" y="328822"/>
                                </a:lnTo>
                                <a:lnTo>
                                  <a:pt x="929557" y="331044"/>
                                </a:lnTo>
                                <a:lnTo>
                                  <a:pt x="925188" y="331044"/>
                                </a:lnTo>
                                <a:lnTo>
                                  <a:pt x="925188" y="333229"/>
                                </a:lnTo>
                                <a:lnTo>
                                  <a:pt x="920768" y="333229"/>
                                </a:lnTo>
                                <a:lnTo>
                                  <a:pt x="920768" y="328822"/>
                                </a:lnTo>
                                <a:lnTo>
                                  <a:pt x="918584" y="328822"/>
                                </a:lnTo>
                                <a:lnTo>
                                  <a:pt x="918584" y="324453"/>
                                </a:lnTo>
                                <a:lnTo>
                                  <a:pt x="914227" y="324453"/>
                                </a:lnTo>
                                <a:lnTo>
                                  <a:pt x="914227" y="320084"/>
                                </a:lnTo>
                                <a:close/>
                              </a:path>
                              <a:path w="1205865" h="1118235">
                                <a:moveTo>
                                  <a:pt x="914227" y="328822"/>
                                </a:moveTo>
                                <a:lnTo>
                                  <a:pt x="918584" y="328822"/>
                                </a:lnTo>
                                <a:lnTo>
                                  <a:pt x="918584" y="331044"/>
                                </a:lnTo>
                                <a:lnTo>
                                  <a:pt x="914227" y="331044"/>
                                </a:lnTo>
                                <a:lnTo>
                                  <a:pt x="914227" y="328822"/>
                                </a:lnTo>
                                <a:close/>
                              </a:path>
                              <a:path w="1205865" h="1118235">
                                <a:moveTo>
                                  <a:pt x="396832" y="331044"/>
                                </a:moveTo>
                                <a:lnTo>
                                  <a:pt x="399016" y="331044"/>
                                </a:lnTo>
                                <a:lnTo>
                                  <a:pt x="399016" y="335413"/>
                                </a:lnTo>
                                <a:lnTo>
                                  <a:pt x="396832" y="335413"/>
                                </a:lnTo>
                                <a:lnTo>
                                  <a:pt x="396832" y="331044"/>
                                </a:lnTo>
                                <a:close/>
                              </a:path>
                              <a:path w="1205865" h="1118235">
                                <a:moveTo>
                                  <a:pt x="429675" y="331044"/>
                                </a:moveTo>
                                <a:lnTo>
                                  <a:pt x="431910" y="331044"/>
                                </a:lnTo>
                                <a:lnTo>
                                  <a:pt x="431910" y="333229"/>
                                </a:lnTo>
                                <a:lnTo>
                                  <a:pt x="429675" y="333229"/>
                                </a:lnTo>
                                <a:lnTo>
                                  <a:pt x="429675" y="331044"/>
                                </a:lnTo>
                                <a:close/>
                              </a:path>
                              <a:path w="1205865" h="1118235">
                                <a:moveTo>
                                  <a:pt x="401201" y="333229"/>
                                </a:moveTo>
                                <a:lnTo>
                                  <a:pt x="418765" y="333229"/>
                                </a:lnTo>
                                <a:lnTo>
                                  <a:pt x="418765" y="335413"/>
                                </a:lnTo>
                                <a:lnTo>
                                  <a:pt x="401201" y="335413"/>
                                </a:lnTo>
                                <a:lnTo>
                                  <a:pt x="401201" y="333229"/>
                                </a:lnTo>
                                <a:close/>
                              </a:path>
                              <a:path w="1205865" h="1118235">
                                <a:moveTo>
                                  <a:pt x="423134" y="333229"/>
                                </a:moveTo>
                                <a:lnTo>
                                  <a:pt x="429675" y="333229"/>
                                </a:lnTo>
                                <a:lnTo>
                                  <a:pt x="429675" y="337598"/>
                                </a:lnTo>
                                <a:lnTo>
                                  <a:pt x="423134" y="337598"/>
                                </a:lnTo>
                                <a:lnTo>
                                  <a:pt x="423134" y="333229"/>
                                </a:lnTo>
                                <a:close/>
                              </a:path>
                              <a:path w="1205865" h="1118235">
                                <a:moveTo>
                                  <a:pt x="653326" y="339782"/>
                                </a:moveTo>
                                <a:lnTo>
                                  <a:pt x="657682" y="339782"/>
                                </a:lnTo>
                                <a:lnTo>
                                  <a:pt x="657682" y="344202"/>
                                </a:lnTo>
                                <a:lnTo>
                                  <a:pt x="655510" y="344202"/>
                                </a:lnTo>
                                <a:lnTo>
                                  <a:pt x="655510" y="341967"/>
                                </a:lnTo>
                                <a:lnTo>
                                  <a:pt x="653326" y="341967"/>
                                </a:lnTo>
                                <a:lnTo>
                                  <a:pt x="653326" y="339782"/>
                                </a:lnTo>
                                <a:close/>
                              </a:path>
                              <a:path w="1205865" h="1118235">
                                <a:moveTo>
                                  <a:pt x="396832" y="341967"/>
                                </a:moveTo>
                                <a:lnTo>
                                  <a:pt x="399016" y="341967"/>
                                </a:lnTo>
                                <a:lnTo>
                                  <a:pt x="399016" y="344202"/>
                                </a:lnTo>
                                <a:lnTo>
                                  <a:pt x="396832" y="344202"/>
                                </a:lnTo>
                                <a:lnTo>
                                  <a:pt x="396832" y="341967"/>
                                </a:lnTo>
                                <a:close/>
                              </a:path>
                              <a:path w="1205865" h="1118235">
                                <a:moveTo>
                                  <a:pt x="399016" y="350742"/>
                                </a:moveTo>
                                <a:lnTo>
                                  <a:pt x="403385" y="350742"/>
                                </a:lnTo>
                                <a:lnTo>
                                  <a:pt x="403385" y="352927"/>
                                </a:lnTo>
                                <a:lnTo>
                                  <a:pt x="399016" y="352927"/>
                                </a:lnTo>
                                <a:lnTo>
                                  <a:pt x="399016" y="350742"/>
                                </a:lnTo>
                                <a:close/>
                              </a:path>
                              <a:path w="1205865" h="1118235">
                                <a:moveTo>
                                  <a:pt x="751994" y="352927"/>
                                </a:moveTo>
                                <a:lnTo>
                                  <a:pt x="754179" y="352927"/>
                                </a:lnTo>
                                <a:lnTo>
                                  <a:pt x="754179" y="355162"/>
                                </a:lnTo>
                                <a:lnTo>
                                  <a:pt x="751994" y="355162"/>
                                </a:lnTo>
                                <a:lnTo>
                                  <a:pt x="751994" y="352927"/>
                                </a:lnTo>
                                <a:close/>
                              </a:path>
                              <a:path w="1205865" h="1118235">
                                <a:moveTo>
                                  <a:pt x="412161" y="355162"/>
                                </a:moveTo>
                                <a:lnTo>
                                  <a:pt x="414345" y="355162"/>
                                </a:lnTo>
                                <a:lnTo>
                                  <a:pt x="414345" y="357347"/>
                                </a:lnTo>
                                <a:lnTo>
                                  <a:pt x="412161" y="357347"/>
                                </a:lnTo>
                                <a:lnTo>
                                  <a:pt x="412161" y="355162"/>
                                </a:lnTo>
                                <a:close/>
                              </a:path>
                              <a:path w="1205865" h="1118235">
                                <a:moveTo>
                                  <a:pt x="409976" y="361703"/>
                                </a:moveTo>
                                <a:lnTo>
                                  <a:pt x="412161" y="361703"/>
                                </a:lnTo>
                                <a:lnTo>
                                  <a:pt x="412161" y="363887"/>
                                </a:lnTo>
                                <a:lnTo>
                                  <a:pt x="409976" y="363887"/>
                                </a:lnTo>
                                <a:lnTo>
                                  <a:pt x="409976" y="361703"/>
                                </a:lnTo>
                                <a:close/>
                              </a:path>
                              <a:path w="1205865" h="1118235">
                                <a:moveTo>
                                  <a:pt x="403385" y="366122"/>
                                </a:moveTo>
                                <a:lnTo>
                                  <a:pt x="407805" y="366122"/>
                                </a:lnTo>
                                <a:lnTo>
                                  <a:pt x="407805" y="370491"/>
                                </a:lnTo>
                                <a:lnTo>
                                  <a:pt x="403385" y="370491"/>
                                </a:lnTo>
                                <a:lnTo>
                                  <a:pt x="403385" y="366122"/>
                                </a:lnTo>
                                <a:close/>
                              </a:path>
                              <a:path w="1205865" h="1118235">
                                <a:moveTo>
                                  <a:pt x="749759" y="370491"/>
                                </a:moveTo>
                                <a:lnTo>
                                  <a:pt x="754179" y="370491"/>
                                </a:lnTo>
                                <a:lnTo>
                                  <a:pt x="754179" y="372676"/>
                                </a:lnTo>
                                <a:lnTo>
                                  <a:pt x="756363" y="372676"/>
                                </a:lnTo>
                                <a:lnTo>
                                  <a:pt x="756363" y="381452"/>
                                </a:lnTo>
                                <a:lnTo>
                                  <a:pt x="758548" y="381452"/>
                                </a:lnTo>
                                <a:lnTo>
                                  <a:pt x="758548" y="383636"/>
                                </a:lnTo>
                                <a:lnTo>
                                  <a:pt x="751994" y="383636"/>
                                </a:lnTo>
                                <a:lnTo>
                                  <a:pt x="751994" y="381452"/>
                                </a:lnTo>
                                <a:lnTo>
                                  <a:pt x="749759" y="381452"/>
                                </a:lnTo>
                                <a:lnTo>
                                  <a:pt x="749759" y="379267"/>
                                </a:lnTo>
                                <a:lnTo>
                                  <a:pt x="747587" y="379267"/>
                                </a:lnTo>
                                <a:lnTo>
                                  <a:pt x="747587" y="374860"/>
                                </a:lnTo>
                                <a:lnTo>
                                  <a:pt x="745403" y="374860"/>
                                </a:lnTo>
                                <a:lnTo>
                                  <a:pt x="745403" y="372676"/>
                                </a:lnTo>
                                <a:lnTo>
                                  <a:pt x="749759" y="372676"/>
                                </a:lnTo>
                                <a:lnTo>
                                  <a:pt x="749759" y="370491"/>
                                </a:lnTo>
                                <a:close/>
                              </a:path>
                              <a:path w="1205865" h="1118235">
                                <a:moveTo>
                                  <a:pt x="813362" y="370491"/>
                                </a:moveTo>
                                <a:lnTo>
                                  <a:pt x="815546" y="370491"/>
                                </a:lnTo>
                                <a:lnTo>
                                  <a:pt x="815546" y="372676"/>
                                </a:lnTo>
                                <a:lnTo>
                                  <a:pt x="813362" y="372676"/>
                                </a:lnTo>
                                <a:lnTo>
                                  <a:pt x="813362" y="370491"/>
                                </a:lnTo>
                                <a:close/>
                              </a:path>
                              <a:path w="1205865" h="1118235">
                                <a:moveTo>
                                  <a:pt x="477948" y="374860"/>
                                </a:moveTo>
                                <a:lnTo>
                                  <a:pt x="480133" y="374860"/>
                                </a:lnTo>
                                <a:lnTo>
                                  <a:pt x="480133" y="377083"/>
                                </a:lnTo>
                                <a:lnTo>
                                  <a:pt x="477948" y="377083"/>
                                </a:lnTo>
                                <a:lnTo>
                                  <a:pt x="477948" y="374860"/>
                                </a:lnTo>
                                <a:close/>
                              </a:path>
                              <a:path w="1205865" h="1118235">
                                <a:moveTo>
                                  <a:pt x="587539" y="377083"/>
                                </a:moveTo>
                                <a:lnTo>
                                  <a:pt x="589723" y="377083"/>
                                </a:lnTo>
                                <a:lnTo>
                                  <a:pt x="589723" y="383636"/>
                                </a:lnTo>
                                <a:lnTo>
                                  <a:pt x="591958" y="383636"/>
                                </a:lnTo>
                                <a:lnTo>
                                  <a:pt x="591958" y="388005"/>
                                </a:lnTo>
                                <a:lnTo>
                                  <a:pt x="585354" y="388005"/>
                                </a:lnTo>
                                <a:lnTo>
                                  <a:pt x="585354" y="381452"/>
                                </a:lnTo>
                                <a:lnTo>
                                  <a:pt x="587539" y="381452"/>
                                </a:lnTo>
                                <a:lnTo>
                                  <a:pt x="587539" y="377083"/>
                                </a:lnTo>
                                <a:close/>
                              </a:path>
                              <a:path w="1205865" h="1118235">
                                <a:moveTo>
                                  <a:pt x="574394" y="379267"/>
                                </a:moveTo>
                                <a:lnTo>
                                  <a:pt x="580985" y="379267"/>
                                </a:lnTo>
                                <a:lnTo>
                                  <a:pt x="580985" y="381452"/>
                                </a:lnTo>
                                <a:lnTo>
                                  <a:pt x="576578" y="381452"/>
                                </a:lnTo>
                                <a:lnTo>
                                  <a:pt x="576578" y="383636"/>
                                </a:lnTo>
                                <a:lnTo>
                                  <a:pt x="574394" y="383636"/>
                                </a:lnTo>
                                <a:lnTo>
                                  <a:pt x="574394" y="379267"/>
                                </a:lnTo>
                                <a:close/>
                              </a:path>
                              <a:path w="1205865" h="1118235">
                                <a:moveTo>
                                  <a:pt x="475764" y="383636"/>
                                </a:moveTo>
                                <a:lnTo>
                                  <a:pt x="480133" y="383636"/>
                                </a:lnTo>
                                <a:lnTo>
                                  <a:pt x="480133" y="390240"/>
                                </a:lnTo>
                                <a:lnTo>
                                  <a:pt x="477948" y="390240"/>
                                </a:lnTo>
                                <a:lnTo>
                                  <a:pt x="477948" y="388005"/>
                                </a:lnTo>
                                <a:lnTo>
                                  <a:pt x="475764" y="388005"/>
                                </a:lnTo>
                                <a:lnTo>
                                  <a:pt x="475764" y="383636"/>
                                </a:lnTo>
                                <a:close/>
                              </a:path>
                              <a:path w="1205865" h="1118235">
                                <a:moveTo>
                                  <a:pt x="523987" y="394596"/>
                                </a:moveTo>
                                <a:lnTo>
                                  <a:pt x="532724" y="394596"/>
                                </a:lnTo>
                                <a:lnTo>
                                  <a:pt x="532724" y="401201"/>
                                </a:lnTo>
                                <a:lnTo>
                                  <a:pt x="523987" y="401201"/>
                                </a:lnTo>
                                <a:lnTo>
                                  <a:pt x="523987" y="394596"/>
                                </a:lnTo>
                                <a:close/>
                              </a:path>
                              <a:path w="1205865" h="1118235">
                                <a:moveTo>
                                  <a:pt x="515211" y="401201"/>
                                </a:moveTo>
                                <a:lnTo>
                                  <a:pt x="519567" y="401201"/>
                                </a:lnTo>
                                <a:lnTo>
                                  <a:pt x="519567" y="405569"/>
                                </a:lnTo>
                                <a:lnTo>
                                  <a:pt x="521802" y="405569"/>
                                </a:lnTo>
                                <a:lnTo>
                                  <a:pt x="521802" y="407741"/>
                                </a:lnTo>
                                <a:lnTo>
                                  <a:pt x="517395" y="407741"/>
                                </a:lnTo>
                                <a:lnTo>
                                  <a:pt x="517395" y="409926"/>
                                </a:lnTo>
                                <a:lnTo>
                                  <a:pt x="519567" y="409926"/>
                                </a:lnTo>
                                <a:lnTo>
                                  <a:pt x="519567" y="412161"/>
                                </a:lnTo>
                                <a:lnTo>
                                  <a:pt x="517395" y="412161"/>
                                </a:lnTo>
                                <a:lnTo>
                                  <a:pt x="517395" y="414345"/>
                                </a:lnTo>
                                <a:lnTo>
                                  <a:pt x="515211" y="414345"/>
                                </a:lnTo>
                                <a:lnTo>
                                  <a:pt x="515211" y="401201"/>
                                </a:lnTo>
                                <a:close/>
                              </a:path>
                              <a:path w="1205865" h="1118235">
                                <a:moveTo>
                                  <a:pt x="528356" y="403385"/>
                                </a:moveTo>
                                <a:lnTo>
                                  <a:pt x="530540" y="403385"/>
                                </a:lnTo>
                                <a:lnTo>
                                  <a:pt x="530540" y="405569"/>
                                </a:lnTo>
                                <a:lnTo>
                                  <a:pt x="528356" y="405569"/>
                                </a:lnTo>
                                <a:lnTo>
                                  <a:pt x="528356" y="403385"/>
                                </a:lnTo>
                                <a:close/>
                              </a:path>
                              <a:path w="1205865" h="1118235">
                                <a:moveTo>
                                  <a:pt x="543685" y="412161"/>
                                </a:moveTo>
                                <a:lnTo>
                                  <a:pt x="548092" y="412161"/>
                                </a:lnTo>
                                <a:lnTo>
                                  <a:pt x="548092" y="416530"/>
                                </a:lnTo>
                                <a:lnTo>
                                  <a:pt x="545920" y="416530"/>
                                </a:lnTo>
                                <a:lnTo>
                                  <a:pt x="545920" y="414345"/>
                                </a:lnTo>
                                <a:lnTo>
                                  <a:pt x="543685" y="414345"/>
                                </a:lnTo>
                                <a:lnTo>
                                  <a:pt x="543685" y="412161"/>
                                </a:lnTo>
                                <a:close/>
                              </a:path>
                              <a:path w="1205865" h="1118235">
                                <a:moveTo>
                                  <a:pt x="543685" y="416530"/>
                                </a:moveTo>
                                <a:lnTo>
                                  <a:pt x="545920" y="416530"/>
                                </a:lnTo>
                                <a:lnTo>
                                  <a:pt x="545920" y="423121"/>
                                </a:lnTo>
                                <a:lnTo>
                                  <a:pt x="543685" y="423121"/>
                                </a:lnTo>
                                <a:lnTo>
                                  <a:pt x="543685" y="425306"/>
                                </a:lnTo>
                                <a:lnTo>
                                  <a:pt x="541500" y="425306"/>
                                </a:lnTo>
                                <a:lnTo>
                                  <a:pt x="541500" y="418714"/>
                                </a:lnTo>
                                <a:lnTo>
                                  <a:pt x="543685" y="418714"/>
                                </a:lnTo>
                                <a:lnTo>
                                  <a:pt x="543685" y="416530"/>
                                </a:lnTo>
                                <a:close/>
                              </a:path>
                              <a:path w="1205865" h="1118235">
                                <a:moveTo>
                                  <a:pt x="497646" y="429675"/>
                                </a:moveTo>
                                <a:lnTo>
                                  <a:pt x="499882" y="429675"/>
                                </a:lnTo>
                                <a:lnTo>
                                  <a:pt x="499882" y="434043"/>
                                </a:lnTo>
                                <a:lnTo>
                                  <a:pt x="497646" y="434043"/>
                                </a:lnTo>
                                <a:lnTo>
                                  <a:pt x="497646" y="429675"/>
                                </a:lnTo>
                                <a:close/>
                              </a:path>
                              <a:path w="1205865" h="1118235">
                                <a:moveTo>
                                  <a:pt x="451608" y="462568"/>
                                </a:moveTo>
                                <a:lnTo>
                                  <a:pt x="456015" y="462568"/>
                                </a:lnTo>
                                <a:lnTo>
                                  <a:pt x="456015" y="471344"/>
                                </a:lnTo>
                                <a:lnTo>
                                  <a:pt x="453843" y="471344"/>
                                </a:lnTo>
                                <a:lnTo>
                                  <a:pt x="453843" y="469160"/>
                                </a:lnTo>
                                <a:lnTo>
                                  <a:pt x="447239" y="469160"/>
                                </a:lnTo>
                                <a:lnTo>
                                  <a:pt x="447239" y="464753"/>
                                </a:lnTo>
                                <a:lnTo>
                                  <a:pt x="451608" y="464753"/>
                                </a:lnTo>
                                <a:lnTo>
                                  <a:pt x="451608" y="462568"/>
                                </a:lnTo>
                                <a:close/>
                              </a:path>
                              <a:path w="1205865" h="1118235">
                                <a:moveTo>
                                  <a:pt x="456015" y="471344"/>
                                </a:moveTo>
                                <a:lnTo>
                                  <a:pt x="460384" y="471344"/>
                                </a:lnTo>
                                <a:lnTo>
                                  <a:pt x="460384" y="473529"/>
                                </a:lnTo>
                                <a:lnTo>
                                  <a:pt x="456015" y="473529"/>
                                </a:lnTo>
                                <a:lnTo>
                                  <a:pt x="456015" y="471344"/>
                                </a:lnTo>
                                <a:close/>
                              </a:path>
                              <a:path w="1205865" h="1118235">
                                <a:moveTo>
                                  <a:pt x="653326" y="521751"/>
                                </a:moveTo>
                                <a:lnTo>
                                  <a:pt x="655510" y="521751"/>
                                </a:lnTo>
                                <a:lnTo>
                                  <a:pt x="655510" y="523936"/>
                                </a:lnTo>
                                <a:lnTo>
                                  <a:pt x="653326" y="523936"/>
                                </a:lnTo>
                                <a:lnTo>
                                  <a:pt x="653326" y="521751"/>
                                </a:lnTo>
                                <a:close/>
                              </a:path>
                              <a:path w="1205865" h="1118235">
                                <a:moveTo>
                                  <a:pt x="462568" y="528356"/>
                                </a:moveTo>
                                <a:lnTo>
                                  <a:pt x="464803" y="528356"/>
                                </a:lnTo>
                                <a:lnTo>
                                  <a:pt x="464803" y="530527"/>
                                </a:lnTo>
                                <a:lnTo>
                                  <a:pt x="462568" y="530527"/>
                                </a:lnTo>
                                <a:lnTo>
                                  <a:pt x="462568" y="528356"/>
                                </a:lnTo>
                                <a:close/>
                              </a:path>
                              <a:path w="1205865" h="1118235">
                                <a:moveTo>
                                  <a:pt x="543685" y="559014"/>
                                </a:moveTo>
                                <a:lnTo>
                                  <a:pt x="556880" y="559014"/>
                                </a:lnTo>
                                <a:lnTo>
                                  <a:pt x="556880" y="561236"/>
                                </a:lnTo>
                                <a:lnTo>
                                  <a:pt x="554645" y="561236"/>
                                </a:lnTo>
                                <a:lnTo>
                                  <a:pt x="554645" y="565605"/>
                                </a:lnTo>
                                <a:lnTo>
                                  <a:pt x="550276" y="565605"/>
                                </a:lnTo>
                                <a:lnTo>
                                  <a:pt x="550276" y="563421"/>
                                </a:lnTo>
                                <a:lnTo>
                                  <a:pt x="543685" y="563421"/>
                                </a:lnTo>
                                <a:lnTo>
                                  <a:pt x="543685" y="559014"/>
                                </a:lnTo>
                                <a:close/>
                              </a:path>
                              <a:path w="1205865" h="1118235">
                                <a:moveTo>
                                  <a:pt x="414345" y="576566"/>
                                </a:moveTo>
                                <a:lnTo>
                                  <a:pt x="418765" y="576566"/>
                                </a:lnTo>
                                <a:lnTo>
                                  <a:pt x="418765" y="578750"/>
                                </a:lnTo>
                                <a:lnTo>
                                  <a:pt x="414345" y="578750"/>
                                </a:lnTo>
                                <a:lnTo>
                                  <a:pt x="414345" y="576566"/>
                                </a:lnTo>
                                <a:close/>
                              </a:path>
                              <a:path w="1205865" h="1118235">
                                <a:moveTo>
                                  <a:pt x="1069856" y="646722"/>
                                </a:moveTo>
                                <a:lnTo>
                                  <a:pt x="1072028" y="646722"/>
                                </a:lnTo>
                                <a:lnTo>
                                  <a:pt x="1072028" y="651091"/>
                                </a:lnTo>
                                <a:lnTo>
                                  <a:pt x="1074263" y="651091"/>
                                </a:lnTo>
                                <a:lnTo>
                                  <a:pt x="1074263" y="653313"/>
                                </a:lnTo>
                                <a:lnTo>
                                  <a:pt x="1069856" y="653313"/>
                                </a:lnTo>
                                <a:lnTo>
                                  <a:pt x="1069856" y="655498"/>
                                </a:lnTo>
                                <a:lnTo>
                                  <a:pt x="1067672" y="655498"/>
                                </a:lnTo>
                                <a:lnTo>
                                  <a:pt x="1067672" y="657682"/>
                                </a:lnTo>
                                <a:lnTo>
                                  <a:pt x="1065487" y="657682"/>
                                </a:lnTo>
                                <a:lnTo>
                                  <a:pt x="1065487" y="659867"/>
                                </a:lnTo>
                                <a:lnTo>
                                  <a:pt x="1061068" y="659867"/>
                                </a:lnTo>
                                <a:lnTo>
                                  <a:pt x="1061068" y="666471"/>
                                </a:lnTo>
                                <a:lnTo>
                                  <a:pt x="1058883" y="666471"/>
                                </a:lnTo>
                                <a:lnTo>
                                  <a:pt x="1058883" y="670827"/>
                                </a:lnTo>
                                <a:lnTo>
                                  <a:pt x="1052343" y="670827"/>
                                </a:lnTo>
                                <a:lnTo>
                                  <a:pt x="1052343" y="673011"/>
                                </a:lnTo>
                                <a:lnTo>
                                  <a:pt x="1047923" y="673011"/>
                                </a:lnTo>
                                <a:lnTo>
                                  <a:pt x="1047923" y="677431"/>
                                </a:lnTo>
                                <a:lnTo>
                                  <a:pt x="1050158" y="677431"/>
                                </a:lnTo>
                                <a:lnTo>
                                  <a:pt x="1050158" y="679616"/>
                                </a:lnTo>
                                <a:lnTo>
                                  <a:pt x="1052343" y="679616"/>
                                </a:lnTo>
                                <a:lnTo>
                                  <a:pt x="1052343" y="681800"/>
                                </a:lnTo>
                                <a:lnTo>
                                  <a:pt x="1063303" y="681800"/>
                                </a:lnTo>
                                <a:lnTo>
                                  <a:pt x="1063303" y="688391"/>
                                </a:lnTo>
                                <a:lnTo>
                                  <a:pt x="1061068" y="688391"/>
                                </a:lnTo>
                                <a:lnTo>
                                  <a:pt x="1061068" y="701536"/>
                                </a:lnTo>
                                <a:lnTo>
                                  <a:pt x="1058883" y="701536"/>
                                </a:lnTo>
                                <a:lnTo>
                                  <a:pt x="1058883" y="712509"/>
                                </a:lnTo>
                                <a:lnTo>
                                  <a:pt x="1056699" y="712509"/>
                                </a:lnTo>
                                <a:lnTo>
                                  <a:pt x="1056699" y="716865"/>
                                </a:lnTo>
                                <a:lnTo>
                                  <a:pt x="1041370" y="716865"/>
                                </a:lnTo>
                                <a:lnTo>
                                  <a:pt x="1041370" y="721234"/>
                                </a:lnTo>
                                <a:lnTo>
                                  <a:pt x="1039185" y="721234"/>
                                </a:lnTo>
                                <a:lnTo>
                                  <a:pt x="1039185" y="719050"/>
                                </a:lnTo>
                                <a:lnTo>
                                  <a:pt x="1032594" y="719050"/>
                                </a:lnTo>
                                <a:lnTo>
                                  <a:pt x="1032594" y="721234"/>
                                </a:lnTo>
                                <a:lnTo>
                                  <a:pt x="1030409" y="721234"/>
                                </a:lnTo>
                                <a:lnTo>
                                  <a:pt x="1030409" y="723470"/>
                                </a:lnTo>
                                <a:lnTo>
                                  <a:pt x="1028225" y="723470"/>
                                </a:lnTo>
                                <a:lnTo>
                                  <a:pt x="1028225" y="725654"/>
                                </a:lnTo>
                                <a:lnTo>
                                  <a:pt x="1023818" y="725654"/>
                                </a:lnTo>
                                <a:lnTo>
                                  <a:pt x="1023818" y="723470"/>
                                </a:lnTo>
                                <a:lnTo>
                                  <a:pt x="1021633" y="723470"/>
                                </a:lnTo>
                                <a:lnTo>
                                  <a:pt x="1021633" y="727838"/>
                                </a:lnTo>
                                <a:lnTo>
                                  <a:pt x="1019449" y="727838"/>
                                </a:lnTo>
                                <a:lnTo>
                                  <a:pt x="1019449" y="732195"/>
                                </a:lnTo>
                                <a:lnTo>
                                  <a:pt x="1017265" y="732195"/>
                                </a:lnTo>
                                <a:lnTo>
                                  <a:pt x="1017265" y="730010"/>
                                </a:lnTo>
                                <a:lnTo>
                                  <a:pt x="1012845" y="730010"/>
                                </a:lnTo>
                                <a:lnTo>
                                  <a:pt x="1012845" y="727838"/>
                                </a:lnTo>
                                <a:lnTo>
                                  <a:pt x="1010660" y="727838"/>
                                </a:lnTo>
                                <a:lnTo>
                                  <a:pt x="1010660" y="725654"/>
                                </a:lnTo>
                                <a:lnTo>
                                  <a:pt x="1006304" y="725654"/>
                                </a:lnTo>
                                <a:lnTo>
                                  <a:pt x="1006304" y="723470"/>
                                </a:lnTo>
                                <a:lnTo>
                                  <a:pt x="1004120" y="723470"/>
                                </a:lnTo>
                                <a:lnTo>
                                  <a:pt x="1004120" y="719050"/>
                                </a:lnTo>
                                <a:lnTo>
                                  <a:pt x="1001885" y="719050"/>
                                </a:lnTo>
                                <a:lnTo>
                                  <a:pt x="1001885" y="716865"/>
                                </a:lnTo>
                                <a:lnTo>
                                  <a:pt x="999700" y="716865"/>
                                </a:lnTo>
                                <a:lnTo>
                                  <a:pt x="999700" y="714681"/>
                                </a:lnTo>
                                <a:lnTo>
                                  <a:pt x="1001885" y="714681"/>
                                </a:lnTo>
                                <a:lnTo>
                                  <a:pt x="1001885" y="712509"/>
                                </a:lnTo>
                                <a:lnTo>
                                  <a:pt x="1004120" y="712509"/>
                                </a:lnTo>
                                <a:lnTo>
                                  <a:pt x="1004120" y="710325"/>
                                </a:lnTo>
                                <a:lnTo>
                                  <a:pt x="1006304" y="710325"/>
                                </a:lnTo>
                                <a:lnTo>
                                  <a:pt x="1006304" y="705905"/>
                                </a:lnTo>
                                <a:lnTo>
                                  <a:pt x="1008476" y="705905"/>
                                </a:lnTo>
                                <a:lnTo>
                                  <a:pt x="1008476" y="701536"/>
                                </a:lnTo>
                                <a:lnTo>
                                  <a:pt x="1010660" y="701536"/>
                                </a:lnTo>
                                <a:lnTo>
                                  <a:pt x="1010660" y="692760"/>
                                </a:lnTo>
                                <a:lnTo>
                                  <a:pt x="1012845" y="692760"/>
                                </a:lnTo>
                                <a:lnTo>
                                  <a:pt x="1012845" y="690576"/>
                                </a:lnTo>
                                <a:lnTo>
                                  <a:pt x="1015029" y="690576"/>
                                </a:lnTo>
                                <a:lnTo>
                                  <a:pt x="1015029" y="688391"/>
                                </a:lnTo>
                                <a:lnTo>
                                  <a:pt x="1019449" y="688391"/>
                                </a:lnTo>
                                <a:lnTo>
                                  <a:pt x="1019449" y="690576"/>
                                </a:lnTo>
                                <a:lnTo>
                                  <a:pt x="1017265" y="690576"/>
                                </a:lnTo>
                                <a:lnTo>
                                  <a:pt x="1017265" y="694945"/>
                                </a:lnTo>
                                <a:lnTo>
                                  <a:pt x="1019449" y="694945"/>
                                </a:lnTo>
                                <a:lnTo>
                                  <a:pt x="1019449" y="692760"/>
                                </a:lnTo>
                                <a:lnTo>
                                  <a:pt x="1021633" y="692760"/>
                                </a:lnTo>
                                <a:lnTo>
                                  <a:pt x="1021633" y="686156"/>
                                </a:lnTo>
                                <a:lnTo>
                                  <a:pt x="1025990" y="686156"/>
                                </a:lnTo>
                                <a:lnTo>
                                  <a:pt x="1025990" y="681800"/>
                                </a:lnTo>
                                <a:lnTo>
                                  <a:pt x="1028225" y="681800"/>
                                </a:lnTo>
                                <a:lnTo>
                                  <a:pt x="1028225" y="683972"/>
                                </a:lnTo>
                                <a:lnTo>
                                  <a:pt x="1032594" y="683972"/>
                                </a:lnTo>
                                <a:lnTo>
                                  <a:pt x="1032594" y="677431"/>
                                </a:lnTo>
                                <a:lnTo>
                                  <a:pt x="1034778" y="677431"/>
                                </a:lnTo>
                                <a:lnTo>
                                  <a:pt x="1034778" y="673011"/>
                                </a:lnTo>
                                <a:lnTo>
                                  <a:pt x="1041370" y="673011"/>
                                </a:lnTo>
                                <a:lnTo>
                                  <a:pt x="1041370" y="664286"/>
                                </a:lnTo>
                                <a:lnTo>
                                  <a:pt x="1045738" y="664286"/>
                                </a:lnTo>
                                <a:lnTo>
                                  <a:pt x="1045738" y="662051"/>
                                </a:lnTo>
                                <a:lnTo>
                                  <a:pt x="1056699" y="662051"/>
                                </a:lnTo>
                                <a:lnTo>
                                  <a:pt x="1056699" y="659867"/>
                                </a:lnTo>
                                <a:lnTo>
                                  <a:pt x="1058883" y="659867"/>
                                </a:lnTo>
                                <a:lnTo>
                                  <a:pt x="1058883" y="657682"/>
                                </a:lnTo>
                                <a:lnTo>
                                  <a:pt x="1061068" y="657682"/>
                                </a:lnTo>
                                <a:lnTo>
                                  <a:pt x="1061068" y="655498"/>
                                </a:lnTo>
                                <a:lnTo>
                                  <a:pt x="1063303" y="655498"/>
                                </a:lnTo>
                                <a:lnTo>
                                  <a:pt x="1063303" y="653313"/>
                                </a:lnTo>
                                <a:lnTo>
                                  <a:pt x="1065487" y="653313"/>
                                </a:lnTo>
                                <a:lnTo>
                                  <a:pt x="1065487" y="651091"/>
                                </a:lnTo>
                                <a:lnTo>
                                  <a:pt x="1067672" y="651091"/>
                                </a:lnTo>
                                <a:lnTo>
                                  <a:pt x="1067672" y="648906"/>
                                </a:lnTo>
                                <a:lnTo>
                                  <a:pt x="1069856" y="648906"/>
                                </a:lnTo>
                                <a:lnTo>
                                  <a:pt x="1069856" y="646722"/>
                                </a:lnTo>
                                <a:close/>
                              </a:path>
                              <a:path w="1205865" h="1118235">
                                <a:moveTo>
                                  <a:pt x="1001885" y="705905"/>
                                </a:moveTo>
                                <a:lnTo>
                                  <a:pt x="1004120" y="705905"/>
                                </a:lnTo>
                                <a:lnTo>
                                  <a:pt x="1004120" y="708090"/>
                                </a:lnTo>
                                <a:lnTo>
                                  <a:pt x="1001885" y="708090"/>
                                </a:lnTo>
                                <a:lnTo>
                                  <a:pt x="1001885" y="705905"/>
                                </a:lnTo>
                                <a:close/>
                              </a:path>
                              <a:path w="1205865" h="1118235">
                                <a:moveTo>
                                  <a:pt x="999700" y="708090"/>
                                </a:moveTo>
                                <a:lnTo>
                                  <a:pt x="1001885" y="708090"/>
                                </a:lnTo>
                                <a:lnTo>
                                  <a:pt x="1001885" y="710325"/>
                                </a:lnTo>
                                <a:lnTo>
                                  <a:pt x="999700" y="710325"/>
                                </a:lnTo>
                                <a:lnTo>
                                  <a:pt x="999700" y="708090"/>
                                </a:lnTo>
                                <a:close/>
                              </a:path>
                              <a:path w="1205865" h="1118235">
                                <a:moveTo>
                                  <a:pt x="997516" y="710325"/>
                                </a:moveTo>
                                <a:lnTo>
                                  <a:pt x="999700" y="710325"/>
                                </a:lnTo>
                                <a:lnTo>
                                  <a:pt x="999700" y="712509"/>
                                </a:lnTo>
                                <a:lnTo>
                                  <a:pt x="997516" y="712509"/>
                                </a:lnTo>
                                <a:lnTo>
                                  <a:pt x="997516" y="710325"/>
                                </a:lnTo>
                                <a:close/>
                              </a:path>
                              <a:path w="1205865" h="1118235">
                                <a:moveTo>
                                  <a:pt x="898847" y="732195"/>
                                </a:moveTo>
                                <a:lnTo>
                                  <a:pt x="901070" y="732195"/>
                                </a:lnTo>
                                <a:lnTo>
                                  <a:pt x="901070" y="736614"/>
                                </a:lnTo>
                                <a:lnTo>
                                  <a:pt x="903254" y="736614"/>
                                </a:lnTo>
                                <a:lnTo>
                                  <a:pt x="903254" y="734430"/>
                                </a:lnTo>
                                <a:lnTo>
                                  <a:pt x="905439" y="734430"/>
                                </a:lnTo>
                                <a:lnTo>
                                  <a:pt x="905439" y="738799"/>
                                </a:lnTo>
                                <a:lnTo>
                                  <a:pt x="898847" y="738799"/>
                                </a:lnTo>
                                <a:lnTo>
                                  <a:pt x="898847" y="732195"/>
                                </a:lnTo>
                                <a:close/>
                              </a:path>
                              <a:path w="1205865" h="1118235">
                                <a:moveTo>
                                  <a:pt x="1012845" y="732195"/>
                                </a:moveTo>
                                <a:lnTo>
                                  <a:pt x="1015029" y="732195"/>
                                </a:lnTo>
                                <a:lnTo>
                                  <a:pt x="1015029" y="734430"/>
                                </a:lnTo>
                                <a:lnTo>
                                  <a:pt x="1012845" y="734430"/>
                                </a:lnTo>
                                <a:lnTo>
                                  <a:pt x="1012845" y="732195"/>
                                </a:lnTo>
                                <a:close/>
                              </a:path>
                              <a:path w="1205865" h="1118235">
                                <a:moveTo>
                                  <a:pt x="892294" y="758548"/>
                                </a:moveTo>
                                <a:lnTo>
                                  <a:pt x="894478" y="758548"/>
                                </a:lnTo>
                                <a:lnTo>
                                  <a:pt x="894478" y="760719"/>
                                </a:lnTo>
                                <a:lnTo>
                                  <a:pt x="892294" y="760719"/>
                                </a:lnTo>
                                <a:lnTo>
                                  <a:pt x="892294" y="758548"/>
                                </a:lnTo>
                                <a:close/>
                              </a:path>
                              <a:path w="1205865" h="1118235">
                                <a:moveTo>
                                  <a:pt x="883518" y="782653"/>
                                </a:moveTo>
                                <a:lnTo>
                                  <a:pt x="885703" y="782653"/>
                                </a:lnTo>
                                <a:lnTo>
                                  <a:pt x="885703" y="784837"/>
                                </a:lnTo>
                                <a:lnTo>
                                  <a:pt x="883518" y="784837"/>
                                </a:lnTo>
                                <a:lnTo>
                                  <a:pt x="883518" y="782653"/>
                                </a:lnTo>
                                <a:close/>
                              </a:path>
                              <a:path w="1205865" h="1118235">
                                <a:moveTo>
                                  <a:pt x="232376" y="806758"/>
                                </a:moveTo>
                                <a:lnTo>
                                  <a:pt x="234611" y="806758"/>
                                </a:lnTo>
                                <a:lnTo>
                                  <a:pt x="234611" y="808942"/>
                                </a:lnTo>
                                <a:lnTo>
                                  <a:pt x="232376" y="808942"/>
                                </a:lnTo>
                                <a:lnTo>
                                  <a:pt x="232376" y="806758"/>
                                </a:lnTo>
                                <a:close/>
                              </a:path>
                              <a:path w="1205865" h="1118235">
                                <a:moveTo>
                                  <a:pt x="916399" y="905439"/>
                                </a:moveTo>
                                <a:lnTo>
                                  <a:pt x="920768" y="905439"/>
                                </a:lnTo>
                                <a:lnTo>
                                  <a:pt x="920768" y="907623"/>
                                </a:lnTo>
                                <a:lnTo>
                                  <a:pt x="922952" y="907623"/>
                                </a:lnTo>
                                <a:lnTo>
                                  <a:pt x="922952" y="909808"/>
                                </a:lnTo>
                                <a:lnTo>
                                  <a:pt x="925188" y="909808"/>
                                </a:lnTo>
                                <a:lnTo>
                                  <a:pt x="925188" y="911992"/>
                                </a:lnTo>
                                <a:lnTo>
                                  <a:pt x="922952" y="911992"/>
                                </a:lnTo>
                                <a:lnTo>
                                  <a:pt x="922952" y="914164"/>
                                </a:lnTo>
                                <a:lnTo>
                                  <a:pt x="918584" y="914164"/>
                                </a:lnTo>
                                <a:lnTo>
                                  <a:pt x="918584" y="916348"/>
                                </a:lnTo>
                                <a:lnTo>
                                  <a:pt x="916399" y="916348"/>
                                </a:lnTo>
                                <a:lnTo>
                                  <a:pt x="916399" y="918584"/>
                                </a:lnTo>
                                <a:lnTo>
                                  <a:pt x="914227" y="918584"/>
                                </a:lnTo>
                                <a:lnTo>
                                  <a:pt x="914227" y="920768"/>
                                </a:lnTo>
                                <a:lnTo>
                                  <a:pt x="920768" y="920768"/>
                                </a:lnTo>
                                <a:lnTo>
                                  <a:pt x="920768" y="925137"/>
                                </a:lnTo>
                                <a:lnTo>
                                  <a:pt x="916399" y="925137"/>
                                </a:lnTo>
                                <a:lnTo>
                                  <a:pt x="916399" y="922952"/>
                                </a:lnTo>
                                <a:lnTo>
                                  <a:pt x="914227" y="922952"/>
                                </a:lnTo>
                                <a:lnTo>
                                  <a:pt x="914227" y="927321"/>
                                </a:lnTo>
                                <a:lnTo>
                                  <a:pt x="907623" y="927321"/>
                                </a:lnTo>
                                <a:lnTo>
                                  <a:pt x="907623" y="925137"/>
                                </a:lnTo>
                                <a:lnTo>
                                  <a:pt x="905439" y="925137"/>
                                </a:lnTo>
                                <a:lnTo>
                                  <a:pt x="905439" y="927321"/>
                                </a:lnTo>
                                <a:lnTo>
                                  <a:pt x="898847" y="927321"/>
                                </a:lnTo>
                                <a:lnTo>
                                  <a:pt x="898847" y="929544"/>
                                </a:lnTo>
                                <a:lnTo>
                                  <a:pt x="896663" y="929544"/>
                                </a:lnTo>
                                <a:lnTo>
                                  <a:pt x="896663" y="931728"/>
                                </a:lnTo>
                                <a:lnTo>
                                  <a:pt x="894478" y="931728"/>
                                </a:lnTo>
                                <a:lnTo>
                                  <a:pt x="894478" y="927321"/>
                                </a:lnTo>
                                <a:lnTo>
                                  <a:pt x="892294" y="927321"/>
                                </a:lnTo>
                                <a:lnTo>
                                  <a:pt x="892294" y="931728"/>
                                </a:lnTo>
                                <a:lnTo>
                                  <a:pt x="890110" y="931728"/>
                                </a:lnTo>
                                <a:lnTo>
                                  <a:pt x="890110" y="936097"/>
                                </a:lnTo>
                                <a:lnTo>
                                  <a:pt x="883518" y="936097"/>
                                </a:lnTo>
                                <a:lnTo>
                                  <a:pt x="883518" y="933913"/>
                                </a:lnTo>
                                <a:lnTo>
                                  <a:pt x="881334" y="933913"/>
                                </a:lnTo>
                                <a:lnTo>
                                  <a:pt x="881334" y="931728"/>
                                </a:lnTo>
                                <a:lnTo>
                                  <a:pt x="872545" y="931728"/>
                                </a:lnTo>
                                <a:lnTo>
                                  <a:pt x="872545" y="933913"/>
                                </a:lnTo>
                                <a:lnTo>
                                  <a:pt x="868189" y="933913"/>
                                </a:lnTo>
                                <a:lnTo>
                                  <a:pt x="868189" y="929544"/>
                                </a:lnTo>
                                <a:lnTo>
                                  <a:pt x="872545" y="929544"/>
                                </a:lnTo>
                                <a:lnTo>
                                  <a:pt x="872545" y="927321"/>
                                </a:lnTo>
                                <a:lnTo>
                                  <a:pt x="874730" y="927321"/>
                                </a:lnTo>
                                <a:lnTo>
                                  <a:pt x="874730" y="925137"/>
                                </a:lnTo>
                                <a:lnTo>
                                  <a:pt x="876914" y="925137"/>
                                </a:lnTo>
                                <a:lnTo>
                                  <a:pt x="876914" y="922952"/>
                                </a:lnTo>
                                <a:lnTo>
                                  <a:pt x="879149" y="922952"/>
                                </a:lnTo>
                                <a:lnTo>
                                  <a:pt x="879149" y="920768"/>
                                </a:lnTo>
                                <a:lnTo>
                                  <a:pt x="881334" y="920768"/>
                                </a:lnTo>
                                <a:lnTo>
                                  <a:pt x="881334" y="918584"/>
                                </a:lnTo>
                                <a:lnTo>
                                  <a:pt x="879149" y="918584"/>
                                </a:lnTo>
                                <a:lnTo>
                                  <a:pt x="879149" y="914164"/>
                                </a:lnTo>
                                <a:lnTo>
                                  <a:pt x="890110" y="914164"/>
                                </a:lnTo>
                                <a:lnTo>
                                  <a:pt x="890110" y="911992"/>
                                </a:lnTo>
                                <a:lnTo>
                                  <a:pt x="892294" y="911992"/>
                                </a:lnTo>
                                <a:lnTo>
                                  <a:pt x="892294" y="909808"/>
                                </a:lnTo>
                                <a:lnTo>
                                  <a:pt x="894478" y="909808"/>
                                </a:lnTo>
                                <a:lnTo>
                                  <a:pt x="894478" y="907623"/>
                                </a:lnTo>
                                <a:lnTo>
                                  <a:pt x="905439" y="907623"/>
                                </a:lnTo>
                                <a:lnTo>
                                  <a:pt x="905439" y="909808"/>
                                </a:lnTo>
                                <a:lnTo>
                                  <a:pt x="907623" y="909808"/>
                                </a:lnTo>
                                <a:lnTo>
                                  <a:pt x="907623" y="907623"/>
                                </a:lnTo>
                                <a:lnTo>
                                  <a:pt x="916399" y="907623"/>
                                </a:lnTo>
                                <a:lnTo>
                                  <a:pt x="916399" y="905439"/>
                                </a:lnTo>
                                <a:close/>
                              </a:path>
                              <a:path w="1205865" h="1118235">
                                <a:moveTo>
                                  <a:pt x="681800" y="909808"/>
                                </a:moveTo>
                                <a:lnTo>
                                  <a:pt x="684035" y="909808"/>
                                </a:lnTo>
                                <a:lnTo>
                                  <a:pt x="684035" y="911992"/>
                                </a:lnTo>
                                <a:lnTo>
                                  <a:pt x="681800" y="911992"/>
                                </a:lnTo>
                                <a:lnTo>
                                  <a:pt x="681800" y="909808"/>
                                </a:lnTo>
                                <a:close/>
                              </a:path>
                              <a:path w="1205865" h="1118235">
                                <a:moveTo>
                                  <a:pt x="927372" y="909808"/>
                                </a:moveTo>
                                <a:lnTo>
                                  <a:pt x="929557" y="909808"/>
                                </a:lnTo>
                                <a:lnTo>
                                  <a:pt x="929557" y="911992"/>
                                </a:lnTo>
                                <a:lnTo>
                                  <a:pt x="927372" y="911992"/>
                                </a:lnTo>
                                <a:lnTo>
                                  <a:pt x="927372" y="909808"/>
                                </a:lnTo>
                                <a:close/>
                              </a:path>
                              <a:path w="1205865" h="1118235">
                                <a:moveTo>
                                  <a:pt x="8788" y="971175"/>
                                </a:moveTo>
                                <a:lnTo>
                                  <a:pt x="10973" y="971175"/>
                                </a:lnTo>
                                <a:lnTo>
                                  <a:pt x="10973" y="973360"/>
                                </a:lnTo>
                                <a:lnTo>
                                  <a:pt x="8788" y="973360"/>
                                </a:lnTo>
                                <a:lnTo>
                                  <a:pt x="8788" y="971175"/>
                                </a:lnTo>
                                <a:close/>
                              </a:path>
                              <a:path w="1205865" h="1118235">
                                <a:moveTo>
                                  <a:pt x="782653" y="997516"/>
                                </a:moveTo>
                                <a:lnTo>
                                  <a:pt x="784837" y="997516"/>
                                </a:lnTo>
                                <a:lnTo>
                                  <a:pt x="784837" y="1001885"/>
                                </a:lnTo>
                                <a:lnTo>
                                  <a:pt x="787072" y="1001885"/>
                                </a:lnTo>
                                <a:lnTo>
                                  <a:pt x="787072" y="999700"/>
                                </a:lnTo>
                                <a:lnTo>
                                  <a:pt x="793626" y="999700"/>
                                </a:lnTo>
                                <a:lnTo>
                                  <a:pt x="793626" y="1001885"/>
                                </a:lnTo>
                                <a:lnTo>
                                  <a:pt x="795797" y="1001885"/>
                                </a:lnTo>
                                <a:lnTo>
                                  <a:pt x="795797" y="1006241"/>
                                </a:lnTo>
                                <a:lnTo>
                                  <a:pt x="791441" y="1006241"/>
                                </a:lnTo>
                                <a:lnTo>
                                  <a:pt x="791441" y="1004069"/>
                                </a:lnTo>
                                <a:lnTo>
                                  <a:pt x="782653" y="1004069"/>
                                </a:lnTo>
                                <a:lnTo>
                                  <a:pt x="782653" y="1001885"/>
                                </a:lnTo>
                                <a:lnTo>
                                  <a:pt x="780468" y="1001885"/>
                                </a:lnTo>
                                <a:lnTo>
                                  <a:pt x="780468" y="999700"/>
                                </a:lnTo>
                                <a:lnTo>
                                  <a:pt x="782653" y="999700"/>
                                </a:lnTo>
                                <a:lnTo>
                                  <a:pt x="782653" y="997516"/>
                                </a:lnTo>
                                <a:close/>
                              </a:path>
                              <a:path w="1205865" h="1118235">
                                <a:moveTo>
                                  <a:pt x="795797" y="1006241"/>
                                </a:moveTo>
                                <a:lnTo>
                                  <a:pt x="800217" y="1006241"/>
                                </a:lnTo>
                                <a:lnTo>
                                  <a:pt x="800217" y="1008425"/>
                                </a:lnTo>
                                <a:lnTo>
                                  <a:pt x="795797" y="1008425"/>
                                </a:lnTo>
                                <a:lnTo>
                                  <a:pt x="795797" y="1006241"/>
                                </a:lnTo>
                                <a:close/>
                              </a:path>
                              <a:path w="1205865" h="1118235">
                                <a:moveTo>
                                  <a:pt x="808993" y="1010660"/>
                                </a:moveTo>
                                <a:lnTo>
                                  <a:pt x="813362" y="1010660"/>
                                </a:lnTo>
                                <a:lnTo>
                                  <a:pt x="813362" y="1012845"/>
                                </a:lnTo>
                                <a:lnTo>
                                  <a:pt x="808993" y="1012845"/>
                                </a:lnTo>
                                <a:lnTo>
                                  <a:pt x="808993" y="1010660"/>
                                </a:lnTo>
                                <a:close/>
                              </a:path>
                              <a:path w="1205865" h="1118235">
                                <a:moveTo>
                                  <a:pt x="773877" y="1015029"/>
                                </a:moveTo>
                                <a:lnTo>
                                  <a:pt x="778284" y="1015029"/>
                                </a:lnTo>
                                <a:lnTo>
                                  <a:pt x="778284" y="1017214"/>
                                </a:lnTo>
                                <a:lnTo>
                                  <a:pt x="782653" y="1017214"/>
                                </a:lnTo>
                                <a:lnTo>
                                  <a:pt x="782653" y="1019398"/>
                                </a:lnTo>
                                <a:lnTo>
                                  <a:pt x="791441" y="1019398"/>
                                </a:lnTo>
                                <a:lnTo>
                                  <a:pt x="791441" y="1021621"/>
                                </a:lnTo>
                                <a:lnTo>
                                  <a:pt x="795797" y="1021621"/>
                                </a:lnTo>
                                <a:lnTo>
                                  <a:pt x="795797" y="1023805"/>
                                </a:lnTo>
                                <a:lnTo>
                                  <a:pt x="791441" y="1023805"/>
                                </a:lnTo>
                                <a:lnTo>
                                  <a:pt x="791441" y="1025990"/>
                                </a:lnTo>
                                <a:lnTo>
                                  <a:pt x="789257" y="1025990"/>
                                </a:lnTo>
                                <a:lnTo>
                                  <a:pt x="789257" y="1028174"/>
                                </a:lnTo>
                                <a:lnTo>
                                  <a:pt x="784837" y="1028174"/>
                                </a:lnTo>
                                <a:lnTo>
                                  <a:pt x="784837" y="1025990"/>
                                </a:lnTo>
                                <a:lnTo>
                                  <a:pt x="778284" y="1025990"/>
                                </a:lnTo>
                                <a:lnTo>
                                  <a:pt x="778284" y="1023805"/>
                                </a:lnTo>
                                <a:lnTo>
                                  <a:pt x="773877" y="1023805"/>
                                </a:lnTo>
                                <a:lnTo>
                                  <a:pt x="773877" y="1025990"/>
                                </a:lnTo>
                                <a:lnTo>
                                  <a:pt x="769508" y="1025990"/>
                                </a:lnTo>
                                <a:lnTo>
                                  <a:pt x="769508" y="1021621"/>
                                </a:lnTo>
                                <a:lnTo>
                                  <a:pt x="765139" y="1021621"/>
                                </a:lnTo>
                                <a:lnTo>
                                  <a:pt x="765139" y="1019398"/>
                                </a:lnTo>
                                <a:lnTo>
                                  <a:pt x="773877" y="1019398"/>
                                </a:lnTo>
                                <a:lnTo>
                                  <a:pt x="773877" y="1015029"/>
                                </a:lnTo>
                                <a:close/>
                              </a:path>
                              <a:path w="1205865" h="1118235">
                                <a:moveTo>
                                  <a:pt x="870361" y="1093961"/>
                                </a:moveTo>
                                <a:lnTo>
                                  <a:pt x="870361" y="1096146"/>
                                </a:lnTo>
                                <a:lnTo>
                                  <a:pt x="865954" y="1096146"/>
                                </a:lnTo>
                                <a:lnTo>
                                  <a:pt x="865954" y="1098318"/>
                                </a:lnTo>
                                <a:lnTo>
                                  <a:pt x="861585" y="1098318"/>
                                </a:lnTo>
                                <a:lnTo>
                                  <a:pt x="861585" y="1096146"/>
                                </a:lnTo>
                                <a:lnTo>
                                  <a:pt x="859400" y="1096146"/>
                                </a:lnTo>
                                <a:lnTo>
                                  <a:pt x="859400" y="1098318"/>
                                </a:lnTo>
                                <a:lnTo>
                                  <a:pt x="855031" y="1098318"/>
                                </a:lnTo>
                                <a:lnTo>
                                  <a:pt x="855031" y="1096146"/>
                                </a:lnTo>
                                <a:lnTo>
                                  <a:pt x="846256" y="1096146"/>
                                </a:lnTo>
                                <a:lnTo>
                                  <a:pt x="846256" y="1098318"/>
                                </a:lnTo>
                                <a:lnTo>
                                  <a:pt x="844071" y="1098318"/>
                                </a:lnTo>
                                <a:lnTo>
                                  <a:pt x="844071" y="1100553"/>
                                </a:lnTo>
                                <a:lnTo>
                                  <a:pt x="833111" y="1100553"/>
                                </a:lnTo>
                                <a:lnTo>
                                  <a:pt x="833111" y="1098318"/>
                                </a:lnTo>
                                <a:lnTo>
                                  <a:pt x="830876" y="1098318"/>
                                </a:lnTo>
                                <a:lnTo>
                                  <a:pt x="830876" y="1096146"/>
                                </a:lnTo>
                                <a:lnTo>
                                  <a:pt x="826507" y="1096146"/>
                                </a:lnTo>
                                <a:lnTo>
                                  <a:pt x="826507" y="1098318"/>
                                </a:lnTo>
                                <a:lnTo>
                                  <a:pt x="822151" y="1098318"/>
                                </a:lnTo>
                                <a:lnTo>
                                  <a:pt x="822151" y="1100553"/>
                                </a:lnTo>
                                <a:lnTo>
                                  <a:pt x="819915" y="1100553"/>
                                </a:lnTo>
                                <a:lnTo>
                                  <a:pt x="819915" y="1102737"/>
                                </a:lnTo>
                                <a:lnTo>
                                  <a:pt x="817731" y="1102737"/>
                                </a:lnTo>
                                <a:lnTo>
                                  <a:pt x="817731" y="1107106"/>
                                </a:lnTo>
                                <a:lnTo>
                                  <a:pt x="828691" y="1107106"/>
                                </a:lnTo>
                                <a:lnTo>
                                  <a:pt x="828691" y="1104922"/>
                                </a:lnTo>
                                <a:lnTo>
                                  <a:pt x="837480" y="1104922"/>
                                </a:lnTo>
                                <a:lnTo>
                                  <a:pt x="837480" y="1107106"/>
                                </a:lnTo>
                                <a:lnTo>
                                  <a:pt x="844071" y="1107106"/>
                                </a:lnTo>
                                <a:lnTo>
                                  <a:pt x="844071" y="1109291"/>
                                </a:lnTo>
                                <a:lnTo>
                                  <a:pt x="848440" y="1109291"/>
                                </a:lnTo>
                                <a:lnTo>
                                  <a:pt x="848440" y="1111475"/>
                                </a:lnTo>
                                <a:lnTo>
                                  <a:pt x="855031" y="1111475"/>
                                </a:lnTo>
                                <a:lnTo>
                                  <a:pt x="855031" y="1109291"/>
                                </a:lnTo>
                                <a:lnTo>
                                  <a:pt x="861585" y="1109291"/>
                                </a:lnTo>
                                <a:lnTo>
                                  <a:pt x="861585" y="1104922"/>
                                </a:lnTo>
                                <a:lnTo>
                                  <a:pt x="872545" y="1104922"/>
                                </a:lnTo>
                                <a:lnTo>
                                  <a:pt x="872545" y="1102737"/>
                                </a:lnTo>
                                <a:lnTo>
                                  <a:pt x="876914" y="1102737"/>
                                </a:lnTo>
                                <a:lnTo>
                                  <a:pt x="876914" y="1104922"/>
                                </a:lnTo>
                                <a:lnTo>
                                  <a:pt x="879149" y="1104922"/>
                                </a:lnTo>
                                <a:lnTo>
                                  <a:pt x="879149" y="1102737"/>
                                </a:lnTo>
                                <a:lnTo>
                                  <a:pt x="883518" y="1102737"/>
                                </a:lnTo>
                                <a:lnTo>
                                  <a:pt x="883518" y="1100553"/>
                                </a:lnTo>
                                <a:lnTo>
                                  <a:pt x="885703" y="1100553"/>
                                </a:lnTo>
                                <a:lnTo>
                                  <a:pt x="885703" y="1098318"/>
                                </a:lnTo>
                                <a:lnTo>
                                  <a:pt x="887874" y="1098318"/>
                                </a:lnTo>
                                <a:lnTo>
                                  <a:pt x="887874" y="1093961"/>
                                </a:lnTo>
                                <a:lnTo>
                                  <a:pt x="883518" y="1093961"/>
                                </a:lnTo>
                                <a:lnTo>
                                  <a:pt x="883518" y="1096146"/>
                                </a:lnTo>
                                <a:lnTo>
                                  <a:pt x="876914" y="1096146"/>
                                </a:lnTo>
                                <a:lnTo>
                                  <a:pt x="876914" y="1098318"/>
                                </a:lnTo>
                                <a:lnTo>
                                  <a:pt x="874730" y="1098318"/>
                                </a:lnTo>
                                <a:lnTo>
                                  <a:pt x="874730" y="1100553"/>
                                </a:lnTo>
                                <a:lnTo>
                                  <a:pt x="872545" y="1100553"/>
                                </a:lnTo>
                                <a:lnTo>
                                  <a:pt x="872545" y="1093961"/>
                                </a:lnTo>
                                <a:lnTo>
                                  <a:pt x="870361" y="1093961"/>
                                </a:lnTo>
                                <a:close/>
                              </a:path>
                              <a:path w="1205865" h="1118235">
                                <a:moveTo>
                                  <a:pt x="580985" y="1113698"/>
                                </a:moveTo>
                                <a:lnTo>
                                  <a:pt x="580985" y="1118066"/>
                                </a:lnTo>
                                <a:lnTo>
                                  <a:pt x="585354" y="1118066"/>
                                </a:lnTo>
                                <a:lnTo>
                                  <a:pt x="585354" y="1115882"/>
                                </a:lnTo>
                                <a:lnTo>
                                  <a:pt x="587539" y="1115882"/>
                                </a:lnTo>
                                <a:lnTo>
                                  <a:pt x="587539" y="1113698"/>
                                </a:lnTo>
                                <a:lnTo>
                                  <a:pt x="580985" y="1113698"/>
                                </a:lnTo>
                                <a:close/>
                              </a:path>
                            </a:pathLst>
                          </a:custGeom>
                          <a:ln w="2710">
                            <a:solidFill>
                              <a:srgbClr val="666666"/>
                            </a:solidFill>
                            <a:prstDash val="solid"/>
                          </a:ln>
                        </wps:spPr>
                        <wps:bodyPr wrap="square" lIns="0" tIns="0" rIns="0" bIns="0" rtlCol="0">
                          <a:prstTxWarp prst="textNoShape">
                            <a:avLst/>
                          </a:prstTxWarp>
                          <a:noAutofit/>
                        </wps:bodyPr>
                      </wps:wsp>
                      <wps:wsp>
                        <wps:cNvPr id="80" name="Graphic 80"/>
                        <wps:cNvSpPr/>
                        <wps:spPr>
                          <a:xfrm>
                            <a:off x="2210974" y="1269684"/>
                            <a:ext cx="1281430" cy="1193800"/>
                          </a:xfrm>
                          <a:custGeom>
                            <a:avLst/>
                            <a:gdLst/>
                            <a:ahLst/>
                            <a:cxnLst/>
                            <a:rect l="l" t="t" r="r" b="b"/>
                            <a:pathLst>
                              <a:path w="1281430" h="1193800">
                                <a:moveTo>
                                  <a:pt x="0" y="0"/>
                                </a:moveTo>
                                <a:lnTo>
                                  <a:pt x="1281392" y="0"/>
                                </a:lnTo>
                                <a:lnTo>
                                  <a:pt x="1281392" y="1193620"/>
                                </a:lnTo>
                                <a:lnTo>
                                  <a:pt x="0" y="1193620"/>
                                </a:lnTo>
                                <a:lnTo>
                                  <a:pt x="0" y="0"/>
                                </a:lnTo>
                                <a:close/>
                              </a:path>
                            </a:pathLst>
                          </a:custGeom>
                          <a:ln w="10840">
                            <a:solidFill>
                              <a:srgbClr val="4D4D4D"/>
                            </a:solidFill>
                            <a:prstDash val="solid"/>
                          </a:ln>
                        </wps:spPr>
                        <wps:bodyPr wrap="square" lIns="0" tIns="0" rIns="0" bIns="0" rtlCol="0">
                          <a:prstTxWarp prst="textNoShape">
                            <a:avLst/>
                          </a:prstTxWarp>
                          <a:noAutofit/>
                        </wps:bodyPr>
                      </wps:wsp>
                      <wps:wsp>
                        <wps:cNvPr id="81" name="Graphic 81"/>
                        <wps:cNvSpPr/>
                        <wps:spPr>
                          <a:xfrm>
                            <a:off x="495005" y="3546103"/>
                            <a:ext cx="1716405" cy="1270"/>
                          </a:xfrm>
                          <a:custGeom>
                            <a:avLst/>
                            <a:gdLst/>
                            <a:ahLst/>
                            <a:cxnLst/>
                            <a:rect l="l" t="t" r="r" b="b"/>
                            <a:pathLst>
                              <a:path w="1716405">
                                <a:moveTo>
                                  <a:pt x="0" y="0"/>
                                </a:moveTo>
                                <a:lnTo>
                                  <a:pt x="1715969" y="0"/>
                                </a:lnTo>
                              </a:path>
                            </a:pathLst>
                          </a:custGeom>
                          <a:ln w="6775">
                            <a:solidFill>
                              <a:srgbClr val="EBEBEB"/>
                            </a:solidFill>
                            <a:prstDash val="solid"/>
                          </a:ln>
                        </wps:spPr>
                        <wps:bodyPr wrap="square" lIns="0" tIns="0" rIns="0" bIns="0" rtlCol="0">
                          <a:prstTxWarp prst="textNoShape">
                            <a:avLst/>
                          </a:prstTxWarp>
                          <a:noAutofit/>
                        </wps:bodyPr>
                      </wps:wsp>
                      <wps:wsp>
                        <wps:cNvPr id="82" name="Graphic 82"/>
                        <wps:cNvSpPr/>
                        <wps:spPr>
                          <a:xfrm>
                            <a:off x="495005" y="3341451"/>
                            <a:ext cx="1716405" cy="1270"/>
                          </a:xfrm>
                          <a:custGeom>
                            <a:avLst/>
                            <a:gdLst/>
                            <a:ahLst/>
                            <a:cxnLst/>
                            <a:rect l="l" t="t" r="r" b="b"/>
                            <a:pathLst>
                              <a:path w="1716405">
                                <a:moveTo>
                                  <a:pt x="0" y="0"/>
                                </a:moveTo>
                                <a:lnTo>
                                  <a:pt x="1715969" y="0"/>
                                </a:lnTo>
                              </a:path>
                            </a:pathLst>
                          </a:custGeom>
                          <a:ln w="6775">
                            <a:solidFill>
                              <a:srgbClr val="EBEBEB"/>
                            </a:solidFill>
                            <a:prstDash val="solid"/>
                          </a:ln>
                        </wps:spPr>
                        <wps:bodyPr wrap="square" lIns="0" tIns="0" rIns="0" bIns="0" rtlCol="0">
                          <a:prstTxWarp prst="textNoShape">
                            <a:avLst/>
                          </a:prstTxWarp>
                          <a:noAutofit/>
                        </wps:bodyPr>
                      </wps:wsp>
                      <wps:wsp>
                        <wps:cNvPr id="83" name="Graphic 83"/>
                        <wps:cNvSpPr/>
                        <wps:spPr>
                          <a:xfrm>
                            <a:off x="495005" y="3136812"/>
                            <a:ext cx="1716405" cy="1270"/>
                          </a:xfrm>
                          <a:custGeom>
                            <a:avLst/>
                            <a:gdLst/>
                            <a:ahLst/>
                            <a:cxnLst/>
                            <a:rect l="l" t="t" r="r" b="b"/>
                            <a:pathLst>
                              <a:path w="1716405">
                                <a:moveTo>
                                  <a:pt x="0" y="0"/>
                                </a:moveTo>
                                <a:lnTo>
                                  <a:pt x="1715969" y="0"/>
                                </a:lnTo>
                              </a:path>
                            </a:pathLst>
                          </a:custGeom>
                          <a:ln w="6775">
                            <a:solidFill>
                              <a:srgbClr val="EBEBEB"/>
                            </a:solidFill>
                            <a:prstDash val="solid"/>
                          </a:ln>
                        </wps:spPr>
                        <wps:bodyPr wrap="square" lIns="0" tIns="0" rIns="0" bIns="0" rtlCol="0">
                          <a:prstTxWarp prst="textNoShape">
                            <a:avLst/>
                          </a:prstTxWarp>
                          <a:noAutofit/>
                        </wps:bodyPr>
                      </wps:wsp>
                      <wps:wsp>
                        <wps:cNvPr id="84" name="Graphic 84"/>
                        <wps:cNvSpPr/>
                        <wps:spPr>
                          <a:xfrm>
                            <a:off x="495005" y="2932122"/>
                            <a:ext cx="1716405" cy="1270"/>
                          </a:xfrm>
                          <a:custGeom>
                            <a:avLst/>
                            <a:gdLst/>
                            <a:ahLst/>
                            <a:cxnLst/>
                            <a:rect l="l" t="t" r="r" b="b"/>
                            <a:pathLst>
                              <a:path w="1716405">
                                <a:moveTo>
                                  <a:pt x="0" y="0"/>
                                </a:moveTo>
                                <a:lnTo>
                                  <a:pt x="1715969" y="0"/>
                                </a:lnTo>
                              </a:path>
                            </a:pathLst>
                          </a:custGeom>
                          <a:ln w="6775">
                            <a:solidFill>
                              <a:srgbClr val="EBEBEB"/>
                            </a:solidFill>
                            <a:prstDash val="solid"/>
                          </a:ln>
                        </wps:spPr>
                        <wps:bodyPr wrap="square" lIns="0" tIns="0" rIns="0" bIns="0" rtlCol="0">
                          <a:prstTxWarp prst="textNoShape">
                            <a:avLst/>
                          </a:prstTxWarp>
                          <a:noAutofit/>
                        </wps:bodyPr>
                      </wps:wsp>
                      <wps:wsp>
                        <wps:cNvPr id="85" name="Graphic 85"/>
                        <wps:cNvSpPr/>
                        <wps:spPr>
                          <a:xfrm>
                            <a:off x="495005" y="2727483"/>
                            <a:ext cx="1716405" cy="1270"/>
                          </a:xfrm>
                          <a:custGeom>
                            <a:avLst/>
                            <a:gdLst/>
                            <a:ahLst/>
                            <a:cxnLst/>
                            <a:rect l="l" t="t" r="r" b="b"/>
                            <a:pathLst>
                              <a:path w="1716405">
                                <a:moveTo>
                                  <a:pt x="0" y="0"/>
                                </a:moveTo>
                                <a:lnTo>
                                  <a:pt x="1715969" y="0"/>
                                </a:lnTo>
                              </a:path>
                            </a:pathLst>
                          </a:custGeom>
                          <a:ln w="6775">
                            <a:solidFill>
                              <a:srgbClr val="EBEBEB"/>
                            </a:solidFill>
                            <a:prstDash val="solid"/>
                          </a:ln>
                        </wps:spPr>
                        <wps:bodyPr wrap="square" lIns="0" tIns="0" rIns="0" bIns="0" rtlCol="0">
                          <a:prstTxWarp prst="textNoShape">
                            <a:avLst/>
                          </a:prstTxWarp>
                          <a:noAutofit/>
                        </wps:bodyPr>
                      </wps:wsp>
                      <wps:wsp>
                        <wps:cNvPr id="86" name="Graphic 86"/>
                        <wps:cNvSpPr/>
                        <wps:spPr>
                          <a:xfrm>
                            <a:off x="495005" y="3648442"/>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87" name="Graphic 87"/>
                        <wps:cNvSpPr/>
                        <wps:spPr>
                          <a:xfrm>
                            <a:off x="495005" y="3443803"/>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88" name="Graphic 88"/>
                        <wps:cNvSpPr/>
                        <wps:spPr>
                          <a:xfrm>
                            <a:off x="495005" y="3239113"/>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89" name="Graphic 89"/>
                        <wps:cNvSpPr/>
                        <wps:spPr>
                          <a:xfrm>
                            <a:off x="495005" y="3034474"/>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90" name="Graphic 90"/>
                        <wps:cNvSpPr/>
                        <wps:spPr>
                          <a:xfrm>
                            <a:off x="495005" y="2829822"/>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91" name="Graphic 91"/>
                        <wps:cNvSpPr/>
                        <wps:spPr>
                          <a:xfrm>
                            <a:off x="495005" y="2625132"/>
                            <a:ext cx="1716405" cy="1270"/>
                          </a:xfrm>
                          <a:custGeom>
                            <a:avLst/>
                            <a:gdLst/>
                            <a:ahLst/>
                            <a:cxnLst/>
                            <a:rect l="l" t="t" r="r" b="b"/>
                            <a:pathLst>
                              <a:path w="1716405">
                                <a:moveTo>
                                  <a:pt x="0" y="0"/>
                                </a:moveTo>
                                <a:lnTo>
                                  <a:pt x="1715969" y="0"/>
                                </a:lnTo>
                              </a:path>
                            </a:pathLst>
                          </a:custGeom>
                          <a:ln w="13550">
                            <a:solidFill>
                              <a:srgbClr val="EBEBEB"/>
                            </a:solidFill>
                            <a:prstDash val="solid"/>
                          </a:ln>
                        </wps:spPr>
                        <wps:bodyPr wrap="square" lIns="0" tIns="0" rIns="0" bIns="0" rtlCol="0">
                          <a:prstTxWarp prst="textNoShape">
                            <a:avLst/>
                          </a:prstTxWarp>
                          <a:noAutofit/>
                        </wps:bodyPr>
                      </wps:wsp>
                      <wps:wsp>
                        <wps:cNvPr id="92" name="Graphic 92"/>
                        <wps:cNvSpPr/>
                        <wps:spPr>
                          <a:xfrm>
                            <a:off x="495005" y="3180819"/>
                            <a:ext cx="1716405" cy="301625"/>
                          </a:xfrm>
                          <a:custGeom>
                            <a:avLst/>
                            <a:gdLst/>
                            <a:ahLst/>
                            <a:cxnLst/>
                            <a:rect l="l" t="t" r="r" b="b"/>
                            <a:pathLst>
                              <a:path w="1716405" h="301625">
                                <a:moveTo>
                                  <a:pt x="1715918" y="301084"/>
                                </a:moveTo>
                                <a:lnTo>
                                  <a:pt x="1677830" y="296576"/>
                                </a:lnTo>
                                <a:lnTo>
                                  <a:pt x="1658780" y="291902"/>
                                </a:lnTo>
                                <a:lnTo>
                                  <a:pt x="1639679" y="289083"/>
                                </a:lnTo>
                                <a:lnTo>
                                  <a:pt x="1620628" y="285857"/>
                                </a:lnTo>
                                <a:lnTo>
                                  <a:pt x="1601578" y="281932"/>
                                </a:lnTo>
                                <a:lnTo>
                                  <a:pt x="1582477" y="276878"/>
                                </a:lnTo>
                                <a:lnTo>
                                  <a:pt x="1563426" y="272458"/>
                                </a:lnTo>
                                <a:lnTo>
                                  <a:pt x="1544376" y="268546"/>
                                </a:lnTo>
                                <a:lnTo>
                                  <a:pt x="1506224" y="261942"/>
                                </a:lnTo>
                                <a:lnTo>
                                  <a:pt x="1487174" y="258170"/>
                                </a:lnTo>
                                <a:lnTo>
                                  <a:pt x="1468124" y="256532"/>
                                </a:lnTo>
                                <a:lnTo>
                                  <a:pt x="1429972" y="250436"/>
                                </a:lnTo>
                                <a:lnTo>
                                  <a:pt x="1410922" y="247997"/>
                                </a:lnTo>
                                <a:lnTo>
                                  <a:pt x="1391820" y="243781"/>
                                </a:lnTo>
                                <a:lnTo>
                                  <a:pt x="1372770" y="240657"/>
                                </a:lnTo>
                                <a:lnTo>
                                  <a:pt x="1353720" y="238472"/>
                                </a:lnTo>
                                <a:lnTo>
                                  <a:pt x="1334618" y="234408"/>
                                </a:lnTo>
                                <a:lnTo>
                                  <a:pt x="1258366" y="227613"/>
                                </a:lnTo>
                                <a:lnTo>
                                  <a:pt x="1239316" y="225226"/>
                                </a:lnTo>
                                <a:lnTo>
                                  <a:pt x="1220215" y="223841"/>
                                </a:lnTo>
                                <a:lnTo>
                                  <a:pt x="1201164" y="222051"/>
                                </a:lnTo>
                                <a:lnTo>
                                  <a:pt x="1182114" y="221213"/>
                                </a:lnTo>
                                <a:lnTo>
                                  <a:pt x="1143962" y="217644"/>
                                </a:lnTo>
                                <a:lnTo>
                                  <a:pt x="1124912" y="216602"/>
                                </a:lnTo>
                                <a:lnTo>
                                  <a:pt x="1086760" y="211141"/>
                                </a:lnTo>
                                <a:lnTo>
                                  <a:pt x="1067710" y="208804"/>
                                </a:lnTo>
                                <a:lnTo>
                                  <a:pt x="1048660" y="208360"/>
                                </a:lnTo>
                                <a:lnTo>
                                  <a:pt x="1029571" y="205731"/>
                                </a:lnTo>
                                <a:lnTo>
                                  <a:pt x="1010521" y="203597"/>
                                </a:lnTo>
                                <a:lnTo>
                                  <a:pt x="972369" y="200283"/>
                                </a:lnTo>
                                <a:lnTo>
                                  <a:pt x="953319" y="197057"/>
                                </a:lnTo>
                                <a:lnTo>
                                  <a:pt x="934268" y="195215"/>
                                </a:lnTo>
                                <a:lnTo>
                                  <a:pt x="915167" y="192980"/>
                                </a:lnTo>
                                <a:lnTo>
                                  <a:pt x="896117" y="191100"/>
                                </a:lnTo>
                                <a:lnTo>
                                  <a:pt x="877066" y="188624"/>
                                </a:lnTo>
                                <a:lnTo>
                                  <a:pt x="857965" y="187176"/>
                                </a:lnTo>
                                <a:lnTo>
                                  <a:pt x="838915" y="184941"/>
                                </a:lnTo>
                                <a:lnTo>
                                  <a:pt x="819864" y="181524"/>
                                </a:lnTo>
                                <a:lnTo>
                                  <a:pt x="800814" y="179645"/>
                                </a:lnTo>
                                <a:lnTo>
                                  <a:pt x="781713" y="178197"/>
                                </a:lnTo>
                                <a:lnTo>
                                  <a:pt x="762662" y="175073"/>
                                </a:lnTo>
                                <a:lnTo>
                                  <a:pt x="724511" y="170653"/>
                                </a:lnTo>
                                <a:lnTo>
                                  <a:pt x="705461" y="168075"/>
                                </a:lnTo>
                                <a:lnTo>
                                  <a:pt x="667309" y="165598"/>
                                </a:lnTo>
                                <a:lnTo>
                                  <a:pt x="629208" y="160785"/>
                                </a:lnTo>
                                <a:lnTo>
                                  <a:pt x="610107" y="160289"/>
                                </a:lnTo>
                                <a:lnTo>
                                  <a:pt x="591057" y="158753"/>
                                </a:lnTo>
                                <a:lnTo>
                                  <a:pt x="572006" y="156327"/>
                                </a:lnTo>
                                <a:lnTo>
                                  <a:pt x="552905" y="155730"/>
                                </a:lnTo>
                                <a:lnTo>
                                  <a:pt x="533855" y="154384"/>
                                </a:lnTo>
                                <a:lnTo>
                                  <a:pt x="514804" y="152149"/>
                                </a:lnTo>
                                <a:lnTo>
                                  <a:pt x="495703" y="149075"/>
                                </a:lnTo>
                                <a:lnTo>
                                  <a:pt x="476653" y="146840"/>
                                </a:lnTo>
                                <a:lnTo>
                                  <a:pt x="457602" y="144173"/>
                                </a:lnTo>
                                <a:lnTo>
                                  <a:pt x="438552" y="141785"/>
                                </a:lnTo>
                                <a:lnTo>
                                  <a:pt x="419451" y="140096"/>
                                </a:lnTo>
                                <a:lnTo>
                                  <a:pt x="400400" y="137518"/>
                                </a:lnTo>
                                <a:lnTo>
                                  <a:pt x="381350" y="137226"/>
                                </a:lnTo>
                                <a:lnTo>
                                  <a:pt x="343211" y="133251"/>
                                </a:lnTo>
                                <a:lnTo>
                                  <a:pt x="324161" y="132463"/>
                                </a:lnTo>
                                <a:lnTo>
                                  <a:pt x="305060" y="132158"/>
                                </a:lnTo>
                                <a:lnTo>
                                  <a:pt x="247858" y="128247"/>
                                </a:lnTo>
                                <a:lnTo>
                                  <a:pt x="228807" y="128539"/>
                                </a:lnTo>
                                <a:lnTo>
                                  <a:pt x="209757" y="125859"/>
                                </a:lnTo>
                                <a:lnTo>
                                  <a:pt x="190656" y="124767"/>
                                </a:lnTo>
                                <a:lnTo>
                                  <a:pt x="171605" y="121846"/>
                                </a:lnTo>
                                <a:lnTo>
                                  <a:pt x="152555" y="118226"/>
                                </a:lnTo>
                                <a:lnTo>
                                  <a:pt x="114403" y="115000"/>
                                </a:lnTo>
                                <a:lnTo>
                                  <a:pt x="95353" y="110733"/>
                                </a:lnTo>
                                <a:lnTo>
                                  <a:pt x="76303" y="108447"/>
                                </a:lnTo>
                                <a:lnTo>
                                  <a:pt x="57201" y="104230"/>
                                </a:lnTo>
                                <a:lnTo>
                                  <a:pt x="38151" y="102300"/>
                                </a:lnTo>
                                <a:lnTo>
                                  <a:pt x="19101" y="99912"/>
                                </a:lnTo>
                                <a:lnTo>
                                  <a:pt x="0" y="100217"/>
                                </a:lnTo>
                                <a:lnTo>
                                  <a:pt x="0" y="18656"/>
                                </a:lnTo>
                                <a:lnTo>
                                  <a:pt x="19101" y="17208"/>
                                </a:lnTo>
                                <a:lnTo>
                                  <a:pt x="38151" y="13538"/>
                                </a:lnTo>
                                <a:lnTo>
                                  <a:pt x="57201" y="9131"/>
                                </a:lnTo>
                                <a:lnTo>
                                  <a:pt x="76303" y="7785"/>
                                </a:lnTo>
                                <a:lnTo>
                                  <a:pt x="95353" y="6743"/>
                                </a:lnTo>
                                <a:lnTo>
                                  <a:pt x="114403" y="6845"/>
                                </a:lnTo>
                                <a:lnTo>
                                  <a:pt x="133505" y="6096"/>
                                </a:lnTo>
                                <a:lnTo>
                                  <a:pt x="152555" y="3517"/>
                                </a:lnTo>
                                <a:lnTo>
                                  <a:pt x="171605" y="3276"/>
                                </a:lnTo>
                                <a:lnTo>
                                  <a:pt x="190656" y="4216"/>
                                </a:lnTo>
                                <a:lnTo>
                                  <a:pt x="209757" y="4711"/>
                                </a:lnTo>
                                <a:lnTo>
                                  <a:pt x="247858" y="1295"/>
                                </a:lnTo>
                                <a:lnTo>
                                  <a:pt x="266959" y="393"/>
                                </a:lnTo>
                                <a:lnTo>
                                  <a:pt x="286009" y="1981"/>
                                </a:lnTo>
                                <a:lnTo>
                                  <a:pt x="305060" y="1981"/>
                                </a:lnTo>
                                <a:lnTo>
                                  <a:pt x="324161" y="342"/>
                                </a:lnTo>
                                <a:lnTo>
                                  <a:pt x="343211" y="2286"/>
                                </a:lnTo>
                                <a:lnTo>
                                  <a:pt x="362262" y="1295"/>
                                </a:lnTo>
                                <a:lnTo>
                                  <a:pt x="381350" y="1638"/>
                                </a:lnTo>
                                <a:lnTo>
                                  <a:pt x="400400" y="1638"/>
                                </a:lnTo>
                                <a:lnTo>
                                  <a:pt x="419451" y="0"/>
                                </a:lnTo>
                                <a:lnTo>
                                  <a:pt x="438552" y="2578"/>
                                </a:lnTo>
                                <a:lnTo>
                                  <a:pt x="457602" y="2730"/>
                                </a:lnTo>
                                <a:lnTo>
                                  <a:pt x="476653" y="1485"/>
                                </a:lnTo>
                                <a:lnTo>
                                  <a:pt x="495703" y="3670"/>
                                </a:lnTo>
                                <a:lnTo>
                                  <a:pt x="514804" y="4114"/>
                                </a:lnTo>
                                <a:lnTo>
                                  <a:pt x="533855" y="5753"/>
                                </a:lnTo>
                                <a:lnTo>
                                  <a:pt x="552905" y="7048"/>
                                </a:lnTo>
                                <a:lnTo>
                                  <a:pt x="572006" y="6794"/>
                                </a:lnTo>
                                <a:lnTo>
                                  <a:pt x="591057" y="5016"/>
                                </a:lnTo>
                                <a:lnTo>
                                  <a:pt x="629208" y="5105"/>
                                </a:lnTo>
                                <a:lnTo>
                                  <a:pt x="648259" y="5461"/>
                                </a:lnTo>
                                <a:lnTo>
                                  <a:pt x="667309" y="6502"/>
                                </a:lnTo>
                                <a:lnTo>
                                  <a:pt x="686410" y="6604"/>
                                </a:lnTo>
                                <a:lnTo>
                                  <a:pt x="705461" y="7645"/>
                                </a:lnTo>
                                <a:lnTo>
                                  <a:pt x="724511" y="7836"/>
                                </a:lnTo>
                                <a:lnTo>
                                  <a:pt x="762662" y="9677"/>
                                </a:lnTo>
                                <a:lnTo>
                                  <a:pt x="781713" y="9779"/>
                                </a:lnTo>
                                <a:lnTo>
                                  <a:pt x="800814" y="9321"/>
                                </a:lnTo>
                                <a:lnTo>
                                  <a:pt x="819864" y="12154"/>
                                </a:lnTo>
                                <a:lnTo>
                                  <a:pt x="838915" y="10363"/>
                                </a:lnTo>
                                <a:lnTo>
                                  <a:pt x="857965" y="10960"/>
                                </a:lnTo>
                                <a:lnTo>
                                  <a:pt x="877066" y="12497"/>
                                </a:lnTo>
                                <a:lnTo>
                                  <a:pt x="896117" y="12801"/>
                                </a:lnTo>
                                <a:lnTo>
                                  <a:pt x="915167" y="14681"/>
                                </a:lnTo>
                                <a:lnTo>
                                  <a:pt x="934268" y="14236"/>
                                </a:lnTo>
                                <a:lnTo>
                                  <a:pt x="953319" y="14440"/>
                                </a:lnTo>
                                <a:lnTo>
                                  <a:pt x="972369" y="16027"/>
                                </a:lnTo>
                                <a:lnTo>
                                  <a:pt x="1010521" y="17119"/>
                                </a:lnTo>
                                <a:lnTo>
                                  <a:pt x="1029571" y="16573"/>
                                </a:lnTo>
                                <a:lnTo>
                                  <a:pt x="1048660" y="16523"/>
                                </a:lnTo>
                                <a:lnTo>
                                  <a:pt x="1067710" y="15583"/>
                                </a:lnTo>
                                <a:lnTo>
                                  <a:pt x="1086760" y="17310"/>
                                </a:lnTo>
                                <a:lnTo>
                                  <a:pt x="1105861" y="18212"/>
                                </a:lnTo>
                                <a:lnTo>
                                  <a:pt x="1124912" y="18402"/>
                                </a:lnTo>
                                <a:lnTo>
                                  <a:pt x="1143962" y="19545"/>
                                </a:lnTo>
                                <a:lnTo>
                                  <a:pt x="1163063" y="20295"/>
                                </a:lnTo>
                                <a:lnTo>
                                  <a:pt x="1182114" y="21336"/>
                                </a:lnTo>
                                <a:lnTo>
                                  <a:pt x="1201164" y="21425"/>
                                </a:lnTo>
                                <a:lnTo>
                                  <a:pt x="1239316" y="23914"/>
                                </a:lnTo>
                                <a:lnTo>
                                  <a:pt x="1258366" y="22974"/>
                                </a:lnTo>
                                <a:lnTo>
                                  <a:pt x="1277416" y="23216"/>
                                </a:lnTo>
                                <a:lnTo>
                                  <a:pt x="1296518" y="24701"/>
                                </a:lnTo>
                                <a:lnTo>
                                  <a:pt x="1315568" y="25057"/>
                                </a:lnTo>
                                <a:lnTo>
                                  <a:pt x="1334618" y="25057"/>
                                </a:lnTo>
                                <a:lnTo>
                                  <a:pt x="1353720" y="25502"/>
                                </a:lnTo>
                                <a:lnTo>
                                  <a:pt x="1372770" y="24511"/>
                                </a:lnTo>
                                <a:lnTo>
                                  <a:pt x="1391820" y="25108"/>
                                </a:lnTo>
                                <a:lnTo>
                                  <a:pt x="1410922" y="24854"/>
                                </a:lnTo>
                                <a:lnTo>
                                  <a:pt x="1429972" y="25654"/>
                                </a:lnTo>
                                <a:lnTo>
                                  <a:pt x="1468124" y="26149"/>
                                </a:lnTo>
                                <a:lnTo>
                                  <a:pt x="1487174" y="25603"/>
                                </a:lnTo>
                                <a:lnTo>
                                  <a:pt x="1506224" y="26099"/>
                                </a:lnTo>
                                <a:lnTo>
                                  <a:pt x="1525275" y="25552"/>
                                </a:lnTo>
                                <a:lnTo>
                                  <a:pt x="1544376" y="24409"/>
                                </a:lnTo>
                                <a:lnTo>
                                  <a:pt x="1563426" y="24854"/>
                                </a:lnTo>
                                <a:lnTo>
                                  <a:pt x="1582477" y="22923"/>
                                </a:lnTo>
                                <a:lnTo>
                                  <a:pt x="1601578" y="22022"/>
                                </a:lnTo>
                                <a:lnTo>
                                  <a:pt x="1620628" y="20790"/>
                                </a:lnTo>
                                <a:lnTo>
                                  <a:pt x="1639679" y="20587"/>
                                </a:lnTo>
                                <a:lnTo>
                                  <a:pt x="1658780" y="21425"/>
                                </a:lnTo>
                                <a:lnTo>
                                  <a:pt x="1677830" y="21577"/>
                                </a:lnTo>
                                <a:lnTo>
                                  <a:pt x="1696880" y="22225"/>
                                </a:lnTo>
                                <a:lnTo>
                                  <a:pt x="1715918" y="20193"/>
                                </a:lnTo>
                                <a:lnTo>
                                  <a:pt x="1715918" y="301084"/>
                                </a:lnTo>
                                <a:close/>
                              </a:path>
                            </a:pathLst>
                          </a:custGeom>
                          <a:solidFill>
                            <a:srgbClr val="937567"/>
                          </a:solidFill>
                        </wps:spPr>
                        <wps:bodyPr wrap="square" lIns="0" tIns="0" rIns="0" bIns="0" rtlCol="0">
                          <a:prstTxWarp prst="textNoShape">
                            <a:avLst/>
                          </a:prstTxWarp>
                          <a:noAutofit/>
                        </wps:bodyPr>
                      </wps:wsp>
                      <wps:wsp>
                        <wps:cNvPr id="93" name="Graphic 93"/>
                        <wps:cNvSpPr/>
                        <wps:spPr>
                          <a:xfrm>
                            <a:off x="495005" y="3184883"/>
                            <a:ext cx="1716405" cy="283210"/>
                          </a:xfrm>
                          <a:custGeom>
                            <a:avLst/>
                            <a:gdLst/>
                            <a:ahLst/>
                            <a:cxnLst/>
                            <a:rect l="l" t="t" r="r" b="b"/>
                            <a:pathLst>
                              <a:path w="1716405" h="283210">
                                <a:moveTo>
                                  <a:pt x="1715918" y="282682"/>
                                </a:moveTo>
                                <a:lnTo>
                                  <a:pt x="1677830" y="278770"/>
                                </a:lnTo>
                                <a:lnTo>
                                  <a:pt x="1658780" y="273957"/>
                                </a:lnTo>
                                <a:lnTo>
                                  <a:pt x="1601578" y="264330"/>
                                </a:lnTo>
                                <a:lnTo>
                                  <a:pt x="1582477" y="259720"/>
                                </a:lnTo>
                                <a:lnTo>
                                  <a:pt x="1544376" y="252074"/>
                                </a:lnTo>
                                <a:lnTo>
                                  <a:pt x="1506224" y="246321"/>
                                </a:lnTo>
                                <a:lnTo>
                                  <a:pt x="1487174" y="242993"/>
                                </a:lnTo>
                                <a:lnTo>
                                  <a:pt x="1468124" y="241711"/>
                                </a:lnTo>
                                <a:lnTo>
                                  <a:pt x="1429972" y="236097"/>
                                </a:lnTo>
                                <a:lnTo>
                                  <a:pt x="1410922" y="233811"/>
                                </a:lnTo>
                                <a:lnTo>
                                  <a:pt x="1391820" y="230090"/>
                                </a:lnTo>
                                <a:lnTo>
                                  <a:pt x="1372770" y="227169"/>
                                </a:lnTo>
                                <a:lnTo>
                                  <a:pt x="1353720" y="225239"/>
                                </a:lnTo>
                                <a:lnTo>
                                  <a:pt x="1334618" y="221467"/>
                                </a:lnTo>
                                <a:lnTo>
                                  <a:pt x="1296518" y="218634"/>
                                </a:lnTo>
                                <a:lnTo>
                                  <a:pt x="1277416" y="216552"/>
                                </a:lnTo>
                                <a:lnTo>
                                  <a:pt x="1258366" y="215167"/>
                                </a:lnTo>
                                <a:lnTo>
                                  <a:pt x="1239316" y="213326"/>
                                </a:lnTo>
                                <a:lnTo>
                                  <a:pt x="1220215" y="212183"/>
                                </a:lnTo>
                                <a:lnTo>
                                  <a:pt x="1201164" y="210303"/>
                                </a:lnTo>
                                <a:lnTo>
                                  <a:pt x="1182114" y="209554"/>
                                </a:lnTo>
                                <a:lnTo>
                                  <a:pt x="1143962" y="206277"/>
                                </a:lnTo>
                                <a:lnTo>
                                  <a:pt x="1124912" y="205198"/>
                                </a:lnTo>
                                <a:lnTo>
                                  <a:pt x="1105861" y="202759"/>
                                </a:lnTo>
                                <a:lnTo>
                                  <a:pt x="1067710" y="197298"/>
                                </a:lnTo>
                                <a:lnTo>
                                  <a:pt x="1048660" y="196803"/>
                                </a:lnTo>
                                <a:lnTo>
                                  <a:pt x="1010521" y="192040"/>
                                </a:lnTo>
                                <a:lnTo>
                                  <a:pt x="972369" y="189119"/>
                                </a:lnTo>
                                <a:lnTo>
                                  <a:pt x="953319" y="185944"/>
                                </a:lnTo>
                                <a:lnTo>
                                  <a:pt x="915167" y="182566"/>
                                </a:lnTo>
                                <a:lnTo>
                                  <a:pt x="877066" y="178209"/>
                                </a:lnTo>
                                <a:lnTo>
                                  <a:pt x="857965" y="176520"/>
                                </a:lnTo>
                                <a:lnTo>
                                  <a:pt x="838915" y="174387"/>
                                </a:lnTo>
                                <a:lnTo>
                                  <a:pt x="819864" y="171212"/>
                                </a:lnTo>
                                <a:lnTo>
                                  <a:pt x="800814" y="169421"/>
                                </a:lnTo>
                                <a:lnTo>
                                  <a:pt x="781713" y="168138"/>
                                </a:lnTo>
                                <a:lnTo>
                                  <a:pt x="762662" y="165408"/>
                                </a:lnTo>
                                <a:lnTo>
                                  <a:pt x="724511" y="161090"/>
                                </a:lnTo>
                                <a:lnTo>
                                  <a:pt x="705461" y="158461"/>
                                </a:lnTo>
                                <a:lnTo>
                                  <a:pt x="667309" y="156073"/>
                                </a:lnTo>
                                <a:lnTo>
                                  <a:pt x="629208" y="151260"/>
                                </a:lnTo>
                                <a:lnTo>
                                  <a:pt x="610107" y="150866"/>
                                </a:lnTo>
                                <a:lnTo>
                                  <a:pt x="591057" y="149583"/>
                                </a:lnTo>
                                <a:lnTo>
                                  <a:pt x="572006" y="147297"/>
                                </a:lnTo>
                                <a:lnTo>
                                  <a:pt x="552905" y="146357"/>
                                </a:lnTo>
                                <a:lnTo>
                                  <a:pt x="533855" y="145163"/>
                                </a:lnTo>
                                <a:lnTo>
                                  <a:pt x="514804" y="143182"/>
                                </a:lnTo>
                                <a:lnTo>
                                  <a:pt x="495703" y="140198"/>
                                </a:lnTo>
                                <a:lnTo>
                                  <a:pt x="476653" y="137924"/>
                                </a:lnTo>
                                <a:lnTo>
                                  <a:pt x="457602" y="135930"/>
                                </a:lnTo>
                                <a:lnTo>
                                  <a:pt x="438552" y="133606"/>
                                </a:lnTo>
                                <a:lnTo>
                                  <a:pt x="419451" y="131968"/>
                                </a:lnTo>
                                <a:lnTo>
                                  <a:pt x="400400" y="129390"/>
                                </a:lnTo>
                                <a:lnTo>
                                  <a:pt x="381350" y="129186"/>
                                </a:lnTo>
                                <a:lnTo>
                                  <a:pt x="343211" y="124919"/>
                                </a:lnTo>
                                <a:lnTo>
                                  <a:pt x="324161" y="123433"/>
                                </a:lnTo>
                                <a:lnTo>
                                  <a:pt x="305060" y="123141"/>
                                </a:lnTo>
                                <a:lnTo>
                                  <a:pt x="247858" y="118569"/>
                                </a:lnTo>
                                <a:lnTo>
                                  <a:pt x="228807" y="118277"/>
                                </a:lnTo>
                                <a:lnTo>
                                  <a:pt x="209757" y="115991"/>
                                </a:lnTo>
                                <a:lnTo>
                                  <a:pt x="190656" y="115204"/>
                                </a:lnTo>
                                <a:lnTo>
                                  <a:pt x="171605" y="112968"/>
                                </a:lnTo>
                                <a:lnTo>
                                  <a:pt x="152555" y="109692"/>
                                </a:lnTo>
                                <a:lnTo>
                                  <a:pt x="114403" y="106313"/>
                                </a:lnTo>
                                <a:lnTo>
                                  <a:pt x="95353" y="102351"/>
                                </a:lnTo>
                                <a:lnTo>
                                  <a:pt x="76303" y="99963"/>
                                </a:lnTo>
                                <a:lnTo>
                                  <a:pt x="57201" y="96293"/>
                                </a:lnTo>
                                <a:lnTo>
                                  <a:pt x="38151" y="95010"/>
                                </a:lnTo>
                                <a:lnTo>
                                  <a:pt x="19101" y="92622"/>
                                </a:lnTo>
                                <a:lnTo>
                                  <a:pt x="0" y="92978"/>
                                </a:lnTo>
                                <a:lnTo>
                                  <a:pt x="0" y="17818"/>
                                </a:lnTo>
                                <a:lnTo>
                                  <a:pt x="19101" y="16370"/>
                                </a:lnTo>
                                <a:lnTo>
                                  <a:pt x="57201" y="8979"/>
                                </a:lnTo>
                                <a:lnTo>
                                  <a:pt x="95353" y="6997"/>
                                </a:lnTo>
                                <a:lnTo>
                                  <a:pt x="114403" y="7391"/>
                                </a:lnTo>
                                <a:lnTo>
                                  <a:pt x="133505" y="6604"/>
                                </a:lnTo>
                                <a:lnTo>
                                  <a:pt x="152555" y="3924"/>
                                </a:lnTo>
                                <a:lnTo>
                                  <a:pt x="171605" y="4025"/>
                                </a:lnTo>
                                <a:lnTo>
                                  <a:pt x="190656" y="5664"/>
                                </a:lnTo>
                                <a:lnTo>
                                  <a:pt x="209757" y="6400"/>
                                </a:lnTo>
                                <a:lnTo>
                                  <a:pt x="228807" y="5016"/>
                                </a:lnTo>
                                <a:lnTo>
                                  <a:pt x="247858" y="2781"/>
                                </a:lnTo>
                                <a:lnTo>
                                  <a:pt x="266959" y="1689"/>
                                </a:lnTo>
                                <a:lnTo>
                                  <a:pt x="286009" y="2984"/>
                                </a:lnTo>
                                <a:lnTo>
                                  <a:pt x="305060" y="2882"/>
                                </a:lnTo>
                                <a:lnTo>
                                  <a:pt x="324161" y="1244"/>
                                </a:lnTo>
                                <a:lnTo>
                                  <a:pt x="343211" y="2540"/>
                                </a:lnTo>
                                <a:lnTo>
                                  <a:pt x="362262" y="1397"/>
                                </a:lnTo>
                                <a:lnTo>
                                  <a:pt x="400400" y="1689"/>
                                </a:lnTo>
                                <a:lnTo>
                                  <a:pt x="419451" y="0"/>
                                </a:lnTo>
                                <a:lnTo>
                                  <a:pt x="438552" y="2628"/>
                                </a:lnTo>
                                <a:lnTo>
                                  <a:pt x="457602" y="2832"/>
                                </a:lnTo>
                                <a:lnTo>
                                  <a:pt x="476653" y="2286"/>
                                </a:lnTo>
                                <a:lnTo>
                                  <a:pt x="495703" y="4470"/>
                                </a:lnTo>
                                <a:lnTo>
                                  <a:pt x="514804" y="4914"/>
                                </a:lnTo>
                                <a:lnTo>
                                  <a:pt x="533855" y="6794"/>
                                </a:lnTo>
                                <a:lnTo>
                                  <a:pt x="552905" y="8293"/>
                                </a:lnTo>
                                <a:lnTo>
                                  <a:pt x="572006" y="7696"/>
                                </a:lnTo>
                                <a:lnTo>
                                  <a:pt x="591057" y="6058"/>
                                </a:lnTo>
                                <a:lnTo>
                                  <a:pt x="629208" y="6502"/>
                                </a:lnTo>
                                <a:lnTo>
                                  <a:pt x="648259" y="7048"/>
                                </a:lnTo>
                                <a:lnTo>
                                  <a:pt x="667309" y="7886"/>
                                </a:lnTo>
                                <a:lnTo>
                                  <a:pt x="686410" y="8191"/>
                                </a:lnTo>
                                <a:lnTo>
                                  <a:pt x="705461" y="9182"/>
                                </a:lnTo>
                                <a:lnTo>
                                  <a:pt x="724511" y="9283"/>
                                </a:lnTo>
                                <a:lnTo>
                                  <a:pt x="762662" y="11265"/>
                                </a:lnTo>
                                <a:lnTo>
                                  <a:pt x="781713" y="11709"/>
                                </a:lnTo>
                                <a:lnTo>
                                  <a:pt x="800814" y="11417"/>
                                </a:lnTo>
                                <a:lnTo>
                                  <a:pt x="819864" y="14287"/>
                                </a:lnTo>
                                <a:lnTo>
                                  <a:pt x="838915" y="12801"/>
                                </a:lnTo>
                                <a:lnTo>
                                  <a:pt x="857965" y="13500"/>
                                </a:lnTo>
                                <a:lnTo>
                                  <a:pt x="877066" y="14783"/>
                                </a:lnTo>
                                <a:lnTo>
                                  <a:pt x="896117" y="15329"/>
                                </a:lnTo>
                                <a:lnTo>
                                  <a:pt x="915167" y="16967"/>
                                </a:lnTo>
                                <a:lnTo>
                                  <a:pt x="934268" y="16916"/>
                                </a:lnTo>
                                <a:lnTo>
                                  <a:pt x="953319" y="17412"/>
                                </a:lnTo>
                                <a:lnTo>
                                  <a:pt x="972369" y="19050"/>
                                </a:lnTo>
                                <a:lnTo>
                                  <a:pt x="1010521" y="20536"/>
                                </a:lnTo>
                                <a:lnTo>
                                  <a:pt x="1029571" y="19850"/>
                                </a:lnTo>
                                <a:lnTo>
                                  <a:pt x="1048660" y="19952"/>
                                </a:lnTo>
                                <a:lnTo>
                                  <a:pt x="1067710" y="18948"/>
                                </a:lnTo>
                                <a:lnTo>
                                  <a:pt x="1086760" y="20345"/>
                                </a:lnTo>
                                <a:lnTo>
                                  <a:pt x="1105861" y="21234"/>
                                </a:lnTo>
                                <a:lnTo>
                                  <a:pt x="1124912" y="21679"/>
                                </a:lnTo>
                                <a:lnTo>
                                  <a:pt x="1182114" y="24854"/>
                                </a:lnTo>
                                <a:lnTo>
                                  <a:pt x="1201164" y="25057"/>
                                </a:lnTo>
                                <a:lnTo>
                                  <a:pt x="1220215" y="26251"/>
                                </a:lnTo>
                                <a:lnTo>
                                  <a:pt x="1239316" y="27737"/>
                                </a:lnTo>
                                <a:lnTo>
                                  <a:pt x="1258366" y="27242"/>
                                </a:lnTo>
                                <a:lnTo>
                                  <a:pt x="1277416" y="27838"/>
                                </a:lnTo>
                                <a:lnTo>
                                  <a:pt x="1296518" y="29121"/>
                                </a:lnTo>
                                <a:lnTo>
                                  <a:pt x="1315568" y="29718"/>
                                </a:lnTo>
                                <a:lnTo>
                                  <a:pt x="1334618" y="29870"/>
                                </a:lnTo>
                                <a:lnTo>
                                  <a:pt x="1353720" y="30607"/>
                                </a:lnTo>
                                <a:lnTo>
                                  <a:pt x="1372770" y="29870"/>
                                </a:lnTo>
                                <a:lnTo>
                                  <a:pt x="1391820" y="30658"/>
                                </a:lnTo>
                                <a:lnTo>
                                  <a:pt x="1410922" y="30861"/>
                                </a:lnTo>
                                <a:lnTo>
                                  <a:pt x="1429972" y="31852"/>
                                </a:lnTo>
                                <a:lnTo>
                                  <a:pt x="1449022" y="32195"/>
                                </a:lnTo>
                                <a:lnTo>
                                  <a:pt x="1468124" y="32842"/>
                                </a:lnTo>
                                <a:lnTo>
                                  <a:pt x="1487174" y="32703"/>
                                </a:lnTo>
                                <a:lnTo>
                                  <a:pt x="1506224" y="33592"/>
                                </a:lnTo>
                                <a:lnTo>
                                  <a:pt x="1525275" y="33541"/>
                                </a:lnTo>
                                <a:lnTo>
                                  <a:pt x="1544376" y="32703"/>
                                </a:lnTo>
                                <a:lnTo>
                                  <a:pt x="1563426" y="33388"/>
                                </a:lnTo>
                                <a:lnTo>
                                  <a:pt x="1582477" y="31953"/>
                                </a:lnTo>
                                <a:lnTo>
                                  <a:pt x="1620628" y="30912"/>
                                </a:lnTo>
                                <a:lnTo>
                                  <a:pt x="1639679" y="30709"/>
                                </a:lnTo>
                                <a:lnTo>
                                  <a:pt x="1658780" y="31204"/>
                                </a:lnTo>
                                <a:lnTo>
                                  <a:pt x="1677830" y="31255"/>
                                </a:lnTo>
                                <a:lnTo>
                                  <a:pt x="1696880" y="32157"/>
                                </a:lnTo>
                                <a:lnTo>
                                  <a:pt x="1715918" y="30467"/>
                                </a:lnTo>
                                <a:lnTo>
                                  <a:pt x="1715918" y="282682"/>
                                </a:lnTo>
                                <a:close/>
                              </a:path>
                            </a:pathLst>
                          </a:custGeom>
                          <a:solidFill>
                            <a:srgbClr val="8E85C3"/>
                          </a:solidFill>
                        </wps:spPr>
                        <wps:bodyPr wrap="square" lIns="0" tIns="0" rIns="0" bIns="0" rtlCol="0">
                          <a:prstTxWarp prst="textNoShape">
                            <a:avLst/>
                          </a:prstTxWarp>
                          <a:noAutofit/>
                        </wps:bodyPr>
                      </wps:wsp>
                      <wps:wsp>
                        <wps:cNvPr id="94" name="Graphic 94"/>
                        <wps:cNvSpPr/>
                        <wps:spPr>
                          <a:xfrm>
                            <a:off x="495005" y="3196491"/>
                            <a:ext cx="1716405" cy="201295"/>
                          </a:xfrm>
                          <a:custGeom>
                            <a:avLst/>
                            <a:gdLst/>
                            <a:ahLst/>
                            <a:cxnLst/>
                            <a:rect l="l" t="t" r="r" b="b"/>
                            <a:pathLst>
                              <a:path w="1716405" h="201295">
                                <a:moveTo>
                                  <a:pt x="1715918" y="200676"/>
                                </a:moveTo>
                                <a:lnTo>
                                  <a:pt x="1696880" y="199139"/>
                                </a:lnTo>
                                <a:lnTo>
                                  <a:pt x="1677830" y="198441"/>
                                </a:lnTo>
                                <a:lnTo>
                                  <a:pt x="1658780" y="195025"/>
                                </a:lnTo>
                                <a:lnTo>
                                  <a:pt x="1639679" y="194085"/>
                                </a:lnTo>
                                <a:lnTo>
                                  <a:pt x="1620628" y="192243"/>
                                </a:lnTo>
                                <a:lnTo>
                                  <a:pt x="1601578" y="190110"/>
                                </a:lnTo>
                                <a:lnTo>
                                  <a:pt x="1582477" y="186096"/>
                                </a:lnTo>
                                <a:lnTo>
                                  <a:pt x="1563426" y="182375"/>
                                </a:lnTo>
                                <a:lnTo>
                                  <a:pt x="1544376" y="179695"/>
                                </a:lnTo>
                                <a:lnTo>
                                  <a:pt x="1487174" y="173841"/>
                                </a:lnTo>
                                <a:lnTo>
                                  <a:pt x="1468124" y="172850"/>
                                </a:lnTo>
                                <a:lnTo>
                                  <a:pt x="1429972" y="169624"/>
                                </a:lnTo>
                                <a:lnTo>
                                  <a:pt x="1410922" y="169370"/>
                                </a:lnTo>
                                <a:lnTo>
                                  <a:pt x="1391820" y="166995"/>
                                </a:lnTo>
                                <a:lnTo>
                                  <a:pt x="1353720" y="164417"/>
                                </a:lnTo>
                                <a:lnTo>
                                  <a:pt x="1334618" y="161979"/>
                                </a:lnTo>
                                <a:lnTo>
                                  <a:pt x="1315568" y="161877"/>
                                </a:lnTo>
                                <a:lnTo>
                                  <a:pt x="1277416" y="160797"/>
                                </a:lnTo>
                                <a:lnTo>
                                  <a:pt x="1258366" y="160543"/>
                                </a:lnTo>
                                <a:lnTo>
                                  <a:pt x="1239316" y="158511"/>
                                </a:lnTo>
                                <a:lnTo>
                                  <a:pt x="1220215" y="158207"/>
                                </a:lnTo>
                                <a:lnTo>
                                  <a:pt x="1201164" y="157267"/>
                                </a:lnTo>
                                <a:lnTo>
                                  <a:pt x="1182114" y="157572"/>
                                </a:lnTo>
                                <a:lnTo>
                                  <a:pt x="1124912" y="157216"/>
                                </a:lnTo>
                                <a:lnTo>
                                  <a:pt x="1086760" y="154346"/>
                                </a:lnTo>
                                <a:lnTo>
                                  <a:pt x="1067710" y="153800"/>
                                </a:lnTo>
                                <a:lnTo>
                                  <a:pt x="1048660" y="153596"/>
                                </a:lnTo>
                                <a:lnTo>
                                  <a:pt x="1029571" y="152212"/>
                                </a:lnTo>
                                <a:lnTo>
                                  <a:pt x="1010521" y="150078"/>
                                </a:lnTo>
                                <a:lnTo>
                                  <a:pt x="991470" y="149481"/>
                                </a:lnTo>
                                <a:lnTo>
                                  <a:pt x="972369" y="149329"/>
                                </a:lnTo>
                                <a:lnTo>
                                  <a:pt x="953319" y="147691"/>
                                </a:lnTo>
                                <a:lnTo>
                                  <a:pt x="934268" y="147005"/>
                                </a:lnTo>
                                <a:lnTo>
                                  <a:pt x="896117" y="144414"/>
                                </a:lnTo>
                                <a:lnTo>
                                  <a:pt x="877066" y="142928"/>
                                </a:lnTo>
                                <a:lnTo>
                                  <a:pt x="857965" y="142039"/>
                                </a:lnTo>
                                <a:lnTo>
                                  <a:pt x="838915" y="140744"/>
                                </a:lnTo>
                                <a:lnTo>
                                  <a:pt x="819864" y="138470"/>
                                </a:lnTo>
                                <a:lnTo>
                                  <a:pt x="800814" y="137924"/>
                                </a:lnTo>
                                <a:lnTo>
                                  <a:pt x="781713" y="136578"/>
                                </a:lnTo>
                                <a:lnTo>
                                  <a:pt x="743612" y="133263"/>
                                </a:lnTo>
                                <a:lnTo>
                                  <a:pt x="724511" y="132019"/>
                                </a:lnTo>
                                <a:lnTo>
                                  <a:pt x="705461" y="130037"/>
                                </a:lnTo>
                                <a:lnTo>
                                  <a:pt x="686410" y="129631"/>
                                </a:lnTo>
                                <a:lnTo>
                                  <a:pt x="667309" y="128501"/>
                                </a:lnTo>
                                <a:lnTo>
                                  <a:pt x="648259" y="126951"/>
                                </a:lnTo>
                                <a:lnTo>
                                  <a:pt x="629208" y="124779"/>
                                </a:lnTo>
                                <a:lnTo>
                                  <a:pt x="610107" y="124627"/>
                                </a:lnTo>
                                <a:lnTo>
                                  <a:pt x="591057" y="123979"/>
                                </a:lnTo>
                                <a:lnTo>
                                  <a:pt x="572006" y="121554"/>
                                </a:lnTo>
                                <a:lnTo>
                                  <a:pt x="552905" y="120652"/>
                                </a:lnTo>
                                <a:lnTo>
                                  <a:pt x="533855" y="120106"/>
                                </a:lnTo>
                                <a:lnTo>
                                  <a:pt x="514804" y="118429"/>
                                </a:lnTo>
                                <a:lnTo>
                                  <a:pt x="495703" y="115839"/>
                                </a:lnTo>
                                <a:lnTo>
                                  <a:pt x="419451" y="108752"/>
                                </a:lnTo>
                                <a:lnTo>
                                  <a:pt x="400400" y="106364"/>
                                </a:lnTo>
                                <a:lnTo>
                                  <a:pt x="381350" y="106618"/>
                                </a:lnTo>
                                <a:lnTo>
                                  <a:pt x="362262" y="104383"/>
                                </a:lnTo>
                                <a:lnTo>
                                  <a:pt x="343211" y="102592"/>
                                </a:lnTo>
                                <a:lnTo>
                                  <a:pt x="324161" y="101208"/>
                                </a:lnTo>
                                <a:lnTo>
                                  <a:pt x="305060" y="100814"/>
                                </a:lnTo>
                                <a:lnTo>
                                  <a:pt x="286009" y="99176"/>
                                </a:lnTo>
                                <a:lnTo>
                                  <a:pt x="266959" y="97982"/>
                                </a:lnTo>
                                <a:lnTo>
                                  <a:pt x="247858" y="96496"/>
                                </a:lnTo>
                                <a:lnTo>
                                  <a:pt x="228807" y="96496"/>
                                </a:lnTo>
                                <a:lnTo>
                                  <a:pt x="209757" y="94464"/>
                                </a:lnTo>
                                <a:lnTo>
                                  <a:pt x="190656" y="93613"/>
                                </a:lnTo>
                                <a:lnTo>
                                  <a:pt x="171605" y="91835"/>
                                </a:lnTo>
                                <a:lnTo>
                                  <a:pt x="152555" y="89155"/>
                                </a:lnTo>
                                <a:lnTo>
                                  <a:pt x="114403" y="86323"/>
                                </a:lnTo>
                                <a:lnTo>
                                  <a:pt x="95353" y="82602"/>
                                </a:lnTo>
                                <a:lnTo>
                                  <a:pt x="76303" y="80773"/>
                                </a:lnTo>
                                <a:lnTo>
                                  <a:pt x="57201" y="76849"/>
                                </a:lnTo>
                                <a:lnTo>
                                  <a:pt x="38151" y="75858"/>
                                </a:lnTo>
                                <a:lnTo>
                                  <a:pt x="19101" y="73978"/>
                                </a:lnTo>
                                <a:lnTo>
                                  <a:pt x="0" y="74664"/>
                                </a:lnTo>
                                <a:lnTo>
                                  <a:pt x="0" y="12903"/>
                                </a:lnTo>
                                <a:lnTo>
                                  <a:pt x="19101" y="11811"/>
                                </a:lnTo>
                                <a:lnTo>
                                  <a:pt x="57201" y="5219"/>
                                </a:lnTo>
                                <a:lnTo>
                                  <a:pt x="76303" y="4127"/>
                                </a:lnTo>
                                <a:lnTo>
                                  <a:pt x="95353" y="3479"/>
                                </a:lnTo>
                                <a:lnTo>
                                  <a:pt x="114403" y="4165"/>
                                </a:lnTo>
                                <a:lnTo>
                                  <a:pt x="133505" y="3670"/>
                                </a:lnTo>
                                <a:lnTo>
                                  <a:pt x="152555" y="1244"/>
                                </a:lnTo>
                                <a:lnTo>
                                  <a:pt x="171605" y="1993"/>
                                </a:lnTo>
                                <a:lnTo>
                                  <a:pt x="190656" y="4025"/>
                                </a:lnTo>
                                <a:lnTo>
                                  <a:pt x="209757" y="4711"/>
                                </a:lnTo>
                                <a:lnTo>
                                  <a:pt x="228807" y="3632"/>
                                </a:lnTo>
                                <a:lnTo>
                                  <a:pt x="247858" y="1638"/>
                                </a:lnTo>
                                <a:lnTo>
                                  <a:pt x="266959" y="596"/>
                                </a:lnTo>
                                <a:lnTo>
                                  <a:pt x="286009" y="2184"/>
                                </a:lnTo>
                                <a:lnTo>
                                  <a:pt x="305060" y="1993"/>
                                </a:lnTo>
                                <a:lnTo>
                                  <a:pt x="324161" y="203"/>
                                </a:lnTo>
                                <a:lnTo>
                                  <a:pt x="343211" y="1587"/>
                                </a:lnTo>
                                <a:lnTo>
                                  <a:pt x="362262" y="850"/>
                                </a:lnTo>
                                <a:lnTo>
                                  <a:pt x="381350" y="850"/>
                                </a:lnTo>
                                <a:lnTo>
                                  <a:pt x="400400" y="1498"/>
                                </a:lnTo>
                                <a:lnTo>
                                  <a:pt x="419451" y="0"/>
                                </a:lnTo>
                                <a:lnTo>
                                  <a:pt x="438552" y="2628"/>
                                </a:lnTo>
                                <a:lnTo>
                                  <a:pt x="457602" y="3429"/>
                                </a:lnTo>
                                <a:lnTo>
                                  <a:pt x="476653" y="2933"/>
                                </a:lnTo>
                                <a:lnTo>
                                  <a:pt x="495703" y="5562"/>
                                </a:lnTo>
                                <a:lnTo>
                                  <a:pt x="514804" y="6502"/>
                                </a:lnTo>
                                <a:lnTo>
                                  <a:pt x="552905" y="10769"/>
                                </a:lnTo>
                                <a:lnTo>
                                  <a:pt x="572006" y="10223"/>
                                </a:lnTo>
                                <a:lnTo>
                                  <a:pt x="591057" y="8394"/>
                                </a:lnTo>
                                <a:lnTo>
                                  <a:pt x="610107" y="9283"/>
                                </a:lnTo>
                                <a:lnTo>
                                  <a:pt x="648259" y="10477"/>
                                </a:lnTo>
                                <a:lnTo>
                                  <a:pt x="667309" y="12255"/>
                                </a:lnTo>
                                <a:lnTo>
                                  <a:pt x="686410" y="12509"/>
                                </a:lnTo>
                                <a:lnTo>
                                  <a:pt x="705461" y="14338"/>
                                </a:lnTo>
                                <a:lnTo>
                                  <a:pt x="724511" y="15138"/>
                                </a:lnTo>
                                <a:lnTo>
                                  <a:pt x="743612" y="17018"/>
                                </a:lnTo>
                                <a:lnTo>
                                  <a:pt x="781713" y="20041"/>
                                </a:lnTo>
                                <a:lnTo>
                                  <a:pt x="800814" y="19698"/>
                                </a:lnTo>
                                <a:lnTo>
                                  <a:pt x="819864" y="23863"/>
                                </a:lnTo>
                                <a:lnTo>
                                  <a:pt x="838915" y="23216"/>
                                </a:lnTo>
                                <a:lnTo>
                                  <a:pt x="857965" y="24714"/>
                                </a:lnTo>
                                <a:lnTo>
                                  <a:pt x="877066" y="26848"/>
                                </a:lnTo>
                                <a:lnTo>
                                  <a:pt x="896117" y="28131"/>
                                </a:lnTo>
                                <a:lnTo>
                                  <a:pt x="915167" y="30518"/>
                                </a:lnTo>
                                <a:lnTo>
                                  <a:pt x="934268" y="31115"/>
                                </a:lnTo>
                                <a:lnTo>
                                  <a:pt x="953319" y="32449"/>
                                </a:lnTo>
                                <a:lnTo>
                                  <a:pt x="972369" y="35624"/>
                                </a:lnTo>
                                <a:lnTo>
                                  <a:pt x="991470" y="37656"/>
                                </a:lnTo>
                                <a:lnTo>
                                  <a:pt x="1010521" y="39294"/>
                                </a:lnTo>
                                <a:lnTo>
                                  <a:pt x="1029571" y="38748"/>
                                </a:lnTo>
                                <a:lnTo>
                                  <a:pt x="1048660" y="39993"/>
                                </a:lnTo>
                                <a:lnTo>
                                  <a:pt x="1067710" y="39243"/>
                                </a:lnTo>
                                <a:lnTo>
                                  <a:pt x="1086760" y="42723"/>
                                </a:lnTo>
                                <a:lnTo>
                                  <a:pt x="1105861" y="44857"/>
                                </a:lnTo>
                                <a:lnTo>
                                  <a:pt x="1124912" y="46444"/>
                                </a:lnTo>
                                <a:lnTo>
                                  <a:pt x="1163063" y="50953"/>
                                </a:lnTo>
                                <a:lnTo>
                                  <a:pt x="1182114" y="53683"/>
                                </a:lnTo>
                                <a:lnTo>
                                  <a:pt x="1201164" y="54877"/>
                                </a:lnTo>
                                <a:lnTo>
                                  <a:pt x="1239316" y="59335"/>
                                </a:lnTo>
                                <a:lnTo>
                                  <a:pt x="1258366" y="58687"/>
                                </a:lnTo>
                                <a:lnTo>
                                  <a:pt x="1277416" y="60377"/>
                                </a:lnTo>
                                <a:lnTo>
                                  <a:pt x="1296518" y="63056"/>
                                </a:lnTo>
                                <a:lnTo>
                                  <a:pt x="1334618" y="66079"/>
                                </a:lnTo>
                                <a:lnTo>
                                  <a:pt x="1353720" y="68174"/>
                                </a:lnTo>
                                <a:lnTo>
                                  <a:pt x="1372770" y="68124"/>
                                </a:lnTo>
                                <a:lnTo>
                                  <a:pt x="1391820" y="70549"/>
                                </a:lnTo>
                                <a:lnTo>
                                  <a:pt x="1410922" y="72137"/>
                                </a:lnTo>
                                <a:lnTo>
                                  <a:pt x="1429972" y="75160"/>
                                </a:lnTo>
                                <a:lnTo>
                                  <a:pt x="1468124" y="78487"/>
                                </a:lnTo>
                                <a:lnTo>
                                  <a:pt x="1487174" y="78639"/>
                                </a:lnTo>
                                <a:lnTo>
                                  <a:pt x="1506224" y="81014"/>
                                </a:lnTo>
                                <a:lnTo>
                                  <a:pt x="1525275" y="81865"/>
                                </a:lnTo>
                                <a:lnTo>
                                  <a:pt x="1544376" y="81916"/>
                                </a:lnTo>
                                <a:lnTo>
                                  <a:pt x="1563426" y="83593"/>
                                </a:lnTo>
                                <a:lnTo>
                                  <a:pt x="1582477" y="82361"/>
                                </a:lnTo>
                                <a:lnTo>
                                  <a:pt x="1601578" y="82500"/>
                                </a:lnTo>
                                <a:lnTo>
                                  <a:pt x="1620628" y="83046"/>
                                </a:lnTo>
                                <a:lnTo>
                                  <a:pt x="1639679" y="84189"/>
                                </a:lnTo>
                                <a:lnTo>
                                  <a:pt x="1658780" y="86971"/>
                                </a:lnTo>
                                <a:lnTo>
                                  <a:pt x="1677830" y="88355"/>
                                </a:lnTo>
                                <a:lnTo>
                                  <a:pt x="1696880" y="90438"/>
                                </a:lnTo>
                                <a:lnTo>
                                  <a:pt x="1715918" y="89206"/>
                                </a:lnTo>
                                <a:lnTo>
                                  <a:pt x="1715918" y="200676"/>
                                </a:lnTo>
                                <a:close/>
                              </a:path>
                            </a:pathLst>
                          </a:custGeom>
                          <a:solidFill>
                            <a:srgbClr val="6B95B1"/>
                          </a:solidFill>
                        </wps:spPr>
                        <wps:bodyPr wrap="square" lIns="0" tIns="0" rIns="0" bIns="0" rtlCol="0">
                          <a:prstTxWarp prst="textNoShape">
                            <a:avLst/>
                          </a:prstTxWarp>
                          <a:noAutofit/>
                        </wps:bodyPr>
                      </wps:wsp>
                      <wps:wsp>
                        <wps:cNvPr id="95" name="Graphic 95"/>
                        <wps:cNvSpPr/>
                        <wps:spPr>
                          <a:xfrm>
                            <a:off x="495005" y="3217929"/>
                            <a:ext cx="1716405" cy="171450"/>
                          </a:xfrm>
                          <a:custGeom>
                            <a:avLst/>
                            <a:gdLst/>
                            <a:ahLst/>
                            <a:cxnLst/>
                            <a:rect l="l" t="t" r="r" b="b"/>
                            <a:pathLst>
                              <a:path w="1716405" h="171450">
                                <a:moveTo>
                                  <a:pt x="1715918" y="170907"/>
                                </a:moveTo>
                                <a:lnTo>
                                  <a:pt x="1696880" y="169421"/>
                                </a:lnTo>
                                <a:lnTo>
                                  <a:pt x="1677830" y="168621"/>
                                </a:lnTo>
                                <a:lnTo>
                                  <a:pt x="1658780" y="164849"/>
                                </a:lnTo>
                                <a:lnTo>
                                  <a:pt x="1639679" y="163706"/>
                                </a:lnTo>
                                <a:lnTo>
                                  <a:pt x="1620628" y="161623"/>
                                </a:lnTo>
                                <a:lnTo>
                                  <a:pt x="1601578" y="159146"/>
                                </a:lnTo>
                                <a:lnTo>
                                  <a:pt x="1582477" y="154536"/>
                                </a:lnTo>
                                <a:lnTo>
                                  <a:pt x="1563426" y="150612"/>
                                </a:lnTo>
                                <a:lnTo>
                                  <a:pt x="1544376" y="147437"/>
                                </a:lnTo>
                                <a:lnTo>
                                  <a:pt x="1525275" y="145405"/>
                                </a:lnTo>
                                <a:lnTo>
                                  <a:pt x="1487174" y="140693"/>
                                </a:lnTo>
                                <a:lnTo>
                                  <a:pt x="1468124" y="139359"/>
                                </a:lnTo>
                                <a:lnTo>
                                  <a:pt x="1429972" y="135283"/>
                                </a:lnTo>
                                <a:lnTo>
                                  <a:pt x="1410922" y="134190"/>
                                </a:lnTo>
                                <a:lnTo>
                                  <a:pt x="1391820" y="131066"/>
                                </a:lnTo>
                                <a:lnTo>
                                  <a:pt x="1372770" y="129085"/>
                                </a:lnTo>
                                <a:lnTo>
                                  <a:pt x="1353720" y="127840"/>
                                </a:lnTo>
                                <a:lnTo>
                                  <a:pt x="1334618" y="124564"/>
                                </a:lnTo>
                                <a:lnTo>
                                  <a:pt x="1315568" y="124068"/>
                                </a:lnTo>
                                <a:lnTo>
                                  <a:pt x="1296518" y="123078"/>
                                </a:lnTo>
                                <a:lnTo>
                                  <a:pt x="1277416" y="121693"/>
                                </a:lnTo>
                                <a:lnTo>
                                  <a:pt x="1258366" y="121096"/>
                                </a:lnTo>
                                <a:lnTo>
                                  <a:pt x="1239316" y="118861"/>
                                </a:lnTo>
                                <a:lnTo>
                                  <a:pt x="1220215" y="117972"/>
                                </a:lnTo>
                                <a:lnTo>
                                  <a:pt x="1201164" y="116728"/>
                                </a:lnTo>
                                <a:lnTo>
                                  <a:pt x="1182114" y="116931"/>
                                </a:lnTo>
                                <a:lnTo>
                                  <a:pt x="1124912" y="115140"/>
                                </a:lnTo>
                                <a:lnTo>
                                  <a:pt x="1086760" y="111228"/>
                                </a:lnTo>
                                <a:lnTo>
                                  <a:pt x="1067710" y="110479"/>
                                </a:lnTo>
                                <a:lnTo>
                                  <a:pt x="1048660" y="110530"/>
                                </a:lnTo>
                                <a:lnTo>
                                  <a:pt x="1029571" y="108688"/>
                                </a:lnTo>
                                <a:lnTo>
                                  <a:pt x="1010521" y="107253"/>
                                </a:lnTo>
                                <a:lnTo>
                                  <a:pt x="972369" y="106212"/>
                                </a:lnTo>
                                <a:lnTo>
                                  <a:pt x="953319" y="103837"/>
                                </a:lnTo>
                                <a:lnTo>
                                  <a:pt x="934268" y="103583"/>
                                </a:lnTo>
                                <a:lnTo>
                                  <a:pt x="915167" y="102198"/>
                                </a:lnTo>
                                <a:lnTo>
                                  <a:pt x="877066" y="98579"/>
                                </a:lnTo>
                                <a:lnTo>
                                  <a:pt x="857965" y="98033"/>
                                </a:lnTo>
                                <a:lnTo>
                                  <a:pt x="838915" y="96344"/>
                                </a:lnTo>
                                <a:lnTo>
                                  <a:pt x="819864" y="93905"/>
                                </a:lnTo>
                                <a:lnTo>
                                  <a:pt x="800814" y="93270"/>
                                </a:lnTo>
                                <a:lnTo>
                                  <a:pt x="781713" y="92076"/>
                                </a:lnTo>
                                <a:lnTo>
                                  <a:pt x="762662" y="89397"/>
                                </a:lnTo>
                                <a:lnTo>
                                  <a:pt x="743612" y="88101"/>
                                </a:lnTo>
                                <a:lnTo>
                                  <a:pt x="724511" y="86120"/>
                                </a:lnTo>
                                <a:lnTo>
                                  <a:pt x="705461" y="84532"/>
                                </a:lnTo>
                                <a:lnTo>
                                  <a:pt x="686410" y="84189"/>
                                </a:lnTo>
                                <a:lnTo>
                                  <a:pt x="667309" y="82996"/>
                                </a:lnTo>
                                <a:lnTo>
                                  <a:pt x="629208" y="78436"/>
                                </a:lnTo>
                                <a:lnTo>
                                  <a:pt x="591057" y="76900"/>
                                </a:lnTo>
                                <a:lnTo>
                                  <a:pt x="572006" y="74906"/>
                                </a:lnTo>
                                <a:lnTo>
                                  <a:pt x="552905" y="74309"/>
                                </a:lnTo>
                                <a:lnTo>
                                  <a:pt x="533855" y="73026"/>
                                </a:lnTo>
                                <a:lnTo>
                                  <a:pt x="495703" y="68911"/>
                                </a:lnTo>
                                <a:lnTo>
                                  <a:pt x="476653" y="67222"/>
                                </a:lnTo>
                                <a:lnTo>
                                  <a:pt x="457602" y="64390"/>
                                </a:lnTo>
                                <a:lnTo>
                                  <a:pt x="438552" y="62955"/>
                                </a:lnTo>
                                <a:lnTo>
                                  <a:pt x="419451" y="62205"/>
                                </a:lnTo>
                                <a:lnTo>
                                  <a:pt x="400400" y="60123"/>
                                </a:lnTo>
                                <a:lnTo>
                                  <a:pt x="381350" y="59881"/>
                                </a:lnTo>
                                <a:lnTo>
                                  <a:pt x="362262" y="57849"/>
                                </a:lnTo>
                                <a:lnTo>
                                  <a:pt x="343211" y="56160"/>
                                </a:lnTo>
                                <a:lnTo>
                                  <a:pt x="305060" y="54915"/>
                                </a:lnTo>
                                <a:lnTo>
                                  <a:pt x="286009" y="53671"/>
                                </a:lnTo>
                                <a:lnTo>
                                  <a:pt x="266959" y="53722"/>
                                </a:lnTo>
                                <a:lnTo>
                                  <a:pt x="247858" y="52883"/>
                                </a:lnTo>
                                <a:lnTo>
                                  <a:pt x="228807" y="52934"/>
                                </a:lnTo>
                                <a:lnTo>
                                  <a:pt x="209757" y="52185"/>
                                </a:lnTo>
                                <a:lnTo>
                                  <a:pt x="190656" y="50902"/>
                                </a:lnTo>
                                <a:lnTo>
                                  <a:pt x="152555" y="46736"/>
                                </a:lnTo>
                                <a:lnTo>
                                  <a:pt x="133505" y="45936"/>
                                </a:lnTo>
                                <a:lnTo>
                                  <a:pt x="114403" y="45835"/>
                                </a:lnTo>
                                <a:lnTo>
                                  <a:pt x="95353" y="42368"/>
                                </a:lnTo>
                                <a:lnTo>
                                  <a:pt x="76303" y="41821"/>
                                </a:lnTo>
                                <a:lnTo>
                                  <a:pt x="57201" y="39192"/>
                                </a:lnTo>
                                <a:lnTo>
                                  <a:pt x="38151" y="38494"/>
                                </a:lnTo>
                                <a:lnTo>
                                  <a:pt x="19101" y="37211"/>
                                </a:lnTo>
                                <a:lnTo>
                                  <a:pt x="0" y="38596"/>
                                </a:lnTo>
                                <a:lnTo>
                                  <a:pt x="0" y="6045"/>
                                </a:lnTo>
                                <a:lnTo>
                                  <a:pt x="19101" y="5753"/>
                                </a:lnTo>
                                <a:lnTo>
                                  <a:pt x="38151" y="3175"/>
                                </a:lnTo>
                                <a:lnTo>
                                  <a:pt x="57201" y="0"/>
                                </a:lnTo>
                                <a:lnTo>
                                  <a:pt x="76303" y="190"/>
                                </a:lnTo>
                                <a:lnTo>
                                  <a:pt x="133505" y="2578"/>
                                </a:lnTo>
                                <a:lnTo>
                                  <a:pt x="152555" y="787"/>
                                </a:lnTo>
                                <a:lnTo>
                                  <a:pt x="171605" y="2184"/>
                                </a:lnTo>
                                <a:lnTo>
                                  <a:pt x="190656" y="3873"/>
                                </a:lnTo>
                                <a:lnTo>
                                  <a:pt x="228807" y="4267"/>
                                </a:lnTo>
                                <a:lnTo>
                                  <a:pt x="247858" y="2374"/>
                                </a:lnTo>
                                <a:lnTo>
                                  <a:pt x="266959" y="1981"/>
                                </a:lnTo>
                                <a:lnTo>
                                  <a:pt x="286009" y="4813"/>
                                </a:lnTo>
                                <a:lnTo>
                                  <a:pt x="305060" y="5003"/>
                                </a:lnTo>
                                <a:lnTo>
                                  <a:pt x="324161" y="3022"/>
                                </a:lnTo>
                                <a:lnTo>
                                  <a:pt x="343211" y="5156"/>
                                </a:lnTo>
                                <a:lnTo>
                                  <a:pt x="362262" y="4508"/>
                                </a:lnTo>
                                <a:lnTo>
                                  <a:pt x="400400" y="4864"/>
                                </a:lnTo>
                                <a:lnTo>
                                  <a:pt x="419451" y="3670"/>
                                </a:lnTo>
                                <a:lnTo>
                                  <a:pt x="438552" y="7239"/>
                                </a:lnTo>
                                <a:lnTo>
                                  <a:pt x="457602" y="8280"/>
                                </a:lnTo>
                                <a:lnTo>
                                  <a:pt x="476653" y="6896"/>
                                </a:lnTo>
                                <a:lnTo>
                                  <a:pt x="495703" y="9677"/>
                                </a:lnTo>
                                <a:lnTo>
                                  <a:pt x="514804" y="11112"/>
                                </a:lnTo>
                                <a:lnTo>
                                  <a:pt x="533855" y="12890"/>
                                </a:lnTo>
                                <a:lnTo>
                                  <a:pt x="552905" y="14186"/>
                                </a:lnTo>
                                <a:lnTo>
                                  <a:pt x="572006" y="13982"/>
                                </a:lnTo>
                                <a:lnTo>
                                  <a:pt x="591057" y="12598"/>
                                </a:lnTo>
                                <a:lnTo>
                                  <a:pt x="610107" y="13347"/>
                                </a:lnTo>
                                <a:lnTo>
                                  <a:pt x="629208" y="13246"/>
                                </a:lnTo>
                                <a:lnTo>
                                  <a:pt x="648259" y="13792"/>
                                </a:lnTo>
                                <a:lnTo>
                                  <a:pt x="667309" y="14884"/>
                                </a:lnTo>
                                <a:lnTo>
                                  <a:pt x="686410" y="15024"/>
                                </a:lnTo>
                                <a:lnTo>
                                  <a:pt x="705461" y="17018"/>
                                </a:lnTo>
                                <a:lnTo>
                                  <a:pt x="743612" y="19291"/>
                                </a:lnTo>
                                <a:lnTo>
                                  <a:pt x="762662" y="21133"/>
                                </a:lnTo>
                                <a:lnTo>
                                  <a:pt x="781713" y="21679"/>
                                </a:lnTo>
                                <a:lnTo>
                                  <a:pt x="800814" y="21476"/>
                                </a:lnTo>
                                <a:lnTo>
                                  <a:pt x="819864" y="25552"/>
                                </a:lnTo>
                                <a:lnTo>
                                  <a:pt x="838915" y="24752"/>
                                </a:lnTo>
                                <a:lnTo>
                                  <a:pt x="857965" y="25895"/>
                                </a:lnTo>
                                <a:lnTo>
                                  <a:pt x="877066" y="28321"/>
                                </a:lnTo>
                                <a:lnTo>
                                  <a:pt x="896117" y="29362"/>
                                </a:lnTo>
                                <a:lnTo>
                                  <a:pt x="915167" y="31255"/>
                                </a:lnTo>
                                <a:lnTo>
                                  <a:pt x="934268" y="31598"/>
                                </a:lnTo>
                                <a:lnTo>
                                  <a:pt x="953319" y="33439"/>
                                </a:lnTo>
                                <a:lnTo>
                                  <a:pt x="972369" y="35865"/>
                                </a:lnTo>
                                <a:lnTo>
                                  <a:pt x="1010521" y="39243"/>
                                </a:lnTo>
                                <a:lnTo>
                                  <a:pt x="1029571" y="39383"/>
                                </a:lnTo>
                                <a:lnTo>
                                  <a:pt x="1048660" y="40183"/>
                                </a:lnTo>
                                <a:lnTo>
                                  <a:pt x="1067710" y="39739"/>
                                </a:lnTo>
                                <a:lnTo>
                                  <a:pt x="1086760" y="42964"/>
                                </a:lnTo>
                                <a:lnTo>
                                  <a:pt x="1105861" y="44641"/>
                                </a:lnTo>
                                <a:lnTo>
                                  <a:pt x="1124912" y="45644"/>
                                </a:lnTo>
                                <a:lnTo>
                                  <a:pt x="1143962" y="47232"/>
                                </a:lnTo>
                                <a:lnTo>
                                  <a:pt x="1163063" y="49162"/>
                                </a:lnTo>
                                <a:lnTo>
                                  <a:pt x="1182114" y="51397"/>
                                </a:lnTo>
                                <a:lnTo>
                                  <a:pt x="1201164" y="52540"/>
                                </a:lnTo>
                                <a:lnTo>
                                  <a:pt x="1239316" y="56109"/>
                                </a:lnTo>
                                <a:lnTo>
                                  <a:pt x="1258366" y="55220"/>
                                </a:lnTo>
                                <a:lnTo>
                                  <a:pt x="1277416" y="56605"/>
                                </a:lnTo>
                                <a:lnTo>
                                  <a:pt x="1296518" y="58535"/>
                                </a:lnTo>
                                <a:lnTo>
                                  <a:pt x="1353720" y="61862"/>
                                </a:lnTo>
                                <a:lnTo>
                                  <a:pt x="1372770" y="61812"/>
                                </a:lnTo>
                                <a:lnTo>
                                  <a:pt x="1391820" y="63602"/>
                                </a:lnTo>
                                <a:lnTo>
                                  <a:pt x="1410922" y="64390"/>
                                </a:lnTo>
                                <a:lnTo>
                                  <a:pt x="1429972" y="66574"/>
                                </a:lnTo>
                                <a:lnTo>
                                  <a:pt x="1449022" y="67565"/>
                                </a:lnTo>
                                <a:lnTo>
                                  <a:pt x="1468124" y="69102"/>
                                </a:lnTo>
                                <a:lnTo>
                                  <a:pt x="1487174" y="68860"/>
                                </a:lnTo>
                                <a:lnTo>
                                  <a:pt x="1506224" y="70791"/>
                                </a:lnTo>
                                <a:lnTo>
                                  <a:pt x="1525275" y="71235"/>
                                </a:lnTo>
                                <a:lnTo>
                                  <a:pt x="1544376" y="71286"/>
                                </a:lnTo>
                                <a:lnTo>
                                  <a:pt x="1563426" y="72480"/>
                                </a:lnTo>
                                <a:lnTo>
                                  <a:pt x="1582477" y="71096"/>
                                </a:lnTo>
                                <a:lnTo>
                                  <a:pt x="1601578" y="70638"/>
                                </a:lnTo>
                                <a:lnTo>
                                  <a:pt x="1620628" y="70740"/>
                                </a:lnTo>
                                <a:lnTo>
                                  <a:pt x="1639679" y="71731"/>
                                </a:lnTo>
                                <a:lnTo>
                                  <a:pt x="1658780" y="74271"/>
                                </a:lnTo>
                                <a:lnTo>
                                  <a:pt x="1677830" y="75350"/>
                                </a:lnTo>
                                <a:lnTo>
                                  <a:pt x="1696880" y="77293"/>
                                </a:lnTo>
                                <a:lnTo>
                                  <a:pt x="1715918" y="76150"/>
                                </a:lnTo>
                                <a:lnTo>
                                  <a:pt x="1715918" y="170907"/>
                                </a:lnTo>
                                <a:close/>
                              </a:path>
                            </a:pathLst>
                          </a:custGeom>
                          <a:solidFill>
                            <a:srgbClr val="7EA587"/>
                          </a:solidFill>
                        </wps:spPr>
                        <wps:bodyPr wrap="square" lIns="0" tIns="0" rIns="0" bIns="0" rtlCol="0">
                          <a:prstTxWarp prst="textNoShape">
                            <a:avLst/>
                          </a:prstTxWarp>
                          <a:noAutofit/>
                        </wps:bodyPr>
                      </wps:wsp>
                      <wps:wsp>
                        <wps:cNvPr id="96" name="Graphic 96"/>
                        <wps:cNvSpPr/>
                        <wps:spPr>
                          <a:xfrm>
                            <a:off x="495005" y="3232509"/>
                            <a:ext cx="1716405" cy="146050"/>
                          </a:xfrm>
                          <a:custGeom>
                            <a:avLst/>
                            <a:gdLst/>
                            <a:ahLst/>
                            <a:cxnLst/>
                            <a:rect l="l" t="t" r="r" b="b"/>
                            <a:pathLst>
                              <a:path w="1716405" h="146050">
                                <a:moveTo>
                                  <a:pt x="1715918" y="145506"/>
                                </a:moveTo>
                                <a:lnTo>
                                  <a:pt x="1677830" y="142585"/>
                                </a:lnTo>
                                <a:lnTo>
                                  <a:pt x="1658780" y="138712"/>
                                </a:lnTo>
                                <a:lnTo>
                                  <a:pt x="1639679" y="137619"/>
                                </a:lnTo>
                                <a:lnTo>
                                  <a:pt x="1620628" y="135537"/>
                                </a:lnTo>
                                <a:lnTo>
                                  <a:pt x="1601578" y="133111"/>
                                </a:lnTo>
                                <a:lnTo>
                                  <a:pt x="1582477" y="127993"/>
                                </a:lnTo>
                                <a:lnTo>
                                  <a:pt x="1563426" y="123636"/>
                                </a:lnTo>
                                <a:lnTo>
                                  <a:pt x="1544376" y="120309"/>
                                </a:lnTo>
                                <a:lnTo>
                                  <a:pt x="1525275" y="117426"/>
                                </a:lnTo>
                                <a:lnTo>
                                  <a:pt x="1506224" y="115254"/>
                                </a:lnTo>
                                <a:lnTo>
                                  <a:pt x="1487174" y="111978"/>
                                </a:lnTo>
                                <a:lnTo>
                                  <a:pt x="1468124" y="111178"/>
                                </a:lnTo>
                                <a:lnTo>
                                  <a:pt x="1449022" y="109349"/>
                                </a:lnTo>
                                <a:lnTo>
                                  <a:pt x="1429972" y="106466"/>
                                </a:lnTo>
                                <a:lnTo>
                                  <a:pt x="1410922" y="104827"/>
                                </a:lnTo>
                                <a:lnTo>
                                  <a:pt x="1391820" y="101652"/>
                                </a:lnTo>
                                <a:lnTo>
                                  <a:pt x="1372770" y="98871"/>
                                </a:lnTo>
                                <a:lnTo>
                                  <a:pt x="1353720" y="97245"/>
                                </a:lnTo>
                                <a:lnTo>
                                  <a:pt x="1334618" y="93169"/>
                                </a:lnTo>
                                <a:lnTo>
                                  <a:pt x="1296518" y="91340"/>
                                </a:lnTo>
                                <a:lnTo>
                                  <a:pt x="1277416" y="89600"/>
                                </a:lnTo>
                                <a:lnTo>
                                  <a:pt x="1258366" y="89155"/>
                                </a:lnTo>
                                <a:lnTo>
                                  <a:pt x="1220215" y="85434"/>
                                </a:lnTo>
                                <a:lnTo>
                                  <a:pt x="1201164" y="83199"/>
                                </a:lnTo>
                                <a:lnTo>
                                  <a:pt x="1182114" y="83999"/>
                                </a:lnTo>
                                <a:lnTo>
                                  <a:pt x="1163063" y="83745"/>
                                </a:lnTo>
                                <a:lnTo>
                                  <a:pt x="1124912" y="82005"/>
                                </a:lnTo>
                                <a:lnTo>
                                  <a:pt x="1105861" y="79681"/>
                                </a:lnTo>
                                <a:lnTo>
                                  <a:pt x="1067710" y="76150"/>
                                </a:lnTo>
                                <a:lnTo>
                                  <a:pt x="1048660" y="76303"/>
                                </a:lnTo>
                                <a:lnTo>
                                  <a:pt x="1029571" y="74867"/>
                                </a:lnTo>
                                <a:lnTo>
                                  <a:pt x="1010521" y="73724"/>
                                </a:lnTo>
                                <a:lnTo>
                                  <a:pt x="991470" y="73026"/>
                                </a:lnTo>
                                <a:lnTo>
                                  <a:pt x="972369" y="72975"/>
                                </a:lnTo>
                                <a:lnTo>
                                  <a:pt x="953319" y="70003"/>
                                </a:lnTo>
                                <a:lnTo>
                                  <a:pt x="934268" y="69953"/>
                                </a:lnTo>
                                <a:lnTo>
                                  <a:pt x="915167" y="68263"/>
                                </a:lnTo>
                                <a:lnTo>
                                  <a:pt x="896117" y="66181"/>
                                </a:lnTo>
                                <a:lnTo>
                                  <a:pt x="877066" y="63806"/>
                                </a:lnTo>
                                <a:lnTo>
                                  <a:pt x="857965" y="63056"/>
                                </a:lnTo>
                                <a:lnTo>
                                  <a:pt x="838915" y="60377"/>
                                </a:lnTo>
                                <a:lnTo>
                                  <a:pt x="781713" y="56262"/>
                                </a:lnTo>
                                <a:lnTo>
                                  <a:pt x="762662" y="52642"/>
                                </a:lnTo>
                                <a:lnTo>
                                  <a:pt x="724511" y="48578"/>
                                </a:lnTo>
                                <a:lnTo>
                                  <a:pt x="705461" y="46241"/>
                                </a:lnTo>
                                <a:lnTo>
                                  <a:pt x="686410" y="45847"/>
                                </a:lnTo>
                                <a:lnTo>
                                  <a:pt x="667309" y="45098"/>
                                </a:lnTo>
                                <a:lnTo>
                                  <a:pt x="629208" y="40488"/>
                                </a:lnTo>
                                <a:lnTo>
                                  <a:pt x="591057" y="38405"/>
                                </a:lnTo>
                                <a:lnTo>
                                  <a:pt x="572006" y="36919"/>
                                </a:lnTo>
                                <a:lnTo>
                                  <a:pt x="552905" y="36868"/>
                                </a:lnTo>
                                <a:lnTo>
                                  <a:pt x="533855" y="35179"/>
                                </a:lnTo>
                                <a:lnTo>
                                  <a:pt x="514804" y="32195"/>
                                </a:lnTo>
                                <a:lnTo>
                                  <a:pt x="495703" y="29566"/>
                                </a:lnTo>
                                <a:lnTo>
                                  <a:pt x="476653" y="27584"/>
                                </a:lnTo>
                                <a:lnTo>
                                  <a:pt x="457602" y="25298"/>
                                </a:lnTo>
                                <a:lnTo>
                                  <a:pt x="438552" y="23762"/>
                                </a:lnTo>
                                <a:lnTo>
                                  <a:pt x="419451" y="21539"/>
                                </a:lnTo>
                                <a:lnTo>
                                  <a:pt x="400400" y="21234"/>
                                </a:lnTo>
                                <a:lnTo>
                                  <a:pt x="381350" y="21590"/>
                                </a:lnTo>
                                <a:lnTo>
                                  <a:pt x="362262" y="20244"/>
                                </a:lnTo>
                                <a:lnTo>
                                  <a:pt x="324161" y="19253"/>
                                </a:lnTo>
                                <a:lnTo>
                                  <a:pt x="305060" y="19698"/>
                                </a:lnTo>
                                <a:lnTo>
                                  <a:pt x="286009" y="17958"/>
                                </a:lnTo>
                                <a:lnTo>
                                  <a:pt x="266959" y="18656"/>
                                </a:lnTo>
                                <a:lnTo>
                                  <a:pt x="247858" y="18212"/>
                                </a:lnTo>
                                <a:lnTo>
                                  <a:pt x="228807" y="20091"/>
                                </a:lnTo>
                                <a:lnTo>
                                  <a:pt x="209757" y="19456"/>
                                </a:lnTo>
                                <a:lnTo>
                                  <a:pt x="190656" y="18008"/>
                                </a:lnTo>
                                <a:lnTo>
                                  <a:pt x="171605" y="15380"/>
                                </a:lnTo>
                                <a:lnTo>
                                  <a:pt x="152555" y="13195"/>
                                </a:lnTo>
                                <a:lnTo>
                                  <a:pt x="133505" y="14287"/>
                                </a:lnTo>
                                <a:lnTo>
                                  <a:pt x="114403" y="14643"/>
                                </a:lnTo>
                                <a:lnTo>
                                  <a:pt x="95353" y="12065"/>
                                </a:lnTo>
                                <a:lnTo>
                                  <a:pt x="76303" y="12852"/>
                                </a:lnTo>
                                <a:lnTo>
                                  <a:pt x="57201" y="9728"/>
                                </a:lnTo>
                                <a:lnTo>
                                  <a:pt x="38151" y="10274"/>
                                </a:lnTo>
                                <a:lnTo>
                                  <a:pt x="19101" y="10477"/>
                                </a:lnTo>
                                <a:lnTo>
                                  <a:pt x="0" y="12560"/>
                                </a:lnTo>
                                <a:lnTo>
                                  <a:pt x="0" y="2984"/>
                                </a:lnTo>
                                <a:lnTo>
                                  <a:pt x="19101" y="3327"/>
                                </a:lnTo>
                                <a:lnTo>
                                  <a:pt x="38151" y="2184"/>
                                </a:lnTo>
                                <a:lnTo>
                                  <a:pt x="57201" y="304"/>
                                </a:lnTo>
                                <a:lnTo>
                                  <a:pt x="76303" y="0"/>
                                </a:lnTo>
                                <a:lnTo>
                                  <a:pt x="114403" y="3822"/>
                                </a:lnTo>
                                <a:lnTo>
                                  <a:pt x="133505" y="5118"/>
                                </a:lnTo>
                                <a:lnTo>
                                  <a:pt x="152555" y="5169"/>
                                </a:lnTo>
                                <a:lnTo>
                                  <a:pt x="190656" y="7594"/>
                                </a:lnTo>
                                <a:lnTo>
                                  <a:pt x="228807" y="7988"/>
                                </a:lnTo>
                                <a:lnTo>
                                  <a:pt x="266959" y="7886"/>
                                </a:lnTo>
                                <a:lnTo>
                                  <a:pt x="286009" y="11315"/>
                                </a:lnTo>
                                <a:lnTo>
                                  <a:pt x="305060" y="11061"/>
                                </a:lnTo>
                                <a:lnTo>
                                  <a:pt x="324161" y="10172"/>
                                </a:lnTo>
                                <a:lnTo>
                                  <a:pt x="343211" y="12560"/>
                                </a:lnTo>
                                <a:lnTo>
                                  <a:pt x="362262" y="12954"/>
                                </a:lnTo>
                                <a:lnTo>
                                  <a:pt x="400400" y="14592"/>
                                </a:lnTo>
                                <a:lnTo>
                                  <a:pt x="419451" y="15189"/>
                                </a:lnTo>
                                <a:lnTo>
                                  <a:pt x="438552" y="17221"/>
                                </a:lnTo>
                                <a:lnTo>
                                  <a:pt x="457602" y="18212"/>
                                </a:lnTo>
                                <a:lnTo>
                                  <a:pt x="476653" y="17361"/>
                                </a:lnTo>
                                <a:lnTo>
                                  <a:pt x="495703" y="19799"/>
                                </a:lnTo>
                                <a:lnTo>
                                  <a:pt x="552905" y="22479"/>
                                </a:lnTo>
                                <a:lnTo>
                                  <a:pt x="572006" y="22873"/>
                                </a:lnTo>
                                <a:lnTo>
                                  <a:pt x="591057" y="21984"/>
                                </a:lnTo>
                                <a:lnTo>
                                  <a:pt x="610107" y="22377"/>
                                </a:lnTo>
                                <a:lnTo>
                                  <a:pt x="629208" y="22034"/>
                                </a:lnTo>
                                <a:lnTo>
                                  <a:pt x="648259" y="22530"/>
                                </a:lnTo>
                                <a:lnTo>
                                  <a:pt x="667309" y="23622"/>
                                </a:lnTo>
                                <a:lnTo>
                                  <a:pt x="686410" y="24219"/>
                                </a:lnTo>
                                <a:lnTo>
                                  <a:pt x="705461" y="26099"/>
                                </a:lnTo>
                                <a:lnTo>
                                  <a:pt x="724511" y="26543"/>
                                </a:lnTo>
                                <a:lnTo>
                                  <a:pt x="762662" y="28778"/>
                                </a:lnTo>
                                <a:lnTo>
                                  <a:pt x="800814" y="28029"/>
                                </a:lnTo>
                                <a:lnTo>
                                  <a:pt x="819864" y="31204"/>
                                </a:lnTo>
                                <a:lnTo>
                                  <a:pt x="838915" y="31560"/>
                                </a:lnTo>
                                <a:lnTo>
                                  <a:pt x="857965" y="31649"/>
                                </a:lnTo>
                                <a:lnTo>
                                  <a:pt x="877066" y="33985"/>
                                </a:lnTo>
                                <a:lnTo>
                                  <a:pt x="896117" y="34379"/>
                                </a:lnTo>
                                <a:lnTo>
                                  <a:pt x="915167" y="36017"/>
                                </a:lnTo>
                                <a:lnTo>
                                  <a:pt x="934268" y="36068"/>
                                </a:lnTo>
                                <a:lnTo>
                                  <a:pt x="972369" y="39891"/>
                                </a:lnTo>
                                <a:lnTo>
                                  <a:pt x="991470" y="42025"/>
                                </a:lnTo>
                                <a:lnTo>
                                  <a:pt x="1010521" y="43663"/>
                                </a:lnTo>
                                <a:lnTo>
                                  <a:pt x="1029571" y="44107"/>
                                </a:lnTo>
                                <a:lnTo>
                                  <a:pt x="1048660" y="45251"/>
                                </a:lnTo>
                                <a:lnTo>
                                  <a:pt x="1067710" y="44895"/>
                                </a:lnTo>
                                <a:lnTo>
                                  <a:pt x="1086760" y="47232"/>
                                </a:lnTo>
                                <a:lnTo>
                                  <a:pt x="1105861" y="49022"/>
                                </a:lnTo>
                                <a:lnTo>
                                  <a:pt x="1124912" y="49619"/>
                                </a:lnTo>
                                <a:lnTo>
                                  <a:pt x="1143962" y="50953"/>
                                </a:lnTo>
                                <a:lnTo>
                                  <a:pt x="1163063" y="52591"/>
                                </a:lnTo>
                                <a:lnTo>
                                  <a:pt x="1182114" y="55169"/>
                                </a:lnTo>
                                <a:lnTo>
                                  <a:pt x="1201164" y="56859"/>
                                </a:lnTo>
                                <a:lnTo>
                                  <a:pt x="1239316" y="58598"/>
                                </a:lnTo>
                                <a:lnTo>
                                  <a:pt x="1258366" y="58052"/>
                                </a:lnTo>
                                <a:lnTo>
                                  <a:pt x="1296518" y="61177"/>
                                </a:lnTo>
                                <a:lnTo>
                                  <a:pt x="1334618" y="62904"/>
                                </a:lnTo>
                                <a:lnTo>
                                  <a:pt x="1353720" y="63361"/>
                                </a:lnTo>
                                <a:lnTo>
                                  <a:pt x="1372770" y="62904"/>
                                </a:lnTo>
                                <a:lnTo>
                                  <a:pt x="1410922" y="64644"/>
                                </a:lnTo>
                                <a:lnTo>
                                  <a:pt x="1429972" y="66231"/>
                                </a:lnTo>
                                <a:lnTo>
                                  <a:pt x="1449022" y="66435"/>
                                </a:lnTo>
                                <a:lnTo>
                                  <a:pt x="1468124" y="68124"/>
                                </a:lnTo>
                                <a:lnTo>
                                  <a:pt x="1487174" y="68416"/>
                                </a:lnTo>
                                <a:lnTo>
                                  <a:pt x="1506224" y="69406"/>
                                </a:lnTo>
                                <a:lnTo>
                                  <a:pt x="1525275" y="70054"/>
                                </a:lnTo>
                                <a:lnTo>
                                  <a:pt x="1544376" y="69254"/>
                                </a:lnTo>
                                <a:lnTo>
                                  <a:pt x="1563426" y="70295"/>
                                </a:lnTo>
                                <a:lnTo>
                                  <a:pt x="1582477" y="68467"/>
                                </a:lnTo>
                                <a:lnTo>
                                  <a:pt x="1601578" y="67527"/>
                                </a:lnTo>
                                <a:lnTo>
                                  <a:pt x="1620628" y="67717"/>
                                </a:lnTo>
                                <a:lnTo>
                                  <a:pt x="1639679" y="68670"/>
                                </a:lnTo>
                                <a:lnTo>
                                  <a:pt x="1658780" y="71248"/>
                                </a:lnTo>
                                <a:lnTo>
                                  <a:pt x="1677830" y="72188"/>
                                </a:lnTo>
                                <a:lnTo>
                                  <a:pt x="1696880" y="73572"/>
                                </a:lnTo>
                                <a:lnTo>
                                  <a:pt x="1715918" y="72391"/>
                                </a:lnTo>
                                <a:lnTo>
                                  <a:pt x="1715918" y="145506"/>
                                </a:lnTo>
                                <a:close/>
                              </a:path>
                            </a:pathLst>
                          </a:custGeom>
                          <a:solidFill>
                            <a:srgbClr val="DDB166"/>
                          </a:solidFill>
                        </wps:spPr>
                        <wps:bodyPr wrap="square" lIns="0" tIns="0" rIns="0" bIns="0" rtlCol="0">
                          <a:prstTxWarp prst="textNoShape">
                            <a:avLst/>
                          </a:prstTxWarp>
                          <a:noAutofit/>
                        </wps:bodyPr>
                      </wps:wsp>
                      <wps:wsp>
                        <wps:cNvPr id="97" name="Graphic 97"/>
                        <wps:cNvSpPr/>
                        <wps:spPr>
                          <a:xfrm>
                            <a:off x="494996" y="3236390"/>
                            <a:ext cx="1716405" cy="138430"/>
                          </a:xfrm>
                          <a:custGeom>
                            <a:avLst/>
                            <a:gdLst/>
                            <a:ahLst/>
                            <a:cxnLst/>
                            <a:rect l="l" t="t" r="r" b="b"/>
                            <a:pathLst>
                              <a:path w="1716405" h="138430">
                                <a:moveTo>
                                  <a:pt x="1715922" y="72186"/>
                                </a:moveTo>
                                <a:lnTo>
                                  <a:pt x="1696885" y="73367"/>
                                </a:lnTo>
                                <a:lnTo>
                                  <a:pt x="1658785" y="70599"/>
                                </a:lnTo>
                                <a:lnTo>
                                  <a:pt x="1639684" y="68110"/>
                                </a:lnTo>
                                <a:lnTo>
                                  <a:pt x="1620634" y="67119"/>
                                </a:lnTo>
                                <a:lnTo>
                                  <a:pt x="1601584" y="66967"/>
                                </a:lnTo>
                                <a:lnTo>
                                  <a:pt x="1582483" y="67513"/>
                                </a:lnTo>
                                <a:lnTo>
                                  <a:pt x="1563433" y="68961"/>
                                </a:lnTo>
                                <a:lnTo>
                                  <a:pt x="1544383" y="67716"/>
                                </a:lnTo>
                                <a:lnTo>
                                  <a:pt x="1525282" y="68262"/>
                                </a:lnTo>
                                <a:lnTo>
                                  <a:pt x="1506232" y="67513"/>
                                </a:lnTo>
                                <a:lnTo>
                                  <a:pt x="1487170" y="66332"/>
                                </a:lnTo>
                                <a:lnTo>
                                  <a:pt x="1468120" y="65874"/>
                                </a:lnTo>
                                <a:lnTo>
                                  <a:pt x="1449019" y="64287"/>
                                </a:lnTo>
                                <a:lnTo>
                                  <a:pt x="1429969" y="63995"/>
                                </a:lnTo>
                                <a:lnTo>
                                  <a:pt x="1410919" y="62458"/>
                                </a:lnTo>
                                <a:lnTo>
                                  <a:pt x="1372768" y="60769"/>
                                </a:lnTo>
                                <a:lnTo>
                                  <a:pt x="1353718" y="61366"/>
                                </a:lnTo>
                                <a:lnTo>
                                  <a:pt x="1334617" y="60769"/>
                                </a:lnTo>
                                <a:lnTo>
                                  <a:pt x="1296517" y="58737"/>
                                </a:lnTo>
                                <a:lnTo>
                                  <a:pt x="1258366" y="55613"/>
                                </a:lnTo>
                                <a:lnTo>
                                  <a:pt x="1239316" y="56007"/>
                                </a:lnTo>
                                <a:lnTo>
                                  <a:pt x="1201166" y="54127"/>
                                </a:lnTo>
                                <a:lnTo>
                                  <a:pt x="1182116" y="52590"/>
                                </a:lnTo>
                                <a:lnTo>
                                  <a:pt x="1163066" y="50203"/>
                                </a:lnTo>
                                <a:lnTo>
                                  <a:pt x="1143965" y="48514"/>
                                </a:lnTo>
                                <a:lnTo>
                                  <a:pt x="1124915" y="47231"/>
                                </a:lnTo>
                                <a:lnTo>
                                  <a:pt x="1105865" y="46824"/>
                                </a:lnTo>
                                <a:lnTo>
                                  <a:pt x="1086764" y="45097"/>
                                </a:lnTo>
                                <a:lnTo>
                                  <a:pt x="1067714" y="42659"/>
                                </a:lnTo>
                                <a:lnTo>
                                  <a:pt x="1048664" y="42964"/>
                                </a:lnTo>
                                <a:lnTo>
                                  <a:pt x="1029576" y="41973"/>
                                </a:lnTo>
                                <a:lnTo>
                                  <a:pt x="1010526" y="41529"/>
                                </a:lnTo>
                                <a:lnTo>
                                  <a:pt x="991476" y="39839"/>
                                </a:lnTo>
                                <a:lnTo>
                                  <a:pt x="972375" y="37604"/>
                                </a:lnTo>
                                <a:lnTo>
                                  <a:pt x="934275" y="34124"/>
                                </a:lnTo>
                                <a:lnTo>
                                  <a:pt x="915174" y="33985"/>
                                </a:lnTo>
                                <a:lnTo>
                                  <a:pt x="896124" y="32448"/>
                                </a:lnTo>
                                <a:lnTo>
                                  <a:pt x="877074" y="32194"/>
                                </a:lnTo>
                                <a:lnTo>
                                  <a:pt x="857961" y="30010"/>
                                </a:lnTo>
                                <a:lnTo>
                                  <a:pt x="819861" y="29413"/>
                                </a:lnTo>
                                <a:lnTo>
                                  <a:pt x="800811" y="26289"/>
                                </a:lnTo>
                                <a:lnTo>
                                  <a:pt x="781710" y="26695"/>
                                </a:lnTo>
                                <a:lnTo>
                                  <a:pt x="762660" y="26733"/>
                                </a:lnTo>
                                <a:lnTo>
                                  <a:pt x="724509" y="24599"/>
                                </a:lnTo>
                                <a:lnTo>
                                  <a:pt x="705459" y="24104"/>
                                </a:lnTo>
                                <a:lnTo>
                                  <a:pt x="686409" y="22275"/>
                                </a:lnTo>
                                <a:lnTo>
                                  <a:pt x="667308" y="21831"/>
                                </a:lnTo>
                                <a:lnTo>
                                  <a:pt x="629208" y="20142"/>
                                </a:lnTo>
                                <a:lnTo>
                                  <a:pt x="610108" y="20485"/>
                                </a:lnTo>
                                <a:lnTo>
                                  <a:pt x="591058" y="20142"/>
                                </a:lnTo>
                                <a:lnTo>
                                  <a:pt x="572008" y="20891"/>
                                </a:lnTo>
                                <a:lnTo>
                                  <a:pt x="552907" y="20485"/>
                                </a:lnTo>
                                <a:lnTo>
                                  <a:pt x="514807" y="18300"/>
                                </a:lnTo>
                                <a:lnTo>
                                  <a:pt x="495706" y="17513"/>
                                </a:lnTo>
                                <a:lnTo>
                                  <a:pt x="476656" y="14884"/>
                                </a:lnTo>
                                <a:lnTo>
                                  <a:pt x="457606" y="15824"/>
                                </a:lnTo>
                                <a:lnTo>
                                  <a:pt x="438556" y="14833"/>
                                </a:lnTo>
                                <a:lnTo>
                                  <a:pt x="419455" y="12801"/>
                                </a:lnTo>
                                <a:lnTo>
                                  <a:pt x="400405" y="12598"/>
                                </a:lnTo>
                                <a:lnTo>
                                  <a:pt x="362267" y="10960"/>
                                </a:lnTo>
                                <a:lnTo>
                                  <a:pt x="343217" y="10858"/>
                                </a:lnTo>
                                <a:lnTo>
                                  <a:pt x="324167" y="8724"/>
                                </a:lnTo>
                                <a:lnTo>
                                  <a:pt x="305066" y="9918"/>
                                </a:lnTo>
                                <a:lnTo>
                                  <a:pt x="286016" y="9728"/>
                                </a:lnTo>
                                <a:lnTo>
                                  <a:pt x="266966" y="7289"/>
                                </a:lnTo>
                                <a:lnTo>
                                  <a:pt x="247865" y="7099"/>
                                </a:lnTo>
                                <a:lnTo>
                                  <a:pt x="228815" y="7543"/>
                                </a:lnTo>
                                <a:lnTo>
                                  <a:pt x="190652" y="7099"/>
                                </a:lnTo>
                                <a:lnTo>
                                  <a:pt x="171602" y="5549"/>
                                </a:lnTo>
                                <a:lnTo>
                                  <a:pt x="152552" y="4368"/>
                                </a:lnTo>
                                <a:lnTo>
                                  <a:pt x="133502" y="4419"/>
                                </a:lnTo>
                                <a:lnTo>
                                  <a:pt x="114401" y="3327"/>
                                </a:lnTo>
                                <a:lnTo>
                                  <a:pt x="96380" y="1854"/>
                                </a:lnTo>
                                <a:lnTo>
                                  <a:pt x="95351" y="1739"/>
                                </a:lnTo>
                                <a:lnTo>
                                  <a:pt x="76301" y="203"/>
                                </a:lnTo>
                                <a:lnTo>
                                  <a:pt x="57200" y="0"/>
                                </a:lnTo>
                                <a:lnTo>
                                  <a:pt x="38150" y="1536"/>
                                </a:lnTo>
                                <a:lnTo>
                                  <a:pt x="19100" y="2032"/>
                                </a:lnTo>
                                <a:lnTo>
                                  <a:pt x="0" y="1689"/>
                                </a:lnTo>
                                <a:lnTo>
                                  <a:pt x="0" y="6057"/>
                                </a:lnTo>
                                <a:lnTo>
                                  <a:pt x="19100" y="4013"/>
                                </a:lnTo>
                                <a:lnTo>
                                  <a:pt x="57200" y="2235"/>
                                </a:lnTo>
                                <a:lnTo>
                                  <a:pt x="76301" y="4914"/>
                                </a:lnTo>
                                <a:lnTo>
                                  <a:pt x="95351" y="4660"/>
                                </a:lnTo>
                                <a:lnTo>
                                  <a:pt x="114401" y="7391"/>
                                </a:lnTo>
                                <a:lnTo>
                                  <a:pt x="133502" y="7188"/>
                                </a:lnTo>
                                <a:lnTo>
                                  <a:pt x="152552" y="6248"/>
                                </a:lnTo>
                                <a:lnTo>
                                  <a:pt x="190652" y="10769"/>
                                </a:lnTo>
                                <a:lnTo>
                                  <a:pt x="209753" y="12001"/>
                                </a:lnTo>
                                <a:lnTo>
                                  <a:pt x="228815" y="12801"/>
                                </a:lnTo>
                                <a:lnTo>
                                  <a:pt x="247865" y="11315"/>
                                </a:lnTo>
                                <a:lnTo>
                                  <a:pt x="286016" y="11861"/>
                                </a:lnTo>
                                <a:lnTo>
                                  <a:pt x="305066" y="13042"/>
                                </a:lnTo>
                                <a:lnTo>
                                  <a:pt x="324167" y="12903"/>
                                </a:lnTo>
                                <a:lnTo>
                                  <a:pt x="362267" y="14490"/>
                                </a:lnTo>
                                <a:lnTo>
                                  <a:pt x="381355" y="15824"/>
                                </a:lnTo>
                                <a:lnTo>
                                  <a:pt x="400405" y="15430"/>
                                </a:lnTo>
                                <a:lnTo>
                                  <a:pt x="419455" y="16167"/>
                                </a:lnTo>
                                <a:lnTo>
                                  <a:pt x="438556" y="18453"/>
                                </a:lnTo>
                                <a:lnTo>
                                  <a:pt x="457606" y="19989"/>
                                </a:lnTo>
                                <a:lnTo>
                                  <a:pt x="476656" y="22326"/>
                                </a:lnTo>
                                <a:lnTo>
                                  <a:pt x="495706" y="24104"/>
                                </a:lnTo>
                                <a:lnTo>
                                  <a:pt x="533857" y="29565"/>
                                </a:lnTo>
                                <a:lnTo>
                                  <a:pt x="552907" y="31153"/>
                                </a:lnTo>
                                <a:lnTo>
                                  <a:pt x="572008" y="31102"/>
                                </a:lnTo>
                                <a:lnTo>
                                  <a:pt x="591058" y="32499"/>
                                </a:lnTo>
                                <a:lnTo>
                                  <a:pt x="629208" y="34632"/>
                                </a:lnTo>
                                <a:lnTo>
                                  <a:pt x="648258" y="36715"/>
                                </a:lnTo>
                                <a:lnTo>
                                  <a:pt x="667308" y="39141"/>
                                </a:lnTo>
                                <a:lnTo>
                                  <a:pt x="686409" y="40081"/>
                                </a:lnTo>
                                <a:lnTo>
                                  <a:pt x="705459" y="40474"/>
                                </a:lnTo>
                                <a:lnTo>
                                  <a:pt x="724509" y="42760"/>
                                </a:lnTo>
                                <a:lnTo>
                                  <a:pt x="762660" y="46875"/>
                                </a:lnTo>
                                <a:lnTo>
                                  <a:pt x="781710" y="50203"/>
                                </a:lnTo>
                                <a:lnTo>
                                  <a:pt x="838911" y="54368"/>
                                </a:lnTo>
                                <a:lnTo>
                                  <a:pt x="857961" y="56997"/>
                                </a:lnTo>
                                <a:lnTo>
                                  <a:pt x="877074" y="57848"/>
                                </a:lnTo>
                                <a:lnTo>
                                  <a:pt x="896124" y="60375"/>
                                </a:lnTo>
                                <a:lnTo>
                                  <a:pt x="915174" y="62560"/>
                                </a:lnTo>
                                <a:lnTo>
                                  <a:pt x="934275" y="64198"/>
                                </a:lnTo>
                                <a:lnTo>
                                  <a:pt x="953325" y="64439"/>
                                </a:lnTo>
                                <a:lnTo>
                                  <a:pt x="972375" y="67513"/>
                                </a:lnTo>
                                <a:lnTo>
                                  <a:pt x="991476" y="67462"/>
                                </a:lnTo>
                                <a:lnTo>
                                  <a:pt x="1010526" y="68059"/>
                                </a:lnTo>
                                <a:lnTo>
                                  <a:pt x="1029576" y="69253"/>
                                </a:lnTo>
                                <a:lnTo>
                                  <a:pt x="1048664" y="70840"/>
                                </a:lnTo>
                                <a:lnTo>
                                  <a:pt x="1067714" y="70637"/>
                                </a:lnTo>
                                <a:lnTo>
                                  <a:pt x="1086764" y="72224"/>
                                </a:lnTo>
                                <a:lnTo>
                                  <a:pt x="1105865" y="74168"/>
                                </a:lnTo>
                                <a:lnTo>
                                  <a:pt x="1124915" y="76644"/>
                                </a:lnTo>
                                <a:lnTo>
                                  <a:pt x="1163066" y="78435"/>
                                </a:lnTo>
                                <a:lnTo>
                                  <a:pt x="1182116" y="78828"/>
                                </a:lnTo>
                                <a:lnTo>
                                  <a:pt x="1201166" y="78232"/>
                                </a:lnTo>
                                <a:lnTo>
                                  <a:pt x="1220216" y="80365"/>
                                </a:lnTo>
                                <a:lnTo>
                                  <a:pt x="1258366" y="83845"/>
                                </a:lnTo>
                                <a:lnTo>
                                  <a:pt x="1277416" y="84340"/>
                                </a:lnTo>
                                <a:lnTo>
                                  <a:pt x="1296517" y="85979"/>
                                </a:lnTo>
                                <a:lnTo>
                                  <a:pt x="1334617" y="87566"/>
                                </a:lnTo>
                                <a:lnTo>
                                  <a:pt x="1353718" y="91478"/>
                                </a:lnTo>
                                <a:lnTo>
                                  <a:pt x="1372768" y="93218"/>
                                </a:lnTo>
                                <a:lnTo>
                                  <a:pt x="1410919" y="99212"/>
                                </a:lnTo>
                                <a:lnTo>
                                  <a:pt x="1429969" y="100952"/>
                                </a:lnTo>
                                <a:lnTo>
                                  <a:pt x="1449019" y="103784"/>
                                </a:lnTo>
                                <a:lnTo>
                                  <a:pt x="1468120" y="105664"/>
                                </a:lnTo>
                                <a:lnTo>
                                  <a:pt x="1487170" y="106311"/>
                                </a:lnTo>
                                <a:lnTo>
                                  <a:pt x="1506232" y="109334"/>
                                </a:lnTo>
                                <a:lnTo>
                                  <a:pt x="1544383" y="114046"/>
                                </a:lnTo>
                                <a:lnTo>
                                  <a:pt x="1582483" y="121196"/>
                                </a:lnTo>
                                <a:lnTo>
                                  <a:pt x="1601584" y="125907"/>
                                </a:lnTo>
                                <a:lnTo>
                                  <a:pt x="1620634" y="128333"/>
                                </a:lnTo>
                                <a:lnTo>
                                  <a:pt x="1639684" y="130429"/>
                                </a:lnTo>
                                <a:lnTo>
                                  <a:pt x="1658785" y="131610"/>
                                </a:lnTo>
                                <a:lnTo>
                                  <a:pt x="1677835" y="134988"/>
                                </a:lnTo>
                                <a:lnTo>
                                  <a:pt x="1715922" y="137960"/>
                                </a:lnTo>
                                <a:lnTo>
                                  <a:pt x="1715922" y="115595"/>
                                </a:lnTo>
                                <a:lnTo>
                                  <a:pt x="1715922" y="114350"/>
                                </a:lnTo>
                                <a:lnTo>
                                  <a:pt x="1715922" y="95796"/>
                                </a:lnTo>
                                <a:lnTo>
                                  <a:pt x="1715922" y="94551"/>
                                </a:lnTo>
                                <a:lnTo>
                                  <a:pt x="1715922" y="72186"/>
                                </a:lnTo>
                                <a:close/>
                              </a:path>
                            </a:pathLst>
                          </a:custGeom>
                          <a:solidFill>
                            <a:srgbClr val="D88A64"/>
                          </a:solidFill>
                        </wps:spPr>
                        <wps:bodyPr wrap="square" lIns="0" tIns="0" rIns="0" bIns="0" rtlCol="0">
                          <a:prstTxWarp prst="textNoShape">
                            <a:avLst/>
                          </a:prstTxWarp>
                          <a:noAutofit/>
                        </wps:bodyPr>
                      </wps:wsp>
                      <wps:wsp>
                        <wps:cNvPr id="98" name="Graphic 98"/>
                        <wps:cNvSpPr/>
                        <wps:spPr>
                          <a:xfrm>
                            <a:off x="495005" y="3237525"/>
                            <a:ext cx="1716405" cy="104139"/>
                          </a:xfrm>
                          <a:custGeom>
                            <a:avLst/>
                            <a:gdLst/>
                            <a:ahLst/>
                            <a:cxnLst/>
                            <a:rect l="l" t="t" r="r" b="b"/>
                            <a:pathLst>
                              <a:path w="1716405" h="104139">
                                <a:moveTo>
                                  <a:pt x="0" y="2730"/>
                                </a:moveTo>
                                <a:lnTo>
                                  <a:pt x="19101" y="1879"/>
                                </a:lnTo>
                                <a:lnTo>
                                  <a:pt x="38151" y="1231"/>
                                </a:lnTo>
                                <a:lnTo>
                                  <a:pt x="57201" y="0"/>
                                </a:lnTo>
                                <a:lnTo>
                                  <a:pt x="76303" y="1384"/>
                                </a:lnTo>
                                <a:lnTo>
                                  <a:pt x="95353" y="2032"/>
                                </a:lnTo>
                                <a:lnTo>
                                  <a:pt x="114403" y="4216"/>
                                </a:lnTo>
                                <a:lnTo>
                                  <a:pt x="133505" y="4660"/>
                                </a:lnTo>
                                <a:lnTo>
                                  <a:pt x="152555" y="4165"/>
                                </a:lnTo>
                                <a:lnTo>
                                  <a:pt x="171605" y="5854"/>
                                </a:lnTo>
                                <a:lnTo>
                                  <a:pt x="190656" y="7785"/>
                                </a:lnTo>
                                <a:lnTo>
                                  <a:pt x="209757" y="8585"/>
                                </a:lnTo>
                                <a:lnTo>
                                  <a:pt x="228807" y="9029"/>
                                </a:lnTo>
                                <a:lnTo>
                                  <a:pt x="247858" y="8039"/>
                                </a:lnTo>
                                <a:lnTo>
                                  <a:pt x="266959" y="8229"/>
                                </a:lnTo>
                                <a:lnTo>
                                  <a:pt x="286009" y="9626"/>
                                </a:lnTo>
                                <a:lnTo>
                                  <a:pt x="305060" y="10363"/>
                                </a:lnTo>
                                <a:lnTo>
                                  <a:pt x="324161" y="9677"/>
                                </a:lnTo>
                                <a:lnTo>
                                  <a:pt x="343211" y="11061"/>
                                </a:lnTo>
                                <a:lnTo>
                                  <a:pt x="362262" y="11557"/>
                                </a:lnTo>
                                <a:lnTo>
                                  <a:pt x="381350" y="12700"/>
                                </a:lnTo>
                                <a:lnTo>
                                  <a:pt x="400400" y="12890"/>
                                </a:lnTo>
                                <a:lnTo>
                                  <a:pt x="419451" y="13347"/>
                                </a:lnTo>
                                <a:lnTo>
                                  <a:pt x="438552" y="15481"/>
                                </a:lnTo>
                                <a:lnTo>
                                  <a:pt x="457602" y="16764"/>
                                </a:lnTo>
                                <a:lnTo>
                                  <a:pt x="476653" y="17462"/>
                                </a:lnTo>
                                <a:lnTo>
                                  <a:pt x="495703" y="19698"/>
                                </a:lnTo>
                                <a:lnTo>
                                  <a:pt x="514804" y="21425"/>
                                </a:lnTo>
                                <a:lnTo>
                                  <a:pt x="533855" y="23368"/>
                                </a:lnTo>
                                <a:lnTo>
                                  <a:pt x="552905" y="24651"/>
                                </a:lnTo>
                                <a:lnTo>
                                  <a:pt x="572006" y="24854"/>
                                </a:lnTo>
                                <a:lnTo>
                                  <a:pt x="591057" y="25146"/>
                                </a:lnTo>
                                <a:lnTo>
                                  <a:pt x="610107" y="25946"/>
                                </a:lnTo>
                                <a:lnTo>
                                  <a:pt x="629208" y="26238"/>
                                </a:lnTo>
                                <a:lnTo>
                                  <a:pt x="648259" y="27686"/>
                                </a:lnTo>
                                <a:lnTo>
                                  <a:pt x="667309" y="29312"/>
                                </a:lnTo>
                                <a:lnTo>
                                  <a:pt x="686410" y="30010"/>
                                </a:lnTo>
                                <a:lnTo>
                                  <a:pt x="705461" y="31153"/>
                                </a:lnTo>
                                <a:lnTo>
                                  <a:pt x="724511" y="32538"/>
                                </a:lnTo>
                                <a:lnTo>
                                  <a:pt x="743612" y="34074"/>
                                </a:lnTo>
                                <a:lnTo>
                                  <a:pt x="762662" y="35662"/>
                                </a:lnTo>
                                <a:lnTo>
                                  <a:pt x="781713" y="37300"/>
                                </a:lnTo>
                                <a:lnTo>
                                  <a:pt x="800814" y="37745"/>
                                </a:lnTo>
                                <a:lnTo>
                                  <a:pt x="819864" y="40132"/>
                                </a:lnTo>
                                <a:lnTo>
                                  <a:pt x="838915" y="40971"/>
                                </a:lnTo>
                                <a:lnTo>
                                  <a:pt x="857965" y="42368"/>
                                </a:lnTo>
                                <a:lnTo>
                                  <a:pt x="877066" y="43853"/>
                                </a:lnTo>
                                <a:lnTo>
                                  <a:pt x="896117" y="45238"/>
                                </a:lnTo>
                                <a:lnTo>
                                  <a:pt x="915167" y="47130"/>
                                </a:lnTo>
                                <a:lnTo>
                                  <a:pt x="934268" y="48019"/>
                                </a:lnTo>
                                <a:lnTo>
                                  <a:pt x="953319" y="49010"/>
                                </a:lnTo>
                                <a:lnTo>
                                  <a:pt x="972369" y="51448"/>
                                </a:lnTo>
                                <a:lnTo>
                                  <a:pt x="991470" y="52540"/>
                                </a:lnTo>
                                <a:lnTo>
                                  <a:pt x="1010521" y="53671"/>
                                </a:lnTo>
                                <a:lnTo>
                                  <a:pt x="1029571" y="54471"/>
                                </a:lnTo>
                                <a:lnTo>
                                  <a:pt x="1048660" y="55754"/>
                                </a:lnTo>
                                <a:lnTo>
                                  <a:pt x="1067710" y="55512"/>
                                </a:lnTo>
                                <a:lnTo>
                                  <a:pt x="1086760" y="57494"/>
                                </a:lnTo>
                                <a:lnTo>
                                  <a:pt x="1105861" y="59335"/>
                                </a:lnTo>
                                <a:lnTo>
                                  <a:pt x="1124912" y="60770"/>
                                </a:lnTo>
                                <a:lnTo>
                                  <a:pt x="1143962" y="61913"/>
                                </a:lnTo>
                                <a:lnTo>
                                  <a:pt x="1163063" y="63145"/>
                                </a:lnTo>
                                <a:lnTo>
                                  <a:pt x="1182114" y="64593"/>
                                </a:lnTo>
                                <a:lnTo>
                                  <a:pt x="1201164" y="65038"/>
                                </a:lnTo>
                                <a:lnTo>
                                  <a:pt x="1220215" y="66574"/>
                                </a:lnTo>
                                <a:lnTo>
                                  <a:pt x="1239316" y="67870"/>
                                </a:lnTo>
                                <a:lnTo>
                                  <a:pt x="1258366" y="68555"/>
                                </a:lnTo>
                                <a:lnTo>
                                  <a:pt x="1277416" y="69546"/>
                                </a:lnTo>
                                <a:lnTo>
                                  <a:pt x="1296518" y="71235"/>
                                </a:lnTo>
                                <a:lnTo>
                                  <a:pt x="1315568" y="72175"/>
                                </a:lnTo>
                                <a:lnTo>
                                  <a:pt x="1334618" y="73026"/>
                                </a:lnTo>
                                <a:lnTo>
                                  <a:pt x="1353720" y="75261"/>
                                </a:lnTo>
                                <a:lnTo>
                                  <a:pt x="1372770" y="75845"/>
                                </a:lnTo>
                                <a:lnTo>
                                  <a:pt x="1391820" y="77738"/>
                                </a:lnTo>
                                <a:lnTo>
                                  <a:pt x="1410922" y="79719"/>
                                </a:lnTo>
                                <a:lnTo>
                                  <a:pt x="1429972" y="81357"/>
                                </a:lnTo>
                                <a:lnTo>
                                  <a:pt x="1449022" y="82894"/>
                                </a:lnTo>
                                <a:lnTo>
                                  <a:pt x="1468124" y="84634"/>
                                </a:lnTo>
                                <a:lnTo>
                                  <a:pt x="1487174" y="85180"/>
                                </a:lnTo>
                                <a:lnTo>
                                  <a:pt x="1506224" y="87314"/>
                                </a:lnTo>
                                <a:lnTo>
                                  <a:pt x="1525275" y="88698"/>
                                </a:lnTo>
                                <a:lnTo>
                                  <a:pt x="1544376" y="89739"/>
                                </a:lnTo>
                                <a:lnTo>
                                  <a:pt x="1563426" y="91975"/>
                                </a:lnTo>
                                <a:lnTo>
                                  <a:pt x="1582477" y="93219"/>
                                </a:lnTo>
                                <a:lnTo>
                                  <a:pt x="1601578" y="95302"/>
                                </a:lnTo>
                                <a:lnTo>
                                  <a:pt x="1620628" y="96585"/>
                                </a:lnTo>
                                <a:lnTo>
                                  <a:pt x="1639679" y="98122"/>
                                </a:lnTo>
                                <a:lnTo>
                                  <a:pt x="1658780" y="99963"/>
                                </a:lnTo>
                                <a:lnTo>
                                  <a:pt x="1677830" y="102389"/>
                                </a:lnTo>
                                <a:lnTo>
                                  <a:pt x="1696880" y="103735"/>
                                </a:lnTo>
                                <a:lnTo>
                                  <a:pt x="1715918" y="103926"/>
                                </a:lnTo>
                              </a:path>
                            </a:pathLst>
                          </a:custGeom>
                          <a:ln w="18971">
                            <a:solidFill>
                              <a:srgbClr val="FFFFFF"/>
                            </a:solidFill>
                            <a:prstDash val="solid"/>
                          </a:ln>
                        </wps:spPr>
                        <wps:bodyPr wrap="square" lIns="0" tIns="0" rIns="0" bIns="0" rtlCol="0">
                          <a:prstTxWarp prst="textNoShape">
                            <a:avLst/>
                          </a:prstTxWarp>
                          <a:noAutofit/>
                        </wps:bodyPr>
                      </wps:wsp>
                      <wps:wsp>
                        <wps:cNvPr id="99" name="Graphic 99"/>
                        <wps:cNvSpPr/>
                        <wps:spPr>
                          <a:xfrm>
                            <a:off x="495005" y="3237525"/>
                            <a:ext cx="1716405" cy="104139"/>
                          </a:xfrm>
                          <a:custGeom>
                            <a:avLst/>
                            <a:gdLst/>
                            <a:ahLst/>
                            <a:cxnLst/>
                            <a:rect l="l" t="t" r="r" b="b"/>
                            <a:pathLst>
                              <a:path w="1716405" h="104139">
                                <a:moveTo>
                                  <a:pt x="0" y="2730"/>
                                </a:moveTo>
                                <a:lnTo>
                                  <a:pt x="19101" y="1879"/>
                                </a:lnTo>
                                <a:lnTo>
                                  <a:pt x="38151" y="1231"/>
                                </a:lnTo>
                                <a:lnTo>
                                  <a:pt x="57201" y="0"/>
                                </a:lnTo>
                                <a:lnTo>
                                  <a:pt x="76303" y="1384"/>
                                </a:lnTo>
                                <a:lnTo>
                                  <a:pt x="95353" y="2032"/>
                                </a:lnTo>
                                <a:lnTo>
                                  <a:pt x="114403" y="4216"/>
                                </a:lnTo>
                                <a:lnTo>
                                  <a:pt x="133505" y="4660"/>
                                </a:lnTo>
                                <a:lnTo>
                                  <a:pt x="152555" y="4165"/>
                                </a:lnTo>
                                <a:lnTo>
                                  <a:pt x="171605" y="5854"/>
                                </a:lnTo>
                                <a:lnTo>
                                  <a:pt x="190656" y="7785"/>
                                </a:lnTo>
                                <a:lnTo>
                                  <a:pt x="209757" y="8585"/>
                                </a:lnTo>
                                <a:lnTo>
                                  <a:pt x="228807" y="9029"/>
                                </a:lnTo>
                                <a:lnTo>
                                  <a:pt x="247858" y="8039"/>
                                </a:lnTo>
                                <a:lnTo>
                                  <a:pt x="266959" y="8229"/>
                                </a:lnTo>
                                <a:lnTo>
                                  <a:pt x="286009" y="9626"/>
                                </a:lnTo>
                                <a:lnTo>
                                  <a:pt x="305060" y="10363"/>
                                </a:lnTo>
                                <a:lnTo>
                                  <a:pt x="324161" y="9677"/>
                                </a:lnTo>
                                <a:lnTo>
                                  <a:pt x="343211" y="11061"/>
                                </a:lnTo>
                                <a:lnTo>
                                  <a:pt x="362262" y="11557"/>
                                </a:lnTo>
                                <a:lnTo>
                                  <a:pt x="381350" y="12700"/>
                                </a:lnTo>
                                <a:lnTo>
                                  <a:pt x="400400" y="12890"/>
                                </a:lnTo>
                                <a:lnTo>
                                  <a:pt x="419451" y="13347"/>
                                </a:lnTo>
                                <a:lnTo>
                                  <a:pt x="438552" y="15481"/>
                                </a:lnTo>
                                <a:lnTo>
                                  <a:pt x="457602" y="16764"/>
                                </a:lnTo>
                                <a:lnTo>
                                  <a:pt x="476653" y="17462"/>
                                </a:lnTo>
                                <a:lnTo>
                                  <a:pt x="495703" y="19698"/>
                                </a:lnTo>
                                <a:lnTo>
                                  <a:pt x="514804" y="21425"/>
                                </a:lnTo>
                                <a:lnTo>
                                  <a:pt x="533855" y="23368"/>
                                </a:lnTo>
                                <a:lnTo>
                                  <a:pt x="552905" y="24651"/>
                                </a:lnTo>
                                <a:lnTo>
                                  <a:pt x="572006" y="24854"/>
                                </a:lnTo>
                                <a:lnTo>
                                  <a:pt x="591057" y="25146"/>
                                </a:lnTo>
                                <a:lnTo>
                                  <a:pt x="610107" y="25946"/>
                                </a:lnTo>
                                <a:lnTo>
                                  <a:pt x="629208" y="26238"/>
                                </a:lnTo>
                                <a:lnTo>
                                  <a:pt x="648259" y="27686"/>
                                </a:lnTo>
                                <a:lnTo>
                                  <a:pt x="667309" y="29312"/>
                                </a:lnTo>
                                <a:lnTo>
                                  <a:pt x="686410" y="30010"/>
                                </a:lnTo>
                                <a:lnTo>
                                  <a:pt x="705461" y="31153"/>
                                </a:lnTo>
                                <a:lnTo>
                                  <a:pt x="724511" y="32538"/>
                                </a:lnTo>
                                <a:lnTo>
                                  <a:pt x="743612" y="34074"/>
                                </a:lnTo>
                                <a:lnTo>
                                  <a:pt x="762662" y="35662"/>
                                </a:lnTo>
                                <a:lnTo>
                                  <a:pt x="781713" y="37300"/>
                                </a:lnTo>
                                <a:lnTo>
                                  <a:pt x="800814" y="37745"/>
                                </a:lnTo>
                                <a:lnTo>
                                  <a:pt x="819864" y="40132"/>
                                </a:lnTo>
                                <a:lnTo>
                                  <a:pt x="838915" y="40971"/>
                                </a:lnTo>
                                <a:lnTo>
                                  <a:pt x="857965" y="42368"/>
                                </a:lnTo>
                                <a:lnTo>
                                  <a:pt x="877066" y="43853"/>
                                </a:lnTo>
                                <a:lnTo>
                                  <a:pt x="896117" y="45238"/>
                                </a:lnTo>
                                <a:lnTo>
                                  <a:pt x="915167" y="47130"/>
                                </a:lnTo>
                                <a:lnTo>
                                  <a:pt x="934268" y="48019"/>
                                </a:lnTo>
                                <a:lnTo>
                                  <a:pt x="953319" y="49010"/>
                                </a:lnTo>
                                <a:lnTo>
                                  <a:pt x="972369" y="51448"/>
                                </a:lnTo>
                                <a:lnTo>
                                  <a:pt x="991470" y="52540"/>
                                </a:lnTo>
                                <a:lnTo>
                                  <a:pt x="1010521" y="53671"/>
                                </a:lnTo>
                                <a:lnTo>
                                  <a:pt x="1029571" y="54471"/>
                                </a:lnTo>
                                <a:lnTo>
                                  <a:pt x="1048660" y="55754"/>
                                </a:lnTo>
                                <a:lnTo>
                                  <a:pt x="1067710" y="55512"/>
                                </a:lnTo>
                                <a:lnTo>
                                  <a:pt x="1086760" y="57494"/>
                                </a:lnTo>
                                <a:lnTo>
                                  <a:pt x="1105861" y="59335"/>
                                </a:lnTo>
                                <a:lnTo>
                                  <a:pt x="1124912" y="60770"/>
                                </a:lnTo>
                                <a:lnTo>
                                  <a:pt x="1143962" y="61913"/>
                                </a:lnTo>
                                <a:lnTo>
                                  <a:pt x="1163063" y="63145"/>
                                </a:lnTo>
                                <a:lnTo>
                                  <a:pt x="1182114" y="64593"/>
                                </a:lnTo>
                                <a:lnTo>
                                  <a:pt x="1201164" y="65038"/>
                                </a:lnTo>
                                <a:lnTo>
                                  <a:pt x="1220215" y="66574"/>
                                </a:lnTo>
                                <a:lnTo>
                                  <a:pt x="1239316" y="67870"/>
                                </a:lnTo>
                                <a:lnTo>
                                  <a:pt x="1258366" y="68555"/>
                                </a:lnTo>
                                <a:lnTo>
                                  <a:pt x="1277416" y="69546"/>
                                </a:lnTo>
                                <a:lnTo>
                                  <a:pt x="1296518" y="71235"/>
                                </a:lnTo>
                                <a:lnTo>
                                  <a:pt x="1315568" y="72175"/>
                                </a:lnTo>
                                <a:lnTo>
                                  <a:pt x="1334618" y="73026"/>
                                </a:lnTo>
                                <a:lnTo>
                                  <a:pt x="1353720" y="75261"/>
                                </a:lnTo>
                                <a:lnTo>
                                  <a:pt x="1372770" y="75845"/>
                                </a:lnTo>
                                <a:lnTo>
                                  <a:pt x="1391820" y="77738"/>
                                </a:lnTo>
                                <a:lnTo>
                                  <a:pt x="1410922" y="79719"/>
                                </a:lnTo>
                                <a:lnTo>
                                  <a:pt x="1429972" y="81357"/>
                                </a:lnTo>
                                <a:lnTo>
                                  <a:pt x="1449022" y="82894"/>
                                </a:lnTo>
                                <a:lnTo>
                                  <a:pt x="1468124" y="84634"/>
                                </a:lnTo>
                                <a:lnTo>
                                  <a:pt x="1487174" y="85180"/>
                                </a:lnTo>
                                <a:lnTo>
                                  <a:pt x="1506224" y="87314"/>
                                </a:lnTo>
                                <a:lnTo>
                                  <a:pt x="1525275" y="88698"/>
                                </a:lnTo>
                                <a:lnTo>
                                  <a:pt x="1544376" y="89739"/>
                                </a:lnTo>
                                <a:lnTo>
                                  <a:pt x="1563426" y="91975"/>
                                </a:lnTo>
                                <a:lnTo>
                                  <a:pt x="1582477" y="93219"/>
                                </a:lnTo>
                                <a:lnTo>
                                  <a:pt x="1601578" y="95302"/>
                                </a:lnTo>
                                <a:lnTo>
                                  <a:pt x="1620628" y="96585"/>
                                </a:lnTo>
                                <a:lnTo>
                                  <a:pt x="1639679" y="98122"/>
                                </a:lnTo>
                                <a:lnTo>
                                  <a:pt x="1658780" y="99963"/>
                                </a:lnTo>
                                <a:lnTo>
                                  <a:pt x="1677830" y="102389"/>
                                </a:lnTo>
                                <a:lnTo>
                                  <a:pt x="1696880" y="103735"/>
                                </a:lnTo>
                                <a:lnTo>
                                  <a:pt x="1715918" y="103926"/>
                                </a:lnTo>
                              </a:path>
                            </a:pathLst>
                          </a:custGeom>
                          <a:ln w="8130">
                            <a:solidFill>
                              <a:srgbClr val="000000"/>
                            </a:solidFill>
                            <a:prstDash val="dash"/>
                          </a:ln>
                        </wps:spPr>
                        <wps:bodyPr wrap="square" lIns="0" tIns="0" rIns="0" bIns="0" rtlCol="0">
                          <a:prstTxWarp prst="textNoShape">
                            <a:avLst/>
                          </a:prstTxWarp>
                          <a:noAutofit/>
                        </wps:bodyPr>
                      </wps:wsp>
                      <wps:wsp>
                        <wps:cNvPr id="100" name="Graphic 100"/>
                        <wps:cNvSpPr/>
                        <wps:spPr>
                          <a:xfrm>
                            <a:off x="495005" y="2625132"/>
                            <a:ext cx="1716405" cy="1023619"/>
                          </a:xfrm>
                          <a:custGeom>
                            <a:avLst/>
                            <a:gdLst/>
                            <a:ahLst/>
                            <a:cxnLst/>
                            <a:rect l="l" t="t" r="r" b="b"/>
                            <a:pathLst>
                              <a:path w="1716405" h="1023619">
                                <a:moveTo>
                                  <a:pt x="0" y="0"/>
                                </a:moveTo>
                                <a:lnTo>
                                  <a:pt x="1715918" y="0"/>
                                </a:lnTo>
                                <a:lnTo>
                                  <a:pt x="1715918" y="1023310"/>
                                </a:lnTo>
                                <a:lnTo>
                                  <a:pt x="0" y="1023310"/>
                                </a:lnTo>
                                <a:lnTo>
                                  <a:pt x="0" y="0"/>
                                </a:lnTo>
                                <a:close/>
                              </a:path>
                            </a:pathLst>
                          </a:custGeom>
                          <a:ln w="16261">
                            <a:solidFill>
                              <a:srgbClr val="E66E50"/>
                            </a:solidFill>
                            <a:prstDash val="solid"/>
                          </a:ln>
                        </wps:spPr>
                        <wps:bodyPr wrap="square" lIns="0" tIns="0" rIns="0" bIns="0" rtlCol="0">
                          <a:prstTxWarp prst="textNoShape">
                            <a:avLst/>
                          </a:prstTxWarp>
                          <a:noAutofit/>
                        </wps:bodyPr>
                      </wps:wsp>
                      <wps:wsp>
                        <wps:cNvPr id="101" name="Graphic 101"/>
                        <wps:cNvSpPr/>
                        <wps:spPr>
                          <a:xfrm>
                            <a:off x="460231" y="2625132"/>
                            <a:ext cx="1751330" cy="1058545"/>
                          </a:xfrm>
                          <a:custGeom>
                            <a:avLst/>
                            <a:gdLst/>
                            <a:ahLst/>
                            <a:cxnLst/>
                            <a:rect l="l" t="t" r="r" b="b"/>
                            <a:pathLst>
                              <a:path w="1751330" h="1058545">
                                <a:moveTo>
                                  <a:pt x="0" y="1023310"/>
                                </a:moveTo>
                                <a:lnTo>
                                  <a:pt x="34773" y="1023310"/>
                                </a:lnTo>
                              </a:path>
                              <a:path w="1751330" h="1058545">
                                <a:moveTo>
                                  <a:pt x="0" y="818671"/>
                                </a:moveTo>
                                <a:lnTo>
                                  <a:pt x="34773" y="818671"/>
                                </a:lnTo>
                              </a:path>
                              <a:path w="1751330" h="1058545">
                                <a:moveTo>
                                  <a:pt x="0" y="613981"/>
                                </a:moveTo>
                                <a:lnTo>
                                  <a:pt x="34773" y="613981"/>
                                </a:lnTo>
                              </a:path>
                              <a:path w="1751330" h="1058545">
                                <a:moveTo>
                                  <a:pt x="0" y="409341"/>
                                </a:moveTo>
                                <a:lnTo>
                                  <a:pt x="34773" y="409341"/>
                                </a:lnTo>
                              </a:path>
                              <a:path w="1751330" h="1058545">
                                <a:moveTo>
                                  <a:pt x="0" y="204689"/>
                                </a:moveTo>
                                <a:lnTo>
                                  <a:pt x="34773" y="204689"/>
                                </a:lnTo>
                              </a:path>
                              <a:path w="1751330" h="1058545">
                                <a:moveTo>
                                  <a:pt x="0" y="0"/>
                                </a:moveTo>
                                <a:lnTo>
                                  <a:pt x="34773" y="0"/>
                                </a:lnTo>
                              </a:path>
                              <a:path w="1751330" h="1058545">
                                <a:moveTo>
                                  <a:pt x="34773" y="1058134"/>
                                </a:moveTo>
                                <a:lnTo>
                                  <a:pt x="34773" y="1023310"/>
                                </a:lnTo>
                              </a:path>
                              <a:path w="1751330" h="1058545">
                                <a:moveTo>
                                  <a:pt x="320783" y="1058134"/>
                                </a:moveTo>
                                <a:lnTo>
                                  <a:pt x="320783" y="1023310"/>
                                </a:lnTo>
                              </a:path>
                              <a:path w="1751330" h="1058545">
                                <a:moveTo>
                                  <a:pt x="606780" y="1058134"/>
                                </a:moveTo>
                                <a:lnTo>
                                  <a:pt x="606780" y="1023310"/>
                                </a:lnTo>
                              </a:path>
                              <a:path w="1751330" h="1058545">
                                <a:moveTo>
                                  <a:pt x="892738" y="1058134"/>
                                </a:moveTo>
                                <a:lnTo>
                                  <a:pt x="892738" y="1023310"/>
                                </a:lnTo>
                              </a:path>
                              <a:path w="1751330" h="1058545">
                                <a:moveTo>
                                  <a:pt x="1178736" y="1058134"/>
                                </a:moveTo>
                                <a:lnTo>
                                  <a:pt x="1178736" y="1023310"/>
                                </a:lnTo>
                              </a:path>
                              <a:path w="1751330" h="1058545">
                                <a:moveTo>
                                  <a:pt x="1464745" y="1058134"/>
                                </a:moveTo>
                                <a:lnTo>
                                  <a:pt x="1464745" y="1023310"/>
                                </a:lnTo>
                              </a:path>
                              <a:path w="1751330" h="1058545">
                                <a:moveTo>
                                  <a:pt x="1750742" y="1058134"/>
                                </a:moveTo>
                                <a:lnTo>
                                  <a:pt x="1750742" y="1023310"/>
                                </a:lnTo>
                              </a:path>
                            </a:pathLst>
                          </a:custGeom>
                          <a:ln w="8130">
                            <a:solidFill>
                              <a:srgbClr val="4D4D4D"/>
                            </a:solidFill>
                            <a:prstDash val="solid"/>
                          </a:ln>
                        </wps:spPr>
                        <wps:bodyPr wrap="square" lIns="0" tIns="0" rIns="0" bIns="0" rtlCol="0">
                          <a:prstTxWarp prst="textNoShape">
                            <a:avLst/>
                          </a:prstTxWarp>
                          <a:noAutofit/>
                        </wps:bodyPr>
                      </wps:wsp>
                      <wps:wsp>
                        <wps:cNvPr id="102" name="Graphic 102"/>
                        <wps:cNvSpPr/>
                        <wps:spPr>
                          <a:xfrm>
                            <a:off x="2740816" y="3546103"/>
                            <a:ext cx="1716405" cy="1270"/>
                          </a:xfrm>
                          <a:custGeom>
                            <a:avLst/>
                            <a:gdLst/>
                            <a:ahLst/>
                            <a:cxnLst/>
                            <a:rect l="l" t="t" r="r" b="b"/>
                            <a:pathLst>
                              <a:path w="1716405">
                                <a:moveTo>
                                  <a:pt x="0" y="0"/>
                                </a:moveTo>
                                <a:lnTo>
                                  <a:pt x="1715931" y="0"/>
                                </a:lnTo>
                              </a:path>
                            </a:pathLst>
                          </a:custGeom>
                          <a:ln w="6775">
                            <a:solidFill>
                              <a:srgbClr val="EBEBEB"/>
                            </a:solidFill>
                            <a:prstDash val="solid"/>
                          </a:ln>
                        </wps:spPr>
                        <wps:bodyPr wrap="square" lIns="0" tIns="0" rIns="0" bIns="0" rtlCol="0">
                          <a:prstTxWarp prst="textNoShape">
                            <a:avLst/>
                          </a:prstTxWarp>
                          <a:noAutofit/>
                        </wps:bodyPr>
                      </wps:wsp>
                      <wps:wsp>
                        <wps:cNvPr id="103" name="Graphic 103"/>
                        <wps:cNvSpPr/>
                        <wps:spPr>
                          <a:xfrm>
                            <a:off x="2740816" y="3341451"/>
                            <a:ext cx="1716405" cy="1270"/>
                          </a:xfrm>
                          <a:custGeom>
                            <a:avLst/>
                            <a:gdLst/>
                            <a:ahLst/>
                            <a:cxnLst/>
                            <a:rect l="l" t="t" r="r" b="b"/>
                            <a:pathLst>
                              <a:path w="1716405">
                                <a:moveTo>
                                  <a:pt x="0" y="0"/>
                                </a:moveTo>
                                <a:lnTo>
                                  <a:pt x="1715931" y="0"/>
                                </a:lnTo>
                              </a:path>
                            </a:pathLst>
                          </a:custGeom>
                          <a:ln w="6775">
                            <a:solidFill>
                              <a:srgbClr val="EBEBEB"/>
                            </a:solidFill>
                            <a:prstDash val="solid"/>
                          </a:ln>
                        </wps:spPr>
                        <wps:bodyPr wrap="square" lIns="0" tIns="0" rIns="0" bIns="0" rtlCol="0">
                          <a:prstTxWarp prst="textNoShape">
                            <a:avLst/>
                          </a:prstTxWarp>
                          <a:noAutofit/>
                        </wps:bodyPr>
                      </wps:wsp>
                      <wps:wsp>
                        <wps:cNvPr id="104" name="Graphic 104"/>
                        <wps:cNvSpPr/>
                        <wps:spPr>
                          <a:xfrm>
                            <a:off x="2740816" y="3136812"/>
                            <a:ext cx="1716405" cy="1270"/>
                          </a:xfrm>
                          <a:custGeom>
                            <a:avLst/>
                            <a:gdLst/>
                            <a:ahLst/>
                            <a:cxnLst/>
                            <a:rect l="l" t="t" r="r" b="b"/>
                            <a:pathLst>
                              <a:path w="1716405">
                                <a:moveTo>
                                  <a:pt x="0" y="0"/>
                                </a:moveTo>
                                <a:lnTo>
                                  <a:pt x="1715931" y="0"/>
                                </a:lnTo>
                              </a:path>
                            </a:pathLst>
                          </a:custGeom>
                          <a:ln w="6775">
                            <a:solidFill>
                              <a:srgbClr val="EBEBEB"/>
                            </a:solidFill>
                            <a:prstDash val="solid"/>
                          </a:ln>
                        </wps:spPr>
                        <wps:bodyPr wrap="square" lIns="0" tIns="0" rIns="0" bIns="0" rtlCol="0">
                          <a:prstTxWarp prst="textNoShape">
                            <a:avLst/>
                          </a:prstTxWarp>
                          <a:noAutofit/>
                        </wps:bodyPr>
                      </wps:wsp>
                      <wps:wsp>
                        <wps:cNvPr id="105" name="Graphic 105"/>
                        <wps:cNvSpPr/>
                        <wps:spPr>
                          <a:xfrm>
                            <a:off x="2740816" y="2932122"/>
                            <a:ext cx="1716405" cy="1270"/>
                          </a:xfrm>
                          <a:custGeom>
                            <a:avLst/>
                            <a:gdLst/>
                            <a:ahLst/>
                            <a:cxnLst/>
                            <a:rect l="l" t="t" r="r" b="b"/>
                            <a:pathLst>
                              <a:path w="1716405">
                                <a:moveTo>
                                  <a:pt x="0" y="0"/>
                                </a:moveTo>
                                <a:lnTo>
                                  <a:pt x="1715931" y="0"/>
                                </a:lnTo>
                              </a:path>
                            </a:pathLst>
                          </a:custGeom>
                          <a:ln w="6775">
                            <a:solidFill>
                              <a:srgbClr val="EBEBEB"/>
                            </a:solidFill>
                            <a:prstDash val="solid"/>
                          </a:ln>
                        </wps:spPr>
                        <wps:bodyPr wrap="square" lIns="0" tIns="0" rIns="0" bIns="0" rtlCol="0">
                          <a:prstTxWarp prst="textNoShape">
                            <a:avLst/>
                          </a:prstTxWarp>
                          <a:noAutofit/>
                        </wps:bodyPr>
                      </wps:wsp>
                      <wps:wsp>
                        <wps:cNvPr id="106" name="Graphic 106"/>
                        <wps:cNvSpPr/>
                        <wps:spPr>
                          <a:xfrm>
                            <a:off x="2740816" y="2727483"/>
                            <a:ext cx="1716405" cy="1270"/>
                          </a:xfrm>
                          <a:custGeom>
                            <a:avLst/>
                            <a:gdLst/>
                            <a:ahLst/>
                            <a:cxnLst/>
                            <a:rect l="l" t="t" r="r" b="b"/>
                            <a:pathLst>
                              <a:path w="1716405">
                                <a:moveTo>
                                  <a:pt x="0" y="0"/>
                                </a:moveTo>
                                <a:lnTo>
                                  <a:pt x="1715931" y="0"/>
                                </a:lnTo>
                              </a:path>
                            </a:pathLst>
                          </a:custGeom>
                          <a:ln w="6775">
                            <a:solidFill>
                              <a:srgbClr val="EBEBEB"/>
                            </a:solidFill>
                            <a:prstDash val="solid"/>
                          </a:ln>
                        </wps:spPr>
                        <wps:bodyPr wrap="square" lIns="0" tIns="0" rIns="0" bIns="0" rtlCol="0">
                          <a:prstTxWarp prst="textNoShape">
                            <a:avLst/>
                          </a:prstTxWarp>
                          <a:noAutofit/>
                        </wps:bodyPr>
                      </wps:wsp>
                      <wps:wsp>
                        <wps:cNvPr id="107" name="Graphic 107"/>
                        <wps:cNvSpPr/>
                        <wps:spPr>
                          <a:xfrm>
                            <a:off x="2740816" y="3648442"/>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108" name="Graphic 108"/>
                        <wps:cNvSpPr/>
                        <wps:spPr>
                          <a:xfrm>
                            <a:off x="2740816" y="3443803"/>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109" name="Graphic 109"/>
                        <wps:cNvSpPr/>
                        <wps:spPr>
                          <a:xfrm>
                            <a:off x="2740816" y="3239113"/>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110" name="Graphic 110"/>
                        <wps:cNvSpPr/>
                        <wps:spPr>
                          <a:xfrm>
                            <a:off x="2740816" y="3034474"/>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111" name="Graphic 111"/>
                        <wps:cNvSpPr/>
                        <wps:spPr>
                          <a:xfrm>
                            <a:off x="2740816" y="2829822"/>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112" name="Graphic 112"/>
                        <wps:cNvSpPr/>
                        <wps:spPr>
                          <a:xfrm>
                            <a:off x="2740816" y="2625132"/>
                            <a:ext cx="1716405" cy="1270"/>
                          </a:xfrm>
                          <a:custGeom>
                            <a:avLst/>
                            <a:gdLst/>
                            <a:ahLst/>
                            <a:cxnLst/>
                            <a:rect l="l" t="t" r="r" b="b"/>
                            <a:pathLst>
                              <a:path w="1716405">
                                <a:moveTo>
                                  <a:pt x="0" y="0"/>
                                </a:moveTo>
                                <a:lnTo>
                                  <a:pt x="1715931" y="0"/>
                                </a:lnTo>
                              </a:path>
                            </a:pathLst>
                          </a:custGeom>
                          <a:ln w="13550">
                            <a:solidFill>
                              <a:srgbClr val="EBEBEB"/>
                            </a:solidFill>
                            <a:prstDash val="solid"/>
                          </a:ln>
                        </wps:spPr>
                        <wps:bodyPr wrap="square" lIns="0" tIns="0" rIns="0" bIns="0" rtlCol="0">
                          <a:prstTxWarp prst="textNoShape">
                            <a:avLst/>
                          </a:prstTxWarp>
                          <a:noAutofit/>
                        </wps:bodyPr>
                      </wps:wsp>
                      <wps:wsp>
                        <wps:cNvPr id="113" name="Graphic 113"/>
                        <wps:cNvSpPr/>
                        <wps:spPr>
                          <a:xfrm>
                            <a:off x="2740816" y="2900168"/>
                            <a:ext cx="1716405" cy="360045"/>
                          </a:xfrm>
                          <a:custGeom>
                            <a:avLst/>
                            <a:gdLst/>
                            <a:ahLst/>
                            <a:cxnLst/>
                            <a:rect l="l" t="t" r="r" b="b"/>
                            <a:pathLst>
                              <a:path w="1716405" h="360045">
                                <a:moveTo>
                                  <a:pt x="1715918" y="359772"/>
                                </a:moveTo>
                                <a:lnTo>
                                  <a:pt x="1696880" y="359328"/>
                                </a:lnTo>
                                <a:lnTo>
                                  <a:pt x="1677830" y="356902"/>
                                </a:lnTo>
                                <a:lnTo>
                                  <a:pt x="1658729" y="353829"/>
                                </a:lnTo>
                                <a:lnTo>
                                  <a:pt x="1620628" y="351390"/>
                                </a:lnTo>
                                <a:lnTo>
                                  <a:pt x="1582477" y="347478"/>
                                </a:lnTo>
                                <a:lnTo>
                                  <a:pt x="1544325" y="349206"/>
                                </a:lnTo>
                                <a:lnTo>
                                  <a:pt x="1525275" y="348164"/>
                                </a:lnTo>
                                <a:lnTo>
                                  <a:pt x="1506224" y="346335"/>
                                </a:lnTo>
                                <a:lnTo>
                                  <a:pt x="1487123" y="345091"/>
                                </a:lnTo>
                                <a:lnTo>
                                  <a:pt x="1468073" y="346285"/>
                                </a:lnTo>
                                <a:lnTo>
                                  <a:pt x="1449022" y="345840"/>
                                </a:lnTo>
                                <a:lnTo>
                                  <a:pt x="1410871" y="342271"/>
                                </a:lnTo>
                                <a:lnTo>
                                  <a:pt x="1391820" y="341370"/>
                                </a:lnTo>
                                <a:lnTo>
                                  <a:pt x="1372719" y="340976"/>
                                </a:lnTo>
                                <a:lnTo>
                                  <a:pt x="1353669" y="341522"/>
                                </a:lnTo>
                                <a:lnTo>
                                  <a:pt x="1315568" y="341027"/>
                                </a:lnTo>
                                <a:lnTo>
                                  <a:pt x="1296467" y="340138"/>
                                </a:lnTo>
                                <a:lnTo>
                                  <a:pt x="1277416" y="340379"/>
                                </a:lnTo>
                                <a:lnTo>
                                  <a:pt x="1258366" y="341865"/>
                                </a:lnTo>
                                <a:lnTo>
                                  <a:pt x="1239265" y="342817"/>
                                </a:lnTo>
                                <a:lnTo>
                                  <a:pt x="1220215" y="341522"/>
                                </a:lnTo>
                                <a:lnTo>
                                  <a:pt x="1201164" y="341268"/>
                                </a:lnTo>
                                <a:lnTo>
                                  <a:pt x="1182063" y="342309"/>
                                </a:lnTo>
                                <a:lnTo>
                                  <a:pt x="1143962" y="341674"/>
                                </a:lnTo>
                                <a:lnTo>
                                  <a:pt x="1124861" y="340582"/>
                                </a:lnTo>
                                <a:lnTo>
                                  <a:pt x="1105811" y="339833"/>
                                </a:lnTo>
                                <a:lnTo>
                                  <a:pt x="1067672" y="341522"/>
                                </a:lnTo>
                                <a:lnTo>
                                  <a:pt x="1048621" y="341763"/>
                                </a:lnTo>
                                <a:lnTo>
                                  <a:pt x="1010521" y="343110"/>
                                </a:lnTo>
                                <a:lnTo>
                                  <a:pt x="991419" y="342360"/>
                                </a:lnTo>
                                <a:lnTo>
                                  <a:pt x="972369" y="340328"/>
                                </a:lnTo>
                                <a:lnTo>
                                  <a:pt x="915167" y="342817"/>
                                </a:lnTo>
                                <a:lnTo>
                                  <a:pt x="896117" y="343059"/>
                                </a:lnTo>
                                <a:lnTo>
                                  <a:pt x="877016" y="342513"/>
                                </a:lnTo>
                                <a:lnTo>
                                  <a:pt x="857965" y="340976"/>
                                </a:lnTo>
                                <a:lnTo>
                                  <a:pt x="838915" y="340087"/>
                                </a:lnTo>
                                <a:lnTo>
                                  <a:pt x="819814" y="340722"/>
                                </a:lnTo>
                                <a:lnTo>
                                  <a:pt x="800763" y="342068"/>
                                </a:lnTo>
                                <a:lnTo>
                                  <a:pt x="781713" y="341916"/>
                                </a:lnTo>
                                <a:lnTo>
                                  <a:pt x="762612" y="341179"/>
                                </a:lnTo>
                                <a:lnTo>
                                  <a:pt x="743561" y="341471"/>
                                </a:lnTo>
                                <a:lnTo>
                                  <a:pt x="705410" y="343110"/>
                                </a:lnTo>
                                <a:lnTo>
                                  <a:pt x="686359" y="341967"/>
                                </a:lnTo>
                                <a:lnTo>
                                  <a:pt x="667309" y="341967"/>
                                </a:lnTo>
                                <a:lnTo>
                                  <a:pt x="648259" y="342462"/>
                                </a:lnTo>
                                <a:lnTo>
                                  <a:pt x="629157" y="342017"/>
                                </a:lnTo>
                                <a:lnTo>
                                  <a:pt x="610107" y="340874"/>
                                </a:lnTo>
                                <a:lnTo>
                                  <a:pt x="591057" y="341624"/>
                                </a:lnTo>
                                <a:lnTo>
                                  <a:pt x="571955" y="343059"/>
                                </a:lnTo>
                                <a:lnTo>
                                  <a:pt x="552905" y="342665"/>
                                </a:lnTo>
                                <a:lnTo>
                                  <a:pt x="533855" y="341865"/>
                                </a:lnTo>
                                <a:lnTo>
                                  <a:pt x="514754" y="342017"/>
                                </a:lnTo>
                                <a:lnTo>
                                  <a:pt x="495703" y="342563"/>
                                </a:lnTo>
                                <a:lnTo>
                                  <a:pt x="476653" y="344646"/>
                                </a:lnTo>
                                <a:lnTo>
                                  <a:pt x="457564" y="343313"/>
                                </a:lnTo>
                                <a:lnTo>
                                  <a:pt x="438514" y="342716"/>
                                </a:lnTo>
                                <a:lnTo>
                                  <a:pt x="419464" y="343351"/>
                                </a:lnTo>
                                <a:lnTo>
                                  <a:pt x="381312" y="343008"/>
                                </a:lnTo>
                                <a:lnTo>
                                  <a:pt x="362262" y="342513"/>
                                </a:lnTo>
                                <a:lnTo>
                                  <a:pt x="324110" y="340430"/>
                                </a:lnTo>
                                <a:lnTo>
                                  <a:pt x="266908" y="339731"/>
                                </a:lnTo>
                                <a:lnTo>
                                  <a:pt x="247858" y="338995"/>
                                </a:lnTo>
                                <a:lnTo>
                                  <a:pt x="228807" y="339388"/>
                                </a:lnTo>
                                <a:lnTo>
                                  <a:pt x="209706" y="340531"/>
                                </a:lnTo>
                                <a:lnTo>
                                  <a:pt x="190656" y="340328"/>
                                </a:lnTo>
                                <a:lnTo>
                                  <a:pt x="152504" y="340684"/>
                                </a:lnTo>
                                <a:lnTo>
                                  <a:pt x="133454" y="341624"/>
                                </a:lnTo>
                                <a:lnTo>
                                  <a:pt x="76252" y="341865"/>
                                </a:lnTo>
                                <a:lnTo>
                                  <a:pt x="57201" y="344799"/>
                                </a:lnTo>
                                <a:lnTo>
                                  <a:pt x="38100" y="346577"/>
                                </a:lnTo>
                                <a:lnTo>
                                  <a:pt x="19050" y="348025"/>
                                </a:lnTo>
                                <a:lnTo>
                                  <a:pt x="0" y="348520"/>
                                </a:lnTo>
                                <a:lnTo>
                                  <a:pt x="0" y="282885"/>
                                </a:lnTo>
                                <a:lnTo>
                                  <a:pt x="19050" y="280396"/>
                                </a:lnTo>
                                <a:lnTo>
                                  <a:pt x="38100" y="277525"/>
                                </a:lnTo>
                                <a:lnTo>
                                  <a:pt x="57201" y="275049"/>
                                </a:lnTo>
                                <a:lnTo>
                                  <a:pt x="76252" y="273055"/>
                                </a:lnTo>
                                <a:lnTo>
                                  <a:pt x="95302" y="268737"/>
                                </a:lnTo>
                                <a:lnTo>
                                  <a:pt x="114403" y="264927"/>
                                </a:lnTo>
                                <a:lnTo>
                                  <a:pt x="133454" y="263187"/>
                                </a:lnTo>
                                <a:lnTo>
                                  <a:pt x="152504" y="259859"/>
                                </a:lnTo>
                                <a:lnTo>
                                  <a:pt x="171605" y="257484"/>
                                </a:lnTo>
                                <a:lnTo>
                                  <a:pt x="209706" y="250982"/>
                                </a:lnTo>
                                <a:lnTo>
                                  <a:pt x="228807" y="245280"/>
                                </a:lnTo>
                                <a:lnTo>
                                  <a:pt x="247858" y="246473"/>
                                </a:lnTo>
                                <a:lnTo>
                                  <a:pt x="266908" y="245381"/>
                                </a:lnTo>
                                <a:lnTo>
                                  <a:pt x="286009" y="242498"/>
                                </a:lnTo>
                                <a:lnTo>
                                  <a:pt x="305060" y="240860"/>
                                </a:lnTo>
                                <a:lnTo>
                                  <a:pt x="324110" y="236250"/>
                                </a:lnTo>
                                <a:lnTo>
                                  <a:pt x="343160" y="232770"/>
                                </a:lnTo>
                                <a:lnTo>
                                  <a:pt x="362262" y="228464"/>
                                </a:lnTo>
                                <a:lnTo>
                                  <a:pt x="381312" y="225340"/>
                                </a:lnTo>
                                <a:lnTo>
                                  <a:pt x="400362" y="221568"/>
                                </a:lnTo>
                                <a:lnTo>
                                  <a:pt x="438514" y="218685"/>
                                </a:lnTo>
                                <a:lnTo>
                                  <a:pt x="457564" y="216806"/>
                                </a:lnTo>
                                <a:lnTo>
                                  <a:pt x="476653" y="213084"/>
                                </a:lnTo>
                                <a:lnTo>
                                  <a:pt x="495703" y="211243"/>
                                </a:lnTo>
                                <a:lnTo>
                                  <a:pt x="514754" y="207026"/>
                                </a:lnTo>
                                <a:lnTo>
                                  <a:pt x="533855" y="203064"/>
                                </a:lnTo>
                                <a:lnTo>
                                  <a:pt x="552905" y="200181"/>
                                </a:lnTo>
                                <a:lnTo>
                                  <a:pt x="571955" y="196714"/>
                                </a:lnTo>
                                <a:lnTo>
                                  <a:pt x="591057" y="194275"/>
                                </a:lnTo>
                                <a:lnTo>
                                  <a:pt x="610107" y="192993"/>
                                </a:lnTo>
                                <a:lnTo>
                                  <a:pt x="629157" y="191202"/>
                                </a:lnTo>
                                <a:lnTo>
                                  <a:pt x="648259" y="186985"/>
                                </a:lnTo>
                                <a:lnTo>
                                  <a:pt x="667309" y="184306"/>
                                </a:lnTo>
                                <a:lnTo>
                                  <a:pt x="686359" y="181969"/>
                                </a:lnTo>
                                <a:lnTo>
                                  <a:pt x="705410" y="177562"/>
                                </a:lnTo>
                                <a:lnTo>
                                  <a:pt x="743561" y="171504"/>
                                </a:lnTo>
                                <a:lnTo>
                                  <a:pt x="781713" y="166347"/>
                                </a:lnTo>
                                <a:lnTo>
                                  <a:pt x="800763" y="164011"/>
                                </a:lnTo>
                                <a:lnTo>
                                  <a:pt x="819814" y="160785"/>
                                </a:lnTo>
                                <a:lnTo>
                                  <a:pt x="838915" y="156276"/>
                                </a:lnTo>
                                <a:lnTo>
                                  <a:pt x="857965" y="152060"/>
                                </a:lnTo>
                                <a:lnTo>
                                  <a:pt x="877016" y="149977"/>
                                </a:lnTo>
                                <a:lnTo>
                                  <a:pt x="896117" y="147551"/>
                                </a:lnTo>
                                <a:lnTo>
                                  <a:pt x="915167" y="147145"/>
                                </a:lnTo>
                                <a:lnTo>
                                  <a:pt x="934218" y="145811"/>
                                </a:lnTo>
                                <a:lnTo>
                                  <a:pt x="953319" y="143030"/>
                                </a:lnTo>
                                <a:lnTo>
                                  <a:pt x="972369" y="140744"/>
                                </a:lnTo>
                                <a:lnTo>
                                  <a:pt x="991419" y="136184"/>
                                </a:lnTo>
                                <a:lnTo>
                                  <a:pt x="1010521" y="133505"/>
                                </a:lnTo>
                                <a:lnTo>
                                  <a:pt x="1029571" y="131473"/>
                                </a:lnTo>
                                <a:lnTo>
                                  <a:pt x="1048621" y="126659"/>
                                </a:lnTo>
                                <a:lnTo>
                                  <a:pt x="1067672" y="123382"/>
                                </a:lnTo>
                                <a:lnTo>
                                  <a:pt x="1124861" y="118023"/>
                                </a:lnTo>
                                <a:lnTo>
                                  <a:pt x="1143962" y="114111"/>
                                </a:lnTo>
                                <a:lnTo>
                                  <a:pt x="1163013" y="111774"/>
                                </a:lnTo>
                                <a:lnTo>
                                  <a:pt x="1201164" y="104878"/>
                                </a:lnTo>
                                <a:lnTo>
                                  <a:pt x="1220215" y="103240"/>
                                </a:lnTo>
                                <a:lnTo>
                                  <a:pt x="1258366" y="97931"/>
                                </a:lnTo>
                                <a:lnTo>
                                  <a:pt x="1296467" y="91238"/>
                                </a:lnTo>
                                <a:lnTo>
                                  <a:pt x="1334618" y="81815"/>
                                </a:lnTo>
                                <a:lnTo>
                                  <a:pt x="1353669" y="80329"/>
                                </a:lnTo>
                                <a:lnTo>
                                  <a:pt x="1372719" y="78093"/>
                                </a:lnTo>
                                <a:lnTo>
                                  <a:pt x="1391820" y="74867"/>
                                </a:lnTo>
                                <a:lnTo>
                                  <a:pt x="1410871" y="68809"/>
                                </a:lnTo>
                                <a:lnTo>
                                  <a:pt x="1429921" y="63653"/>
                                </a:lnTo>
                                <a:lnTo>
                                  <a:pt x="1449022" y="58891"/>
                                </a:lnTo>
                                <a:lnTo>
                                  <a:pt x="1487123" y="47384"/>
                                </a:lnTo>
                                <a:lnTo>
                                  <a:pt x="1506224" y="43663"/>
                                </a:lnTo>
                                <a:lnTo>
                                  <a:pt x="1525275" y="38405"/>
                                </a:lnTo>
                                <a:lnTo>
                                  <a:pt x="1544325" y="36919"/>
                                </a:lnTo>
                                <a:lnTo>
                                  <a:pt x="1563426" y="34328"/>
                                </a:lnTo>
                                <a:lnTo>
                                  <a:pt x="1582477" y="28931"/>
                                </a:lnTo>
                                <a:lnTo>
                                  <a:pt x="1601527" y="25451"/>
                                </a:lnTo>
                                <a:lnTo>
                                  <a:pt x="1620628" y="21438"/>
                                </a:lnTo>
                                <a:lnTo>
                                  <a:pt x="1639679" y="17069"/>
                                </a:lnTo>
                                <a:lnTo>
                                  <a:pt x="1658729" y="13106"/>
                                </a:lnTo>
                                <a:lnTo>
                                  <a:pt x="1677830" y="7645"/>
                                </a:lnTo>
                                <a:lnTo>
                                  <a:pt x="1696880" y="3124"/>
                                </a:lnTo>
                                <a:lnTo>
                                  <a:pt x="1715918" y="0"/>
                                </a:lnTo>
                                <a:lnTo>
                                  <a:pt x="1715918" y="359772"/>
                                </a:lnTo>
                                <a:close/>
                              </a:path>
                            </a:pathLst>
                          </a:custGeom>
                          <a:solidFill>
                            <a:srgbClr val="937567"/>
                          </a:solidFill>
                        </wps:spPr>
                        <wps:bodyPr wrap="square" lIns="0" tIns="0" rIns="0" bIns="0" rtlCol="0">
                          <a:prstTxWarp prst="textNoShape">
                            <a:avLst/>
                          </a:prstTxWarp>
                          <a:noAutofit/>
                        </wps:bodyPr>
                      </wps:wsp>
                      <wps:wsp>
                        <wps:cNvPr id="114" name="Graphic 114"/>
                        <wps:cNvSpPr/>
                        <wps:spPr>
                          <a:xfrm>
                            <a:off x="2740816" y="2918279"/>
                            <a:ext cx="1716405" cy="328295"/>
                          </a:xfrm>
                          <a:custGeom>
                            <a:avLst/>
                            <a:gdLst/>
                            <a:ahLst/>
                            <a:cxnLst/>
                            <a:rect l="l" t="t" r="r" b="b"/>
                            <a:pathLst>
                              <a:path w="1716405" h="328295">
                                <a:moveTo>
                                  <a:pt x="0" y="327679"/>
                                </a:moveTo>
                                <a:lnTo>
                                  <a:pt x="0" y="267454"/>
                                </a:lnTo>
                                <a:lnTo>
                                  <a:pt x="19050" y="265460"/>
                                </a:lnTo>
                                <a:lnTo>
                                  <a:pt x="38100" y="262488"/>
                                </a:lnTo>
                                <a:lnTo>
                                  <a:pt x="57201" y="259809"/>
                                </a:lnTo>
                                <a:lnTo>
                                  <a:pt x="76252" y="257726"/>
                                </a:lnTo>
                                <a:lnTo>
                                  <a:pt x="95302" y="253268"/>
                                </a:lnTo>
                                <a:lnTo>
                                  <a:pt x="114403" y="249636"/>
                                </a:lnTo>
                                <a:lnTo>
                                  <a:pt x="133454" y="247997"/>
                                </a:lnTo>
                                <a:lnTo>
                                  <a:pt x="152504" y="244924"/>
                                </a:lnTo>
                                <a:lnTo>
                                  <a:pt x="171605" y="242689"/>
                                </a:lnTo>
                                <a:lnTo>
                                  <a:pt x="209706" y="236300"/>
                                </a:lnTo>
                                <a:lnTo>
                                  <a:pt x="228807" y="230585"/>
                                </a:lnTo>
                                <a:lnTo>
                                  <a:pt x="247858" y="231830"/>
                                </a:lnTo>
                                <a:lnTo>
                                  <a:pt x="266908" y="230687"/>
                                </a:lnTo>
                                <a:lnTo>
                                  <a:pt x="286009" y="227867"/>
                                </a:lnTo>
                                <a:lnTo>
                                  <a:pt x="305060" y="226623"/>
                                </a:lnTo>
                                <a:lnTo>
                                  <a:pt x="324110" y="222254"/>
                                </a:lnTo>
                                <a:lnTo>
                                  <a:pt x="343160" y="219282"/>
                                </a:lnTo>
                                <a:lnTo>
                                  <a:pt x="362262" y="214862"/>
                                </a:lnTo>
                                <a:lnTo>
                                  <a:pt x="381312" y="211637"/>
                                </a:lnTo>
                                <a:lnTo>
                                  <a:pt x="400362" y="207763"/>
                                </a:lnTo>
                                <a:lnTo>
                                  <a:pt x="419464" y="206175"/>
                                </a:lnTo>
                                <a:lnTo>
                                  <a:pt x="457564" y="203356"/>
                                </a:lnTo>
                                <a:lnTo>
                                  <a:pt x="476653" y="199876"/>
                                </a:lnTo>
                                <a:lnTo>
                                  <a:pt x="495703" y="198238"/>
                                </a:lnTo>
                                <a:lnTo>
                                  <a:pt x="514754" y="194275"/>
                                </a:lnTo>
                                <a:lnTo>
                                  <a:pt x="533855" y="190605"/>
                                </a:lnTo>
                                <a:lnTo>
                                  <a:pt x="552905" y="187976"/>
                                </a:lnTo>
                                <a:lnTo>
                                  <a:pt x="571955" y="184496"/>
                                </a:lnTo>
                                <a:lnTo>
                                  <a:pt x="591057" y="182070"/>
                                </a:lnTo>
                                <a:lnTo>
                                  <a:pt x="629157" y="179695"/>
                                </a:lnTo>
                                <a:lnTo>
                                  <a:pt x="648259" y="175225"/>
                                </a:lnTo>
                                <a:lnTo>
                                  <a:pt x="667309" y="172939"/>
                                </a:lnTo>
                                <a:lnTo>
                                  <a:pt x="686359" y="170310"/>
                                </a:lnTo>
                                <a:lnTo>
                                  <a:pt x="705410" y="165649"/>
                                </a:lnTo>
                                <a:lnTo>
                                  <a:pt x="743561" y="159553"/>
                                </a:lnTo>
                                <a:lnTo>
                                  <a:pt x="781713" y="153990"/>
                                </a:lnTo>
                                <a:lnTo>
                                  <a:pt x="800763" y="151666"/>
                                </a:lnTo>
                                <a:lnTo>
                                  <a:pt x="819814" y="147983"/>
                                </a:lnTo>
                                <a:lnTo>
                                  <a:pt x="838915" y="143474"/>
                                </a:lnTo>
                                <a:lnTo>
                                  <a:pt x="857965" y="139309"/>
                                </a:lnTo>
                                <a:lnTo>
                                  <a:pt x="877016" y="137416"/>
                                </a:lnTo>
                                <a:lnTo>
                                  <a:pt x="896117" y="134940"/>
                                </a:lnTo>
                                <a:lnTo>
                                  <a:pt x="915167" y="134495"/>
                                </a:lnTo>
                                <a:lnTo>
                                  <a:pt x="934218" y="132616"/>
                                </a:lnTo>
                                <a:lnTo>
                                  <a:pt x="953319" y="129631"/>
                                </a:lnTo>
                                <a:lnTo>
                                  <a:pt x="972369" y="127104"/>
                                </a:lnTo>
                                <a:lnTo>
                                  <a:pt x="991419" y="122836"/>
                                </a:lnTo>
                                <a:lnTo>
                                  <a:pt x="1010521" y="119661"/>
                                </a:lnTo>
                                <a:lnTo>
                                  <a:pt x="1029571" y="117680"/>
                                </a:lnTo>
                                <a:lnTo>
                                  <a:pt x="1048621" y="113159"/>
                                </a:lnTo>
                                <a:lnTo>
                                  <a:pt x="1067672" y="109742"/>
                                </a:lnTo>
                                <a:lnTo>
                                  <a:pt x="1124861" y="104484"/>
                                </a:lnTo>
                                <a:lnTo>
                                  <a:pt x="1143962" y="100954"/>
                                </a:lnTo>
                                <a:lnTo>
                                  <a:pt x="1163013" y="98528"/>
                                </a:lnTo>
                                <a:lnTo>
                                  <a:pt x="1182063" y="95696"/>
                                </a:lnTo>
                                <a:lnTo>
                                  <a:pt x="1201164" y="91924"/>
                                </a:lnTo>
                                <a:lnTo>
                                  <a:pt x="1220215" y="90248"/>
                                </a:lnTo>
                                <a:lnTo>
                                  <a:pt x="1258366" y="85129"/>
                                </a:lnTo>
                                <a:lnTo>
                                  <a:pt x="1296467" y="78779"/>
                                </a:lnTo>
                                <a:lnTo>
                                  <a:pt x="1334618" y="69648"/>
                                </a:lnTo>
                                <a:lnTo>
                                  <a:pt x="1372719" y="66231"/>
                                </a:lnTo>
                                <a:lnTo>
                                  <a:pt x="1391820" y="63259"/>
                                </a:lnTo>
                                <a:lnTo>
                                  <a:pt x="1410871" y="58192"/>
                                </a:lnTo>
                                <a:lnTo>
                                  <a:pt x="1429921" y="53874"/>
                                </a:lnTo>
                                <a:lnTo>
                                  <a:pt x="1449022" y="49810"/>
                                </a:lnTo>
                                <a:lnTo>
                                  <a:pt x="1487123" y="39637"/>
                                </a:lnTo>
                                <a:lnTo>
                                  <a:pt x="1506224" y="36564"/>
                                </a:lnTo>
                                <a:lnTo>
                                  <a:pt x="1525275" y="31903"/>
                                </a:lnTo>
                                <a:lnTo>
                                  <a:pt x="1544325" y="30912"/>
                                </a:lnTo>
                                <a:lnTo>
                                  <a:pt x="1563426" y="28778"/>
                                </a:lnTo>
                                <a:lnTo>
                                  <a:pt x="1582477" y="24016"/>
                                </a:lnTo>
                                <a:lnTo>
                                  <a:pt x="1601527" y="21488"/>
                                </a:lnTo>
                                <a:lnTo>
                                  <a:pt x="1620628" y="18161"/>
                                </a:lnTo>
                                <a:lnTo>
                                  <a:pt x="1639679" y="14389"/>
                                </a:lnTo>
                                <a:lnTo>
                                  <a:pt x="1658729" y="11265"/>
                                </a:lnTo>
                                <a:lnTo>
                                  <a:pt x="1677830" y="6896"/>
                                </a:lnTo>
                                <a:lnTo>
                                  <a:pt x="1696880" y="2882"/>
                                </a:lnTo>
                                <a:lnTo>
                                  <a:pt x="1715918" y="0"/>
                                </a:lnTo>
                                <a:lnTo>
                                  <a:pt x="1715918" y="323564"/>
                                </a:lnTo>
                                <a:lnTo>
                                  <a:pt x="1696880" y="323361"/>
                                </a:lnTo>
                                <a:lnTo>
                                  <a:pt x="1658729" y="319436"/>
                                </a:lnTo>
                                <a:lnTo>
                                  <a:pt x="1639679" y="319093"/>
                                </a:lnTo>
                                <a:lnTo>
                                  <a:pt x="1620628" y="318446"/>
                                </a:lnTo>
                                <a:lnTo>
                                  <a:pt x="1601527" y="317163"/>
                                </a:lnTo>
                                <a:lnTo>
                                  <a:pt x="1582477" y="316172"/>
                                </a:lnTo>
                                <a:lnTo>
                                  <a:pt x="1544325" y="318992"/>
                                </a:lnTo>
                                <a:lnTo>
                                  <a:pt x="1525275" y="318446"/>
                                </a:lnTo>
                                <a:lnTo>
                                  <a:pt x="1506224" y="317265"/>
                                </a:lnTo>
                                <a:lnTo>
                                  <a:pt x="1487123" y="316668"/>
                                </a:lnTo>
                                <a:lnTo>
                                  <a:pt x="1468073" y="318395"/>
                                </a:lnTo>
                                <a:lnTo>
                                  <a:pt x="1449022" y="318700"/>
                                </a:lnTo>
                                <a:lnTo>
                                  <a:pt x="1429921" y="317506"/>
                                </a:lnTo>
                                <a:lnTo>
                                  <a:pt x="1410871" y="316718"/>
                                </a:lnTo>
                                <a:lnTo>
                                  <a:pt x="1372719" y="316617"/>
                                </a:lnTo>
                                <a:lnTo>
                                  <a:pt x="1353669" y="317607"/>
                                </a:lnTo>
                                <a:lnTo>
                                  <a:pt x="1296467" y="316414"/>
                                </a:lnTo>
                                <a:lnTo>
                                  <a:pt x="1277416" y="316718"/>
                                </a:lnTo>
                                <a:lnTo>
                                  <a:pt x="1258366" y="318446"/>
                                </a:lnTo>
                                <a:lnTo>
                                  <a:pt x="1239265" y="319640"/>
                                </a:lnTo>
                                <a:lnTo>
                                  <a:pt x="1220215" y="318306"/>
                                </a:lnTo>
                                <a:lnTo>
                                  <a:pt x="1201164" y="318001"/>
                                </a:lnTo>
                                <a:lnTo>
                                  <a:pt x="1182063" y="318890"/>
                                </a:lnTo>
                                <a:lnTo>
                                  <a:pt x="1163013" y="318992"/>
                                </a:lnTo>
                                <a:lnTo>
                                  <a:pt x="1143962" y="318649"/>
                                </a:lnTo>
                                <a:lnTo>
                                  <a:pt x="1105811" y="317265"/>
                                </a:lnTo>
                                <a:lnTo>
                                  <a:pt x="1067672" y="318992"/>
                                </a:lnTo>
                                <a:lnTo>
                                  <a:pt x="1048621" y="318992"/>
                                </a:lnTo>
                                <a:lnTo>
                                  <a:pt x="1029571" y="320033"/>
                                </a:lnTo>
                                <a:lnTo>
                                  <a:pt x="1010521" y="320732"/>
                                </a:lnTo>
                                <a:lnTo>
                                  <a:pt x="991419" y="319487"/>
                                </a:lnTo>
                                <a:lnTo>
                                  <a:pt x="972369" y="317709"/>
                                </a:lnTo>
                                <a:lnTo>
                                  <a:pt x="934218" y="318941"/>
                                </a:lnTo>
                                <a:lnTo>
                                  <a:pt x="896117" y="319436"/>
                                </a:lnTo>
                                <a:lnTo>
                                  <a:pt x="877016" y="318801"/>
                                </a:lnTo>
                                <a:lnTo>
                                  <a:pt x="857965" y="317455"/>
                                </a:lnTo>
                                <a:lnTo>
                                  <a:pt x="838915" y="316617"/>
                                </a:lnTo>
                                <a:lnTo>
                                  <a:pt x="800763" y="318154"/>
                                </a:lnTo>
                                <a:lnTo>
                                  <a:pt x="781713" y="318052"/>
                                </a:lnTo>
                                <a:lnTo>
                                  <a:pt x="762612" y="317214"/>
                                </a:lnTo>
                                <a:lnTo>
                                  <a:pt x="743561" y="317163"/>
                                </a:lnTo>
                                <a:lnTo>
                                  <a:pt x="705410" y="318750"/>
                                </a:lnTo>
                                <a:lnTo>
                                  <a:pt x="686359" y="317455"/>
                                </a:lnTo>
                                <a:lnTo>
                                  <a:pt x="667309" y="317061"/>
                                </a:lnTo>
                                <a:lnTo>
                                  <a:pt x="648259" y="318001"/>
                                </a:lnTo>
                                <a:lnTo>
                                  <a:pt x="610107" y="316668"/>
                                </a:lnTo>
                                <a:lnTo>
                                  <a:pt x="591057" y="317607"/>
                                </a:lnTo>
                                <a:lnTo>
                                  <a:pt x="571955" y="319043"/>
                                </a:lnTo>
                                <a:lnTo>
                                  <a:pt x="533855" y="318103"/>
                                </a:lnTo>
                                <a:lnTo>
                                  <a:pt x="514754" y="318547"/>
                                </a:lnTo>
                                <a:lnTo>
                                  <a:pt x="495703" y="319347"/>
                                </a:lnTo>
                                <a:lnTo>
                                  <a:pt x="476653" y="321621"/>
                                </a:lnTo>
                                <a:lnTo>
                                  <a:pt x="457564" y="320529"/>
                                </a:lnTo>
                                <a:lnTo>
                                  <a:pt x="438514" y="320287"/>
                                </a:lnTo>
                                <a:lnTo>
                                  <a:pt x="419464" y="320986"/>
                                </a:lnTo>
                                <a:lnTo>
                                  <a:pt x="381312" y="320478"/>
                                </a:lnTo>
                                <a:lnTo>
                                  <a:pt x="362262" y="319944"/>
                                </a:lnTo>
                                <a:lnTo>
                                  <a:pt x="343160" y="318700"/>
                                </a:lnTo>
                                <a:lnTo>
                                  <a:pt x="324110" y="318204"/>
                                </a:lnTo>
                                <a:lnTo>
                                  <a:pt x="286009" y="318496"/>
                                </a:lnTo>
                                <a:lnTo>
                                  <a:pt x="266908" y="318204"/>
                                </a:lnTo>
                                <a:lnTo>
                                  <a:pt x="247858" y="317353"/>
                                </a:lnTo>
                                <a:lnTo>
                                  <a:pt x="228807" y="317900"/>
                                </a:lnTo>
                                <a:lnTo>
                                  <a:pt x="209706" y="318992"/>
                                </a:lnTo>
                                <a:lnTo>
                                  <a:pt x="190656" y="318750"/>
                                </a:lnTo>
                                <a:lnTo>
                                  <a:pt x="152504" y="319436"/>
                                </a:lnTo>
                                <a:lnTo>
                                  <a:pt x="133454" y="320529"/>
                                </a:lnTo>
                                <a:lnTo>
                                  <a:pt x="76252" y="320986"/>
                                </a:lnTo>
                                <a:lnTo>
                                  <a:pt x="57201" y="323856"/>
                                </a:lnTo>
                                <a:lnTo>
                                  <a:pt x="19050" y="326739"/>
                                </a:lnTo>
                                <a:lnTo>
                                  <a:pt x="0" y="327679"/>
                                </a:lnTo>
                                <a:close/>
                              </a:path>
                            </a:pathLst>
                          </a:custGeom>
                          <a:solidFill>
                            <a:srgbClr val="8E85C3"/>
                          </a:solidFill>
                        </wps:spPr>
                        <wps:bodyPr wrap="square" lIns="0" tIns="0" rIns="0" bIns="0" rtlCol="0">
                          <a:prstTxWarp prst="textNoShape">
                            <a:avLst/>
                          </a:prstTxWarp>
                          <a:noAutofit/>
                        </wps:bodyPr>
                      </wps:wsp>
                      <wps:wsp>
                        <wps:cNvPr id="115" name="Graphic 115"/>
                        <wps:cNvSpPr/>
                        <wps:spPr>
                          <a:xfrm>
                            <a:off x="2740816" y="2946410"/>
                            <a:ext cx="1716405" cy="291465"/>
                          </a:xfrm>
                          <a:custGeom>
                            <a:avLst/>
                            <a:gdLst/>
                            <a:ahLst/>
                            <a:cxnLst/>
                            <a:rect l="l" t="t" r="r" b="b"/>
                            <a:pathLst>
                              <a:path w="1716405" h="291465">
                                <a:moveTo>
                                  <a:pt x="0" y="291458"/>
                                </a:moveTo>
                                <a:lnTo>
                                  <a:pt x="0" y="247400"/>
                                </a:lnTo>
                                <a:lnTo>
                                  <a:pt x="19050" y="245673"/>
                                </a:lnTo>
                                <a:lnTo>
                                  <a:pt x="38100" y="243679"/>
                                </a:lnTo>
                                <a:lnTo>
                                  <a:pt x="57201" y="242346"/>
                                </a:lnTo>
                                <a:lnTo>
                                  <a:pt x="76252" y="241406"/>
                                </a:lnTo>
                                <a:lnTo>
                                  <a:pt x="95302" y="237482"/>
                                </a:lnTo>
                                <a:lnTo>
                                  <a:pt x="114403" y="234751"/>
                                </a:lnTo>
                                <a:lnTo>
                                  <a:pt x="171605" y="228502"/>
                                </a:lnTo>
                                <a:lnTo>
                                  <a:pt x="190656" y="225823"/>
                                </a:lnTo>
                                <a:lnTo>
                                  <a:pt x="209706" y="223549"/>
                                </a:lnTo>
                                <a:lnTo>
                                  <a:pt x="228807" y="218330"/>
                                </a:lnTo>
                                <a:lnTo>
                                  <a:pt x="247858" y="219320"/>
                                </a:lnTo>
                                <a:lnTo>
                                  <a:pt x="266908" y="217987"/>
                                </a:lnTo>
                                <a:lnTo>
                                  <a:pt x="286009" y="215853"/>
                                </a:lnTo>
                                <a:lnTo>
                                  <a:pt x="305060" y="215561"/>
                                </a:lnTo>
                                <a:lnTo>
                                  <a:pt x="324110" y="211891"/>
                                </a:lnTo>
                                <a:lnTo>
                                  <a:pt x="343160" y="209350"/>
                                </a:lnTo>
                                <a:lnTo>
                                  <a:pt x="362262" y="204740"/>
                                </a:lnTo>
                                <a:lnTo>
                                  <a:pt x="381312" y="202315"/>
                                </a:lnTo>
                                <a:lnTo>
                                  <a:pt x="400362" y="198885"/>
                                </a:lnTo>
                                <a:lnTo>
                                  <a:pt x="419464" y="197793"/>
                                </a:lnTo>
                                <a:lnTo>
                                  <a:pt x="438514" y="196104"/>
                                </a:lnTo>
                                <a:lnTo>
                                  <a:pt x="457564" y="193882"/>
                                </a:lnTo>
                                <a:lnTo>
                                  <a:pt x="476653" y="190795"/>
                                </a:lnTo>
                                <a:lnTo>
                                  <a:pt x="495703" y="189259"/>
                                </a:lnTo>
                                <a:lnTo>
                                  <a:pt x="514754" y="185347"/>
                                </a:lnTo>
                                <a:lnTo>
                                  <a:pt x="533855" y="181867"/>
                                </a:lnTo>
                                <a:lnTo>
                                  <a:pt x="552905" y="179391"/>
                                </a:lnTo>
                                <a:lnTo>
                                  <a:pt x="571955" y="176457"/>
                                </a:lnTo>
                                <a:lnTo>
                                  <a:pt x="591057" y="174628"/>
                                </a:lnTo>
                                <a:lnTo>
                                  <a:pt x="610107" y="173142"/>
                                </a:lnTo>
                                <a:lnTo>
                                  <a:pt x="629157" y="171948"/>
                                </a:lnTo>
                                <a:lnTo>
                                  <a:pt x="648259" y="167986"/>
                                </a:lnTo>
                                <a:lnTo>
                                  <a:pt x="667309" y="166195"/>
                                </a:lnTo>
                                <a:lnTo>
                                  <a:pt x="686359" y="162868"/>
                                </a:lnTo>
                                <a:lnTo>
                                  <a:pt x="705410" y="158207"/>
                                </a:lnTo>
                                <a:lnTo>
                                  <a:pt x="743561" y="151958"/>
                                </a:lnTo>
                                <a:lnTo>
                                  <a:pt x="762612" y="149520"/>
                                </a:lnTo>
                                <a:lnTo>
                                  <a:pt x="781713" y="146751"/>
                                </a:lnTo>
                                <a:lnTo>
                                  <a:pt x="800763" y="144414"/>
                                </a:lnTo>
                                <a:lnTo>
                                  <a:pt x="819814" y="140896"/>
                                </a:lnTo>
                                <a:lnTo>
                                  <a:pt x="838915" y="136629"/>
                                </a:lnTo>
                                <a:lnTo>
                                  <a:pt x="857965" y="133009"/>
                                </a:lnTo>
                                <a:lnTo>
                                  <a:pt x="877016" y="130469"/>
                                </a:lnTo>
                                <a:lnTo>
                                  <a:pt x="896117" y="128196"/>
                                </a:lnTo>
                                <a:lnTo>
                                  <a:pt x="915167" y="128145"/>
                                </a:lnTo>
                                <a:lnTo>
                                  <a:pt x="934218" y="126558"/>
                                </a:lnTo>
                                <a:lnTo>
                                  <a:pt x="972369" y="120995"/>
                                </a:lnTo>
                                <a:lnTo>
                                  <a:pt x="991419" y="116537"/>
                                </a:lnTo>
                                <a:lnTo>
                                  <a:pt x="1010521" y="113959"/>
                                </a:lnTo>
                                <a:lnTo>
                                  <a:pt x="1029571" y="112016"/>
                                </a:lnTo>
                                <a:lnTo>
                                  <a:pt x="1048621" y="107952"/>
                                </a:lnTo>
                                <a:lnTo>
                                  <a:pt x="1067672" y="104332"/>
                                </a:lnTo>
                                <a:lnTo>
                                  <a:pt x="1086760" y="103392"/>
                                </a:lnTo>
                                <a:lnTo>
                                  <a:pt x="1124861" y="100014"/>
                                </a:lnTo>
                                <a:lnTo>
                                  <a:pt x="1182063" y="91086"/>
                                </a:lnTo>
                                <a:lnTo>
                                  <a:pt x="1201164" y="87606"/>
                                </a:lnTo>
                                <a:lnTo>
                                  <a:pt x="1220215" y="85726"/>
                                </a:lnTo>
                                <a:lnTo>
                                  <a:pt x="1258366" y="80862"/>
                                </a:lnTo>
                                <a:lnTo>
                                  <a:pt x="1296467" y="75160"/>
                                </a:lnTo>
                                <a:lnTo>
                                  <a:pt x="1334618" y="66028"/>
                                </a:lnTo>
                                <a:lnTo>
                                  <a:pt x="1372719" y="62358"/>
                                </a:lnTo>
                                <a:lnTo>
                                  <a:pt x="1391820" y="59678"/>
                                </a:lnTo>
                                <a:lnTo>
                                  <a:pt x="1410871" y="54471"/>
                                </a:lnTo>
                                <a:lnTo>
                                  <a:pt x="1429921" y="50051"/>
                                </a:lnTo>
                                <a:lnTo>
                                  <a:pt x="1449022" y="46089"/>
                                </a:lnTo>
                                <a:lnTo>
                                  <a:pt x="1487123" y="36906"/>
                                </a:lnTo>
                                <a:lnTo>
                                  <a:pt x="1506224" y="33731"/>
                                </a:lnTo>
                                <a:lnTo>
                                  <a:pt x="1525275" y="29020"/>
                                </a:lnTo>
                                <a:lnTo>
                                  <a:pt x="1544325" y="27927"/>
                                </a:lnTo>
                                <a:lnTo>
                                  <a:pt x="1563426" y="26289"/>
                                </a:lnTo>
                                <a:lnTo>
                                  <a:pt x="1582477" y="22377"/>
                                </a:lnTo>
                                <a:lnTo>
                                  <a:pt x="1601527" y="19990"/>
                                </a:lnTo>
                                <a:lnTo>
                                  <a:pt x="1620628" y="17310"/>
                                </a:lnTo>
                                <a:lnTo>
                                  <a:pt x="1639679" y="13449"/>
                                </a:lnTo>
                                <a:lnTo>
                                  <a:pt x="1658729" y="10414"/>
                                </a:lnTo>
                                <a:lnTo>
                                  <a:pt x="1696880" y="2527"/>
                                </a:lnTo>
                                <a:lnTo>
                                  <a:pt x="1715918" y="0"/>
                                </a:lnTo>
                                <a:lnTo>
                                  <a:pt x="1715918" y="267302"/>
                                </a:lnTo>
                                <a:lnTo>
                                  <a:pt x="1696880" y="267454"/>
                                </a:lnTo>
                                <a:lnTo>
                                  <a:pt x="1658729" y="264025"/>
                                </a:lnTo>
                                <a:lnTo>
                                  <a:pt x="1639679" y="263771"/>
                                </a:lnTo>
                                <a:lnTo>
                                  <a:pt x="1582477" y="261549"/>
                                </a:lnTo>
                                <a:lnTo>
                                  <a:pt x="1563426" y="263873"/>
                                </a:lnTo>
                                <a:lnTo>
                                  <a:pt x="1544325" y="265714"/>
                                </a:lnTo>
                                <a:lnTo>
                                  <a:pt x="1525275" y="265067"/>
                                </a:lnTo>
                                <a:lnTo>
                                  <a:pt x="1506224" y="263771"/>
                                </a:lnTo>
                                <a:lnTo>
                                  <a:pt x="1487123" y="263136"/>
                                </a:lnTo>
                                <a:lnTo>
                                  <a:pt x="1468073" y="265321"/>
                                </a:lnTo>
                                <a:lnTo>
                                  <a:pt x="1449022" y="266159"/>
                                </a:lnTo>
                                <a:lnTo>
                                  <a:pt x="1410871" y="264127"/>
                                </a:lnTo>
                                <a:lnTo>
                                  <a:pt x="1372719" y="264228"/>
                                </a:lnTo>
                                <a:lnTo>
                                  <a:pt x="1353669" y="265270"/>
                                </a:lnTo>
                                <a:lnTo>
                                  <a:pt x="1334618" y="264622"/>
                                </a:lnTo>
                                <a:lnTo>
                                  <a:pt x="1296467" y="263733"/>
                                </a:lnTo>
                                <a:lnTo>
                                  <a:pt x="1277416" y="264470"/>
                                </a:lnTo>
                                <a:lnTo>
                                  <a:pt x="1258366" y="266502"/>
                                </a:lnTo>
                                <a:lnTo>
                                  <a:pt x="1239265" y="267848"/>
                                </a:lnTo>
                                <a:lnTo>
                                  <a:pt x="1220215" y="266502"/>
                                </a:lnTo>
                                <a:lnTo>
                                  <a:pt x="1201164" y="266006"/>
                                </a:lnTo>
                                <a:lnTo>
                                  <a:pt x="1182063" y="267251"/>
                                </a:lnTo>
                                <a:lnTo>
                                  <a:pt x="1163013" y="267251"/>
                                </a:lnTo>
                                <a:lnTo>
                                  <a:pt x="1143962" y="266413"/>
                                </a:lnTo>
                                <a:lnTo>
                                  <a:pt x="1105811" y="265562"/>
                                </a:lnTo>
                                <a:lnTo>
                                  <a:pt x="1086760" y="266502"/>
                                </a:lnTo>
                                <a:lnTo>
                                  <a:pt x="1067672" y="268089"/>
                                </a:lnTo>
                                <a:lnTo>
                                  <a:pt x="1048621" y="267949"/>
                                </a:lnTo>
                                <a:lnTo>
                                  <a:pt x="1029571" y="269435"/>
                                </a:lnTo>
                                <a:lnTo>
                                  <a:pt x="1010521" y="270172"/>
                                </a:lnTo>
                                <a:lnTo>
                                  <a:pt x="991419" y="269486"/>
                                </a:lnTo>
                                <a:lnTo>
                                  <a:pt x="972369" y="267543"/>
                                </a:lnTo>
                                <a:lnTo>
                                  <a:pt x="953319" y="267797"/>
                                </a:lnTo>
                                <a:lnTo>
                                  <a:pt x="934218" y="268737"/>
                                </a:lnTo>
                                <a:lnTo>
                                  <a:pt x="896117" y="269982"/>
                                </a:lnTo>
                                <a:lnTo>
                                  <a:pt x="877016" y="269537"/>
                                </a:lnTo>
                                <a:lnTo>
                                  <a:pt x="857965" y="267492"/>
                                </a:lnTo>
                                <a:lnTo>
                                  <a:pt x="838915" y="267251"/>
                                </a:lnTo>
                                <a:lnTo>
                                  <a:pt x="800763" y="269181"/>
                                </a:lnTo>
                                <a:lnTo>
                                  <a:pt x="781713" y="269042"/>
                                </a:lnTo>
                                <a:lnTo>
                                  <a:pt x="762612" y="268140"/>
                                </a:lnTo>
                                <a:lnTo>
                                  <a:pt x="743561" y="268496"/>
                                </a:lnTo>
                                <a:lnTo>
                                  <a:pt x="724511" y="269385"/>
                                </a:lnTo>
                                <a:lnTo>
                                  <a:pt x="705410" y="269982"/>
                                </a:lnTo>
                                <a:lnTo>
                                  <a:pt x="686359" y="268584"/>
                                </a:lnTo>
                                <a:lnTo>
                                  <a:pt x="667309" y="267543"/>
                                </a:lnTo>
                                <a:lnTo>
                                  <a:pt x="648259" y="268991"/>
                                </a:lnTo>
                                <a:lnTo>
                                  <a:pt x="629157" y="268788"/>
                                </a:lnTo>
                                <a:lnTo>
                                  <a:pt x="610107" y="268242"/>
                                </a:lnTo>
                                <a:lnTo>
                                  <a:pt x="591057" y="268838"/>
                                </a:lnTo>
                                <a:lnTo>
                                  <a:pt x="571955" y="270769"/>
                                </a:lnTo>
                                <a:lnTo>
                                  <a:pt x="552905" y="270972"/>
                                </a:lnTo>
                                <a:lnTo>
                                  <a:pt x="533855" y="270578"/>
                                </a:lnTo>
                                <a:lnTo>
                                  <a:pt x="495703" y="272064"/>
                                </a:lnTo>
                                <a:lnTo>
                                  <a:pt x="476653" y="274490"/>
                                </a:lnTo>
                                <a:lnTo>
                                  <a:pt x="438514" y="272801"/>
                                </a:lnTo>
                                <a:lnTo>
                                  <a:pt x="419464" y="273157"/>
                                </a:lnTo>
                                <a:lnTo>
                                  <a:pt x="362262" y="273804"/>
                                </a:lnTo>
                                <a:lnTo>
                                  <a:pt x="343160" y="272356"/>
                                </a:lnTo>
                                <a:lnTo>
                                  <a:pt x="324110" y="272356"/>
                                </a:lnTo>
                                <a:lnTo>
                                  <a:pt x="305060" y="273055"/>
                                </a:lnTo>
                                <a:lnTo>
                                  <a:pt x="286009" y="274249"/>
                                </a:lnTo>
                                <a:lnTo>
                                  <a:pt x="266908" y="274643"/>
                                </a:lnTo>
                                <a:lnTo>
                                  <a:pt x="247858" y="273652"/>
                                </a:lnTo>
                                <a:lnTo>
                                  <a:pt x="228807" y="273893"/>
                                </a:lnTo>
                                <a:lnTo>
                                  <a:pt x="209706" y="275481"/>
                                </a:lnTo>
                                <a:lnTo>
                                  <a:pt x="152504" y="277564"/>
                                </a:lnTo>
                                <a:lnTo>
                                  <a:pt x="133454" y="279608"/>
                                </a:lnTo>
                                <a:lnTo>
                                  <a:pt x="114403" y="279405"/>
                                </a:lnTo>
                                <a:lnTo>
                                  <a:pt x="95302" y="280497"/>
                                </a:lnTo>
                                <a:lnTo>
                                  <a:pt x="76252" y="281043"/>
                                </a:lnTo>
                                <a:lnTo>
                                  <a:pt x="57201" y="285006"/>
                                </a:lnTo>
                                <a:lnTo>
                                  <a:pt x="38100" y="287940"/>
                                </a:lnTo>
                                <a:lnTo>
                                  <a:pt x="19050" y="290226"/>
                                </a:lnTo>
                                <a:lnTo>
                                  <a:pt x="0" y="291458"/>
                                </a:lnTo>
                                <a:close/>
                              </a:path>
                            </a:pathLst>
                          </a:custGeom>
                          <a:solidFill>
                            <a:srgbClr val="6B95B1"/>
                          </a:solidFill>
                        </wps:spPr>
                        <wps:bodyPr wrap="square" lIns="0" tIns="0" rIns="0" bIns="0" rtlCol="0">
                          <a:prstTxWarp prst="textNoShape">
                            <a:avLst/>
                          </a:prstTxWarp>
                          <a:noAutofit/>
                        </wps:bodyPr>
                      </wps:wsp>
                      <wps:wsp>
                        <wps:cNvPr id="116" name="Graphic 116"/>
                        <wps:cNvSpPr/>
                        <wps:spPr>
                          <a:xfrm>
                            <a:off x="2740816" y="2960901"/>
                            <a:ext cx="1716405" cy="273685"/>
                          </a:xfrm>
                          <a:custGeom>
                            <a:avLst/>
                            <a:gdLst/>
                            <a:ahLst/>
                            <a:cxnLst/>
                            <a:rect l="l" t="t" r="r" b="b"/>
                            <a:pathLst>
                              <a:path w="1716405" h="273685">
                                <a:moveTo>
                                  <a:pt x="0" y="273601"/>
                                </a:moveTo>
                                <a:lnTo>
                                  <a:pt x="0" y="236339"/>
                                </a:lnTo>
                                <a:lnTo>
                                  <a:pt x="19050" y="234992"/>
                                </a:lnTo>
                                <a:lnTo>
                                  <a:pt x="38100" y="233316"/>
                                </a:lnTo>
                                <a:lnTo>
                                  <a:pt x="57201" y="232516"/>
                                </a:lnTo>
                                <a:lnTo>
                                  <a:pt x="76252" y="232224"/>
                                </a:lnTo>
                                <a:lnTo>
                                  <a:pt x="95302" y="228744"/>
                                </a:lnTo>
                                <a:lnTo>
                                  <a:pt x="133454" y="224083"/>
                                </a:lnTo>
                                <a:lnTo>
                                  <a:pt x="152504" y="222495"/>
                                </a:lnTo>
                                <a:lnTo>
                                  <a:pt x="190656" y="218037"/>
                                </a:lnTo>
                                <a:lnTo>
                                  <a:pt x="209706" y="216094"/>
                                </a:lnTo>
                                <a:lnTo>
                                  <a:pt x="228807" y="211484"/>
                                </a:lnTo>
                                <a:lnTo>
                                  <a:pt x="247858" y="212233"/>
                                </a:lnTo>
                                <a:lnTo>
                                  <a:pt x="266908" y="210595"/>
                                </a:lnTo>
                                <a:lnTo>
                                  <a:pt x="286009" y="208550"/>
                                </a:lnTo>
                                <a:lnTo>
                                  <a:pt x="305060" y="208309"/>
                                </a:lnTo>
                                <a:lnTo>
                                  <a:pt x="324110" y="205236"/>
                                </a:lnTo>
                                <a:lnTo>
                                  <a:pt x="343160" y="202797"/>
                                </a:lnTo>
                                <a:lnTo>
                                  <a:pt x="362262" y="197984"/>
                                </a:lnTo>
                                <a:lnTo>
                                  <a:pt x="381312" y="195850"/>
                                </a:lnTo>
                                <a:lnTo>
                                  <a:pt x="400362" y="192980"/>
                                </a:lnTo>
                                <a:lnTo>
                                  <a:pt x="419464" y="191596"/>
                                </a:lnTo>
                                <a:lnTo>
                                  <a:pt x="438514" y="189957"/>
                                </a:lnTo>
                                <a:lnTo>
                                  <a:pt x="457564" y="187227"/>
                                </a:lnTo>
                                <a:lnTo>
                                  <a:pt x="476653" y="184153"/>
                                </a:lnTo>
                                <a:lnTo>
                                  <a:pt x="495703" y="182413"/>
                                </a:lnTo>
                                <a:lnTo>
                                  <a:pt x="533855" y="175263"/>
                                </a:lnTo>
                                <a:lnTo>
                                  <a:pt x="571955" y="169865"/>
                                </a:lnTo>
                                <a:lnTo>
                                  <a:pt x="610107" y="166487"/>
                                </a:lnTo>
                                <a:lnTo>
                                  <a:pt x="629157" y="165344"/>
                                </a:lnTo>
                                <a:lnTo>
                                  <a:pt x="648259" y="161128"/>
                                </a:lnTo>
                                <a:lnTo>
                                  <a:pt x="667309" y="159591"/>
                                </a:lnTo>
                                <a:lnTo>
                                  <a:pt x="686359" y="155971"/>
                                </a:lnTo>
                                <a:lnTo>
                                  <a:pt x="705410" y="151158"/>
                                </a:lnTo>
                                <a:lnTo>
                                  <a:pt x="724511" y="147729"/>
                                </a:lnTo>
                                <a:lnTo>
                                  <a:pt x="743561" y="144706"/>
                                </a:lnTo>
                                <a:lnTo>
                                  <a:pt x="800763" y="136921"/>
                                </a:lnTo>
                                <a:lnTo>
                                  <a:pt x="819814" y="133390"/>
                                </a:lnTo>
                                <a:lnTo>
                                  <a:pt x="838915" y="129174"/>
                                </a:lnTo>
                                <a:lnTo>
                                  <a:pt x="877016" y="122582"/>
                                </a:lnTo>
                                <a:lnTo>
                                  <a:pt x="896117" y="120157"/>
                                </a:lnTo>
                                <a:lnTo>
                                  <a:pt x="915167" y="119801"/>
                                </a:lnTo>
                                <a:lnTo>
                                  <a:pt x="934218" y="118315"/>
                                </a:lnTo>
                                <a:lnTo>
                                  <a:pt x="953319" y="115686"/>
                                </a:lnTo>
                                <a:lnTo>
                                  <a:pt x="972369" y="112752"/>
                                </a:lnTo>
                                <a:lnTo>
                                  <a:pt x="991419" y="108193"/>
                                </a:lnTo>
                                <a:lnTo>
                                  <a:pt x="1010521" y="105615"/>
                                </a:lnTo>
                                <a:lnTo>
                                  <a:pt x="1029571" y="103430"/>
                                </a:lnTo>
                                <a:lnTo>
                                  <a:pt x="1067672" y="96382"/>
                                </a:lnTo>
                                <a:lnTo>
                                  <a:pt x="1086760" y="95544"/>
                                </a:lnTo>
                                <a:lnTo>
                                  <a:pt x="1124861" y="92216"/>
                                </a:lnTo>
                                <a:lnTo>
                                  <a:pt x="1143962" y="89295"/>
                                </a:lnTo>
                                <a:lnTo>
                                  <a:pt x="1201164" y="81002"/>
                                </a:lnTo>
                                <a:lnTo>
                                  <a:pt x="1277416" y="72175"/>
                                </a:lnTo>
                                <a:lnTo>
                                  <a:pt x="1315568" y="65673"/>
                                </a:lnTo>
                                <a:lnTo>
                                  <a:pt x="1334618" y="61062"/>
                                </a:lnTo>
                                <a:lnTo>
                                  <a:pt x="1353669" y="59081"/>
                                </a:lnTo>
                                <a:lnTo>
                                  <a:pt x="1372719" y="57595"/>
                                </a:lnTo>
                                <a:lnTo>
                                  <a:pt x="1391820" y="55208"/>
                                </a:lnTo>
                                <a:lnTo>
                                  <a:pt x="1410871" y="50305"/>
                                </a:lnTo>
                                <a:lnTo>
                                  <a:pt x="1449022" y="42456"/>
                                </a:lnTo>
                                <a:lnTo>
                                  <a:pt x="1487123" y="34379"/>
                                </a:lnTo>
                                <a:lnTo>
                                  <a:pt x="1506224" y="31344"/>
                                </a:lnTo>
                                <a:lnTo>
                                  <a:pt x="1525275" y="26988"/>
                                </a:lnTo>
                                <a:lnTo>
                                  <a:pt x="1544325" y="25794"/>
                                </a:lnTo>
                                <a:lnTo>
                                  <a:pt x="1563426" y="24308"/>
                                </a:lnTo>
                                <a:lnTo>
                                  <a:pt x="1582477" y="20930"/>
                                </a:lnTo>
                                <a:lnTo>
                                  <a:pt x="1620628" y="15913"/>
                                </a:lnTo>
                                <a:lnTo>
                                  <a:pt x="1639679" y="12204"/>
                                </a:lnTo>
                                <a:lnTo>
                                  <a:pt x="1658729" y="9423"/>
                                </a:lnTo>
                                <a:lnTo>
                                  <a:pt x="1696880" y="2273"/>
                                </a:lnTo>
                                <a:lnTo>
                                  <a:pt x="1715918" y="0"/>
                                </a:lnTo>
                                <a:lnTo>
                                  <a:pt x="1715918" y="238320"/>
                                </a:lnTo>
                                <a:lnTo>
                                  <a:pt x="1696880" y="238764"/>
                                </a:lnTo>
                                <a:lnTo>
                                  <a:pt x="1677830" y="237126"/>
                                </a:lnTo>
                                <a:lnTo>
                                  <a:pt x="1658729" y="236046"/>
                                </a:lnTo>
                                <a:lnTo>
                                  <a:pt x="1639679" y="236085"/>
                                </a:lnTo>
                                <a:lnTo>
                                  <a:pt x="1601527" y="234992"/>
                                </a:lnTo>
                                <a:lnTo>
                                  <a:pt x="1582477" y="234002"/>
                                </a:lnTo>
                                <a:lnTo>
                                  <a:pt x="1563426" y="236885"/>
                                </a:lnTo>
                                <a:lnTo>
                                  <a:pt x="1544325" y="238866"/>
                                </a:lnTo>
                                <a:lnTo>
                                  <a:pt x="1506224" y="237177"/>
                                </a:lnTo>
                                <a:lnTo>
                                  <a:pt x="1487123" y="236681"/>
                                </a:lnTo>
                                <a:lnTo>
                                  <a:pt x="1468073" y="239564"/>
                                </a:lnTo>
                                <a:lnTo>
                                  <a:pt x="1449022" y="240809"/>
                                </a:lnTo>
                                <a:lnTo>
                                  <a:pt x="1429921" y="239806"/>
                                </a:lnTo>
                                <a:lnTo>
                                  <a:pt x="1410871" y="239361"/>
                                </a:lnTo>
                                <a:lnTo>
                                  <a:pt x="1372719" y="240009"/>
                                </a:lnTo>
                                <a:lnTo>
                                  <a:pt x="1353669" y="241254"/>
                                </a:lnTo>
                                <a:lnTo>
                                  <a:pt x="1334618" y="240606"/>
                                </a:lnTo>
                                <a:lnTo>
                                  <a:pt x="1296467" y="240301"/>
                                </a:lnTo>
                                <a:lnTo>
                                  <a:pt x="1277416" y="241495"/>
                                </a:lnTo>
                                <a:lnTo>
                                  <a:pt x="1258366" y="243679"/>
                                </a:lnTo>
                                <a:lnTo>
                                  <a:pt x="1239265" y="245216"/>
                                </a:lnTo>
                                <a:lnTo>
                                  <a:pt x="1220215" y="243984"/>
                                </a:lnTo>
                                <a:lnTo>
                                  <a:pt x="1201164" y="243679"/>
                                </a:lnTo>
                                <a:lnTo>
                                  <a:pt x="1182063" y="245470"/>
                                </a:lnTo>
                                <a:lnTo>
                                  <a:pt x="1163013" y="245661"/>
                                </a:lnTo>
                                <a:lnTo>
                                  <a:pt x="1143962" y="245064"/>
                                </a:lnTo>
                                <a:lnTo>
                                  <a:pt x="1124861" y="244924"/>
                                </a:lnTo>
                                <a:lnTo>
                                  <a:pt x="1105811" y="244378"/>
                                </a:lnTo>
                                <a:lnTo>
                                  <a:pt x="1086760" y="245368"/>
                                </a:lnTo>
                                <a:lnTo>
                                  <a:pt x="1067672" y="247058"/>
                                </a:lnTo>
                                <a:lnTo>
                                  <a:pt x="1048621" y="247058"/>
                                </a:lnTo>
                                <a:lnTo>
                                  <a:pt x="1029571" y="249039"/>
                                </a:lnTo>
                                <a:lnTo>
                                  <a:pt x="1010521" y="249534"/>
                                </a:lnTo>
                                <a:lnTo>
                                  <a:pt x="991419" y="248836"/>
                                </a:lnTo>
                                <a:lnTo>
                                  <a:pt x="972369" y="246804"/>
                                </a:lnTo>
                                <a:lnTo>
                                  <a:pt x="953319" y="246956"/>
                                </a:lnTo>
                                <a:lnTo>
                                  <a:pt x="934218" y="247997"/>
                                </a:lnTo>
                                <a:lnTo>
                                  <a:pt x="915167" y="248747"/>
                                </a:lnTo>
                                <a:lnTo>
                                  <a:pt x="896117" y="249039"/>
                                </a:lnTo>
                                <a:lnTo>
                                  <a:pt x="877016" y="248391"/>
                                </a:lnTo>
                                <a:lnTo>
                                  <a:pt x="857965" y="245762"/>
                                </a:lnTo>
                                <a:lnTo>
                                  <a:pt x="838915" y="245711"/>
                                </a:lnTo>
                                <a:lnTo>
                                  <a:pt x="800763" y="247693"/>
                                </a:lnTo>
                                <a:lnTo>
                                  <a:pt x="781713" y="247299"/>
                                </a:lnTo>
                                <a:lnTo>
                                  <a:pt x="762612" y="246511"/>
                                </a:lnTo>
                                <a:lnTo>
                                  <a:pt x="743561" y="246804"/>
                                </a:lnTo>
                                <a:lnTo>
                                  <a:pt x="724511" y="247693"/>
                                </a:lnTo>
                                <a:lnTo>
                                  <a:pt x="705410" y="248048"/>
                                </a:lnTo>
                                <a:lnTo>
                                  <a:pt x="667309" y="245216"/>
                                </a:lnTo>
                                <a:lnTo>
                                  <a:pt x="648259" y="246854"/>
                                </a:lnTo>
                                <a:lnTo>
                                  <a:pt x="610107" y="245915"/>
                                </a:lnTo>
                                <a:lnTo>
                                  <a:pt x="591057" y="246359"/>
                                </a:lnTo>
                                <a:lnTo>
                                  <a:pt x="571955" y="248442"/>
                                </a:lnTo>
                                <a:lnTo>
                                  <a:pt x="552905" y="248747"/>
                                </a:lnTo>
                                <a:lnTo>
                                  <a:pt x="533855" y="248201"/>
                                </a:lnTo>
                                <a:lnTo>
                                  <a:pt x="495703" y="249928"/>
                                </a:lnTo>
                                <a:lnTo>
                                  <a:pt x="476653" y="252163"/>
                                </a:lnTo>
                                <a:lnTo>
                                  <a:pt x="457564" y="251414"/>
                                </a:lnTo>
                                <a:lnTo>
                                  <a:pt x="438514" y="249928"/>
                                </a:lnTo>
                                <a:lnTo>
                                  <a:pt x="419464" y="250334"/>
                                </a:lnTo>
                                <a:lnTo>
                                  <a:pt x="400362" y="250233"/>
                                </a:lnTo>
                                <a:lnTo>
                                  <a:pt x="381312" y="251020"/>
                                </a:lnTo>
                                <a:lnTo>
                                  <a:pt x="362262" y="251515"/>
                                </a:lnTo>
                                <a:lnTo>
                                  <a:pt x="343160" y="249979"/>
                                </a:lnTo>
                                <a:lnTo>
                                  <a:pt x="324110" y="249979"/>
                                </a:lnTo>
                                <a:lnTo>
                                  <a:pt x="286009" y="252557"/>
                                </a:lnTo>
                                <a:lnTo>
                                  <a:pt x="266908" y="253001"/>
                                </a:lnTo>
                                <a:lnTo>
                                  <a:pt x="247858" y="251769"/>
                                </a:lnTo>
                                <a:lnTo>
                                  <a:pt x="228807" y="251719"/>
                                </a:lnTo>
                                <a:lnTo>
                                  <a:pt x="209706" y="253954"/>
                                </a:lnTo>
                                <a:lnTo>
                                  <a:pt x="171605" y="256138"/>
                                </a:lnTo>
                                <a:lnTo>
                                  <a:pt x="152504" y="256583"/>
                                </a:lnTo>
                                <a:lnTo>
                                  <a:pt x="133454" y="259262"/>
                                </a:lnTo>
                                <a:lnTo>
                                  <a:pt x="114403" y="258716"/>
                                </a:lnTo>
                                <a:lnTo>
                                  <a:pt x="95302" y="260202"/>
                                </a:lnTo>
                                <a:lnTo>
                                  <a:pt x="76252" y="261244"/>
                                </a:lnTo>
                                <a:lnTo>
                                  <a:pt x="57201" y="265854"/>
                                </a:lnTo>
                                <a:lnTo>
                                  <a:pt x="38100" y="269334"/>
                                </a:lnTo>
                                <a:lnTo>
                                  <a:pt x="19050" y="271963"/>
                                </a:lnTo>
                                <a:lnTo>
                                  <a:pt x="0" y="273601"/>
                                </a:lnTo>
                                <a:close/>
                              </a:path>
                            </a:pathLst>
                          </a:custGeom>
                          <a:solidFill>
                            <a:srgbClr val="7EA587"/>
                          </a:solidFill>
                        </wps:spPr>
                        <wps:bodyPr wrap="square" lIns="0" tIns="0" rIns="0" bIns="0" rtlCol="0">
                          <a:prstTxWarp prst="textNoShape">
                            <a:avLst/>
                          </a:prstTxWarp>
                          <a:noAutofit/>
                        </wps:bodyPr>
                      </wps:wsp>
                      <wps:wsp>
                        <wps:cNvPr id="117" name="Graphic 117"/>
                        <wps:cNvSpPr/>
                        <wps:spPr>
                          <a:xfrm>
                            <a:off x="2740816" y="2994684"/>
                            <a:ext cx="1716405" cy="238125"/>
                          </a:xfrm>
                          <a:custGeom>
                            <a:avLst/>
                            <a:gdLst/>
                            <a:ahLst/>
                            <a:cxnLst/>
                            <a:rect l="l" t="t" r="r" b="b"/>
                            <a:pathLst>
                              <a:path w="1716405" h="238125">
                                <a:moveTo>
                                  <a:pt x="0" y="238078"/>
                                </a:moveTo>
                                <a:lnTo>
                                  <a:pt x="0" y="204296"/>
                                </a:lnTo>
                                <a:lnTo>
                                  <a:pt x="19050" y="202797"/>
                                </a:lnTo>
                                <a:lnTo>
                                  <a:pt x="57201" y="200918"/>
                                </a:lnTo>
                                <a:lnTo>
                                  <a:pt x="76252" y="200918"/>
                                </a:lnTo>
                                <a:lnTo>
                                  <a:pt x="95302" y="197692"/>
                                </a:lnTo>
                                <a:lnTo>
                                  <a:pt x="114403" y="195609"/>
                                </a:lnTo>
                                <a:lnTo>
                                  <a:pt x="133454" y="193272"/>
                                </a:lnTo>
                                <a:lnTo>
                                  <a:pt x="152504" y="191837"/>
                                </a:lnTo>
                                <a:lnTo>
                                  <a:pt x="209706" y="186084"/>
                                </a:lnTo>
                                <a:lnTo>
                                  <a:pt x="228807" y="182261"/>
                                </a:lnTo>
                                <a:lnTo>
                                  <a:pt x="247858" y="183505"/>
                                </a:lnTo>
                                <a:lnTo>
                                  <a:pt x="266908" y="182159"/>
                                </a:lnTo>
                                <a:lnTo>
                                  <a:pt x="286009" y="179886"/>
                                </a:lnTo>
                                <a:lnTo>
                                  <a:pt x="305060" y="179886"/>
                                </a:lnTo>
                                <a:lnTo>
                                  <a:pt x="324110" y="176711"/>
                                </a:lnTo>
                                <a:lnTo>
                                  <a:pt x="343160" y="174971"/>
                                </a:lnTo>
                                <a:lnTo>
                                  <a:pt x="362262" y="169967"/>
                                </a:lnTo>
                                <a:lnTo>
                                  <a:pt x="381312" y="168672"/>
                                </a:lnTo>
                                <a:lnTo>
                                  <a:pt x="400362" y="165890"/>
                                </a:lnTo>
                                <a:lnTo>
                                  <a:pt x="419464" y="165293"/>
                                </a:lnTo>
                                <a:lnTo>
                                  <a:pt x="438514" y="163858"/>
                                </a:lnTo>
                                <a:lnTo>
                                  <a:pt x="457564" y="161521"/>
                                </a:lnTo>
                                <a:lnTo>
                                  <a:pt x="476653" y="158892"/>
                                </a:lnTo>
                                <a:lnTo>
                                  <a:pt x="495703" y="157851"/>
                                </a:lnTo>
                                <a:lnTo>
                                  <a:pt x="514754" y="154777"/>
                                </a:lnTo>
                                <a:lnTo>
                                  <a:pt x="571955" y="147932"/>
                                </a:lnTo>
                                <a:lnTo>
                                  <a:pt x="610107" y="145608"/>
                                </a:lnTo>
                                <a:lnTo>
                                  <a:pt x="629157" y="143868"/>
                                </a:lnTo>
                                <a:lnTo>
                                  <a:pt x="648259" y="140248"/>
                                </a:lnTo>
                                <a:lnTo>
                                  <a:pt x="667309" y="139105"/>
                                </a:lnTo>
                                <a:lnTo>
                                  <a:pt x="686359" y="136083"/>
                                </a:lnTo>
                                <a:lnTo>
                                  <a:pt x="705410" y="131320"/>
                                </a:lnTo>
                                <a:lnTo>
                                  <a:pt x="724511" y="128336"/>
                                </a:lnTo>
                                <a:lnTo>
                                  <a:pt x="781713" y="122836"/>
                                </a:lnTo>
                                <a:lnTo>
                                  <a:pt x="800763" y="120754"/>
                                </a:lnTo>
                                <a:lnTo>
                                  <a:pt x="819814" y="117617"/>
                                </a:lnTo>
                                <a:lnTo>
                                  <a:pt x="838915" y="113895"/>
                                </a:lnTo>
                                <a:lnTo>
                                  <a:pt x="857965" y="110974"/>
                                </a:lnTo>
                                <a:lnTo>
                                  <a:pt x="877016" y="108345"/>
                                </a:lnTo>
                                <a:lnTo>
                                  <a:pt x="896117" y="106466"/>
                                </a:lnTo>
                                <a:lnTo>
                                  <a:pt x="915167" y="107012"/>
                                </a:lnTo>
                                <a:lnTo>
                                  <a:pt x="934218" y="105513"/>
                                </a:lnTo>
                                <a:lnTo>
                                  <a:pt x="953319" y="103684"/>
                                </a:lnTo>
                                <a:lnTo>
                                  <a:pt x="972369" y="101195"/>
                                </a:lnTo>
                                <a:lnTo>
                                  <a:pt x="991419" y="97080"/>
                                </a:lnTo>
                                <a:lnTo>
                                  <a:pt x="1010521" y="94896"/>
                                </a:lnTo>
                                <a:lnTo>
                                  <a:pt x="1029571" y="94108"/>
                                </a:lnTo>
                                <a:lnTo>
                                  <a:pt x="1048621" y="90679"/>
                                </a:lnTo>
                                <a:lnTo>
                                  <a:pt x="1067672" y="88000"/>
                                </a:lnTo>
                                <a:lnTo>
                                  <a:pt x="1086760" y="88152"/>
                                </a:lnTo>
                                <a:lnTo>
                                  <a:pt x="1105811" y="87860"/>
                                </a:lnTo>
                                <a:lnTo>
                                  <a:pt x="1124861" y="86412"/>
                                </a:lnTo>
                                <a:lnTo>
                                  <a:pt x="1143962" y="83288"/>
                                </a:lnTo>
                                <a:lnTo>
                                  <a:pt x="1163013" y="81561"/>
                                </a:lnTo>
                                <a:lnTo>
                                  <a:pt x="1182063" y="78728"/>
                                </a:lnTo>
                                <a:lnTo>
                                  <a:pt x="1201164" y="76201"/>
                                </a:lnTo>
                                <a:lnTo>
                                  <a:pt x="1220215" y="75160"/>
                                </a:lnTo>
                                <a:lnTo>
                                  <a:pt x="1258366" y="71235"/>
                                </a:lnTo>
                                <a:lnTo>
                                  <a:pt x="1277416" y="68454"/>
                                </a:lnTo>
                                <a:lnTo>
                                  <a:pt x="1296467" y="65228"/>
                                </a:lnTo>
                                <a:lnTo>
                                  <a:pt x="1315568" y="61215"/>
                                </a:lnTo>
                                <a:lnTo>
                                  <a:pt x="1334618" y="56744"/>
                                </a:lnTo>
                                <a:lnTo>
                                  <a:pt x="1353669" y="55360"/>
                                </a:lnTo>
                                <a:lnTo>
                                  <a:pt x="1372719" y="54268"/>
                                </a:lnTo>
                                <a:lnTo>
                                  <a:pt x="1391820" y="52083"/>
                                </a:lnTo>
                                <a:lnTo>
                                  <a:pt x="1410871" y="47270"/>
                                </a:lnTo>
                                <a:lnTo>
                                  <a:pt x="1429921" y="43803"/>
                                </a:lnTo>
                                <a:lnTo>
                                  <a:pt x="1449022" y="39434"/>
                                </a:lnTo>
                                <a:lnTo>
                                  <a:pt x="1487123" y="31204"/>
                                </a:lnTo>
                                <a:lnTo>
                                  <a:pt x="1506224" y="28524"/>
                                </a:lnTo>
                                <a:lnTo>
                                  <a:pt x="1525275" y="24549"/>
                                </a:lnTo>
                                <a:lnTo>
                                  <a:pt x="1544325" y="23457"/>
                                </a:lnTo>
                                <a:lnTo>
                                  <a:pt x="1563426" y="21869"/>
                                </a:lnTo>
                                <a:lnTo>
                                  <a:pt x="1582477" y="18796"/>
                                </a:lnTo>
                                <a:lnTo>
                                  <a:pt x="1601527" y="16561"/>
                                </a:lnTo>
                                <a:lnTo>
                                  <a:pt x="1620628" y="14033"/>
                                </a:lnTo>
                                <a:lnTo>
                                  <a:pt x="1639679" y="10617"/>
                                </a:lnTo>
                                <a:lnTo>
                                  <a:pt x="1658729" y="8178"/>
                                </a:lnTo>
                                <a:lnTo>
                                  <a:pt x="1696880" y="2324"/>
                                </a:lnTo>
                                <a:lnTo>
                                  <a:pt x="1715918" y="0"/>
                                </a:lnTo>
                                <a:lnTo>
                                  <a:pt x="1715918" y="170754"/>
                                </a:lnTo>
                                <a:lnTo>
                                  <a:pt x="1696880" y="171097"/>
                                </a:lnTo>
                                <a:lnTo>
                                  <a:pt x="1677830" y="170259"/>
                                </a:lnTo>
                                <a:lnTo>
                                  <a:pt x="1658729" y="169713"/>
                                </a:lnTo>
                                <a:lnTo>
                                  <a:pt x="1639679" y="170056"/>
                                </a:lnTo>
                                <a:lnTo>
                                  <a:pt x="1601527" y="169268"/>
                                </a:lnTo>
                                <a:lnTo>
                                  <a:pt x="1582477" y="168570"/>
                                </a:lnTo>
                                <a:lnTo>
                                  <a:pt x="1563426" y="171745"/>
                                </a:lnTo>
                                <a:lnTo>
                                  <a:pt x="1544325" y="173637"/>
                                </a:lnTo>
                                <a:lnTo>
                                  <a:pt x="1506224" y="172444"/>
                                </a:lnTo>
                                <a:lnTo>
                                  <a:pt x="1487123" y="172240"/>
                                </a:lnTo>
                                <a:lnTo>
                                  <a:pt x="1468073" y="174971"/>
                                </a:lnTo>
                                <a:lnTo>
                                  <a:pt x="1449022" y="176266"/>
                                </a:lnTo>
                                <a:lnTo>
                                  <a:pt x="1429921" y="174768"/>
                                </a:lnTo>
                                <a:lnTo>
                                  <a:pt x="1410871" y="174768"/>
                                </a:lnTo>
                                <a:lnTo>
                                  <a:pt x="1391820" y="175123"/>
                                </a:lnTo>
                                <a:lnTo>
                                  <a:pt x="1372719" y="175771"/>
                                </a:lnTo>
                                <a:lnTo>
                                  <a:pt x="1353669" y="177397"/>
                                </a:lnTo>
                                <a:lnTo>
                                  <a:pt x="1296467" y="177105"/>
                                </a:lnTo>
                                <a:lnTo>
                                  <a:pt x="1277416" y="177651"/>
                                </a:lnTo>
                                <a:lnTo>
                                  <a:pt x="1239265" y="181270"/>
                                </a:lnTo>
                                <a:lnTo>
                                  <a:pt x="1220215" y="180534"/>
                                </a:lnTo>
                                <a:lnTo>
                                  <a:pt x="1201164" y="180927"/>
                                </a:lnTo>
                                <a:lnTo>
                                  <a:pt x="1182063" y="183061"/>
                                </a:lnTo>
                                <a:lnTo>
                                  <a:pt x="1143962" y="183455"/>
                                </a:lnTo>
                                <a:lnTo>
                                  <a:pt x="1105811" y="182858"/>
                                </a:lnTo>
                                <a:lnTo>
                                  <a:pt x="1086760" y="185195"/>
                                </a:lnTo>
                                <a:lnTo>
                                  <a:pt x="1067672" y="187925"/>
                                </a:lnTo>
                                <a:lnTo>
                                  <a:pt x="1048621" y="188662"/>
                                </a:lnTo>
                                <a:lnTo>
                                  <a:pt x="1010521" y="192688"/>
                                </a:lnTo>
                                <a:lnTo>
                                  <a:pt x="991419" y="192383"/>
                                </a:lnTo>
                                <a:lnTo>
                                  <a:pt x="972369" y="190795"/>
                                </a:lnTo>
                                <a:lnTo>
                                  <a:pt x="953319" y="191392"/>
                                </a:lnTo>
                                <a:lnTo>
                                  <a:pt x="934218" y="193183"/>
                                </a:lnTo>
                                <a:lnTo>
                                  <a:pt x="915167" y="193920"/>
                                </a:lnTo>
                                <a:lnTo>
                                  <a:pt x="896117" y="195114"/>
                                </a:lnTo>
                                <a:lnTo>
                                  <a:pt x="877016" y="195063"/>
                                </a:lnTo>
                                <a:lnTo>
                                  <a:pt x="857965" y="192980"/>
                                </a:lnTo>
                                <a:lnTo>
                                  <a:pt x="838915" y="193424"/>
                                </a:lnTo>
                                <a:lnTo>
                                  <a:pt x="800763" y="196257"/>
                                </a:lnTo>
                                <a:lnTo>
                                  <a:pt x="762612" y="196409"/>
                                </a:lnTo>
                                <a:lnTo>
                                  <a:pt x="743561" y="197501"/>
                                </a:lnTo>
                                <a:lnTo>
                                  <a:pt x="724511" y="199533"/>
                                </a:lnTo>
                                <a:lnTo>
                                  <a:pt x="705410" y="200270"/>
                                </a:lnTo>
                                <a:lnTo>
                                  <a:pt x="686359" y="198835"/>
                                </a:lnTo>
                                <a:lnTo>
                                  <a:pt x="667309" y="198136"/>
                                </a:lnTo>
                                <a:lnTo>
                                  <a:pt x="648259" y="200168"/>
                                </a:lnTo>
                                <a:lnTo>
                                  <a:pt x="629157" y="200321"/>
                                </a:lnTo>
                                <a:lnTo>
                                  <a:pt x="610107" y="199228"/>
                                </a:lnTo>
                                <a:lnTo>
                                  <a:pt x="591057" y="200219"/>
                                </a:lnTo>
                                <a:lnTo>
                                  <a:pt x="571955" y="202797"/>
                                </a:lnTo>
                                <a:lnTo>
                                  <a:pt x="552905" y="203597"/>
                                </a:lnTo>
                                <a:lnTo>
                                  <a:pt x="533855" y="203496"/>
                                </a:lnTo>
                                <a:lnTo>
                                  <a:pt x="495703" y="206925"/>
                                </a:lnTo>
                                <a:lnTo>
                                  <a:pt x="476653" y="209795"/>
                                </a:lnTo>
                                <a:lnTo>
                                  <a:pt x="457564" y="209554"/>
                                </a:lnTo>
                                <a:lnTo>
                                  <a:pt x="438514" y="208461"/>
                                </a:lnTo>
                                <a:lnTo>
                                  <a:pt x="400362" y="209693"/>
                                </a:lnTo>
                                <a:lnTo>
                                  <a:pt x="381312" y="210646"/>
                                </a:lnTo>
                                <a:lnTo>
                                  <a:pt x="362262" y="212030"/>
                                </a:lnTo>
                                <a:lnTo>
                                  <a:pt x="343160" y="210201"/>
                                </a:lnTo>
                                <a:lnTo>
                                  <a:pt x="324110" y="210938"/>
                                </a:lnTo>
                                <a:lnTo>
                                  <a:pt x="286009" y="213669"/>
                                </a:lnTo>
                                <a:lnTo>
                                  <a:pt x="266908" y="213872"/>
                                </a:lnTo>
                                <a:lnTo>
                                  <a:pt x="247858" y="212919"/>
                                </a:lnTo>
                                <a:lnTo>
                                  <a:pt x="228807" y="213415"/>
                                </a:lnTo>
                                <a:lnTo>
                                  <a:pt x="209706" y="216348"/>
                                </a:lnTo>
                                <a:lnTo>
                                  <a:pt x="171605" y="218977"/>
                                </a:lnTo>
                                <a:lnTo>
                                  <a:pt x="152504" y="219727"/>
                                </a:lnTo>
                                <a:lnTo>
                                  <a:pt x="133454" y="222495"/>
                                </a:lnTo>
                                <a:lnTo>
                                  <a:pt x="114403" y="222000"/>
                                </a:lnTo>
                                <a:lnTo>
                                  <a:pt x="95302" y="223740"/>
                                </a:lnTo>
                                <a:lnTo>
                                  <a:pt x="76252" y="224985"/>
                                </a:lnTo>
                                <a:lnTo>
                                  <a:pt x="57201" y="229887"/>
                                </a:lnTo>
                                <a:lnTo>
                                  <a:pt x="19050" y="236593"/>
                                </a:lnTo>
                                <a:lnTo>
                                  <a:pt x="0" y="238078"/>
                                </a:lnTo>
                                <a:close/>
                              </a:path>
                            </a:pathLst>
                          </a:custGeom>
                          <a:solidFill>
                            <a:srgbClr val="DDB166"/>
                          </a:solidFill>
                        </wps:spPr>
                        <wps:bodyPr wrap="square" lIns="0" tIns="0" rIns="0" bIns="0" rtlCol="0">
                          <a:prstTxWarp prst="textNoShape">
                            <a:avLst/>
                          </a:prstTxWarp>
                          <a:noAutofit/>
                        </wps:bodyPr>
                      </wps:wsp>
                      <wps:wsp>
                        <wps:cNvPr id="118" name="Graphic 118"/>
                        <wps:cNvSpPr/>
                        <wps:spPr>
                          <a:xfrm>
                            <a:off x="2740814" y="3000893"/>
                            <a:ext cx="1716405" cy="223520"/>
                          </a:xfrm>
                          <a:custGeom>
                            <a:avLst/>
                            <a:gdLst/>
                            <a:ahLst/>
                            <a:cxnLst/>
                            <a:rect l="l" t="t" r="r" b="b"/>
                            <a:pathLst>
                              <a:path w="1716405" h="223520">
                                <a:moveTo>
                                  <a:pt x="1715909" y="0"/>
                                </a:moveTo>
                                <a:lnTo>
                                  <a:pt x="1696872" y="2336"/>
                                </a:lnTo>
                                <a:lnTo>
                                  <a:pt x="1658721" y="8140"/>
                                </a:lnTo>
                                <a:lnTo>
                                  <a:pt x="1639671" y="10515"/>
                                </a:lnTo>
                                <a:lnTo>
                                  <a:pt x="1620621" y="13792"/>
                                </a:lnTo>
                                <a:lnTo>
                                  <a:pt x="1601520" y="16217"/>
                                </a:lnTo>
                                <a:lnTo>
                                  <a:pt x="1582470" y="18262"/>
                                </a:lnTo>
                                <a:lnTo>
                                  <a:pt x="1563420" y="21336"/>
                                </a:lnTo>
                                <a:lnTo>
                                  <a:pt x="1544320" y="22923"/>
                                </a:lnTo>
                                <a:lnTo>
                                  <a:pt x="1525270" y="23761"/>
                                </a:lnTo>
                                <a:lnTo>
                                  <a:pt x="1506220" y="27533"/>
                                </a:lnTo>
                                <a:lnTo>
                                  <a:pt x="1487119" y="30162"/>
                                </a:lnTo>
                                <a:lnTo>
                                  <a:pt x="1468069" y="34378"/>
                                </a:lnTo>
                                <a:lnTo>
                                  <a:pt x="1449019" y="39141"/>
                                </a:lnTo>
                                <a:lnTo>
                                  <a:pt x="1410868" y="46685"/>
                                </a:lnTo>
                                <a:lnTo>
                                  <a:pt x="1391818" y="51396"/>
                                </a:lnTo>
                                <a:lnTo>
                                  <a:pt x="1372717" y="53632"/>
                                </a:lnTo>
                                <a:lnTo>
                                  <a:pt x="1334617" y="55613"/>
                                </a:lnTo>
                                <a:lnTo>
                                  <a:pt x="1315567" y="60032"/>
                                </a:lnTo>
                                <a:lnTo>
                                  <a:pt x="1277416" y="66967"/>
                                </a:lnTo>
                                <a:lnTo>
                                  <a:pt x="1220216" y="73672"/>
                                </a:lnTo>
                                <a:lnTo>
                                  <a:pt x="1201166" y="74764"/>
                                </a:lnTo>
                                <a:lnTo>
                                  <a:pt x="1182065" y="77190"/>
                                </a:lnTo>
                                <a:lnTo>
                                  <a:pt x="1163015" y="80175"/>
                                </a:lnTo>
                                <a:lnTo>
                                  <a:pt x="1143952" y="81851"/>
                                </a:lnTo>
                                <a:lnTo>
                                  <a:pt x="1124851" y="85026"/>
                                </a:lnTo>
                                <a:lnTo>
                                  <a:pt x="1105801" y="86372"/>
                                </a:lnTo>
                                <a:lnTo>
                                  <a:pt x="1086751" y="86614"/>
                                </a:lnTo>
                                <a:lnTo>
                                  <a:pt x="1067663" y="86474"/>
                                </a:lnTo>
                                <a:lnTo>
                                  <a:pt x="1048613" y="89103"/>
                                </a:lnTo>
                                <a:lnTo>
                                  <a:pt x="1029563" y="92468"/>
                                </a:lnTo>
                                <a:lnTo>
                                  <a:pt x="1010513" y="93268"/>
                                </a:lnTo>
                                <a:lnTo>
                                  <a:pt x="991412" y="95250"/>
                                </a:lnTo>
                                <a:lnTo>
                                  <a:pt x="953312" y="101549"/>
                                </a:lnTo>
                                <a:lnTo>
                                  <a:pt x="915162" y="104724"/>
                                </a:lnTo>
                                <a:lnTo>
                                  <a:pt x="896112" y="104825"/>
                                </a:lnTo>
                                <a:lnTo>
                                  <a:pt x="877011" y="106705"/>
                                </a:lnTo>
                                <a:lnTo>
                                  <a:pt x="857961" y="109334"/>
                                </a:lnTo>
                                <a:lnTo>
                                  <a:pt x="838911" y="112610"/>
                                </a:lnTo>
                                <a:lnTo>
                                  <a:pt x="819810" y="116179"/>
                                </a:lnTo>
                                <a:lnTo>
                                  <a:pt x="800760" y="119456"/>
                                </a:lnTo>
                                <a:lnTo>
                                  <a:pt x="781710" y="121589"/>
                                </a:lnTo>
                                <a:lnTo>
                                  <a:pt x="743559" y="124815"/>
                                </a:lnTo>
                                <a:lnTo>
                                  <a:pt x="724509" y="127152"/>
                                </a:lnTo>
                                <a:lnTo>
                                  <a:pt x="705408" y="130378"/>
                                </a:lnTo>
                                <a:lnTo>
                                  <a:pt x="686358" y="135089"/>
                                </a:lnTo>
                                <a:lnTo>
                                  <a:pt x="667308" y="138010"/>
                                </a:lnTo>
                                <a:lnTo>
                                  <a:pt x="648258" y="139255"/>
                                </a:lnTo>
                                <a:lnTo>
                                  <a:pt x="629158" y="143167"/>
                                </a:lnTo>
                                <a:lnTo>
                                  <a:pt x="610108" y="145262"/>
                                </a:lnTo>
                                <a:lnTo>
                                  <a:pt x="591058" y="146304"/>
                                </a:lnTo>
                                <a:lnTo>
                                  <a:pt x="571957" y="147688"/>
                                </a:lnTo>
                                <a:lnTo>
                                  <a:pt x="552907" y="150164"/>
                                </a:lnTo>
                                <a:lnTo>
                                  <a:pt x="533857" y="152247"/>
                                </a:lnTo>
                                <a:lnTo>
                                  <a:pt x="495693" y="158000"/>
                                </a:lnTo>
                                <a:lnTo>
                                  <a:pt x="476643" y="159092"/>
                                </a:lnTo>
                                <a:lnTo>
                                  <a:pt x="457555" y="161277"/>
                                </a:lnTo>
                                <a:lnTo>
                                  <a:pt x="438505" y="163118"/>
                                </a:lnTo>
                                <a:lnTo>
                                  <a:pt x="419455" y="164604"/>
                                </a:lnTo>
                                <a:lnTo>
                                  <a:pt x="400354" y="165150"/>
                                </a:lnTo>
                                <a:lnTo>
                                  <a:pt x="381304" y="167525"/>
                                </a:lnTo>
                                <a:lnTo>
                                  <a:pt x="362254" y="169164"/>
                                </a:lnTo>
                                <a:lnTo>
                                  <a:pt x="343154" y="174332"/>
                                </a:lnTo>
                                <a:lnTo>
                                  <a:pt x="324104" y="176110"/>
                                </a:lnTo>
                                <a:lnTo>
                                  <a:pt x="305054" y="179095"/>
                                </a:lnTo>
                                <a:lnTo>
                                  <a:pt x="286004" y="179489"/>
                                </a:lnTo>
                                <a:lnTo>
                                  <a:pt x="266903" y="182664"/>
                                </a:lnTo>
                                <a:lnTo>
                                  <a:pt x="247853" y="183997"/>
                                </a:lnTo>
                                <a:lnTo>
                                  <a:pt x="228803" y="182664"/>
                                </a:lnTo>
                                <a:lnTo>
                                  <a:pt x="209702" y="186829"/>
                                </a:lnTo>
                                <a:lnTo>
                                  <a:pt x="152501" y="193573"/>
                                </a:lnTo>
                                <a:lnTo>
                                  <a:pt x="133451" y="195364"/>
                                </a:lnTo>
                                <a:lnTo>
                                  <a:pt x="95300" y="197891"/>
                                </a:lnTo>
                                <a:lnTo>
                                  <a:pt x="76250" y="201218"/>
                                </a:lnTo>
                                <a:lnTo>
                                  <a:pt x="57200" y="201764"/>
                                </a:lnTo>
                                <a:lnTo>
                                  <a:pt x="38100" y="203149"/>
                                </a:lnTo>
                                <a:lnTo>
                                  <a:pt x="19050" y="205232"/>
                                </a:lnTo>
                                <a:lnTo>
                                  <a:pt x="0" y="206971"/>
                                </a:lnTo>
                                <a:lnTo>
                                  <a:pt x="0" y="222948"/>
                                </a:lnTo>
                                <a:lnTo>
                                  <a:pt x="19050" y="221754"/>
                                </a:lnTo>
                                <a:lnTo>
                                  <a:pt x="38100" y="219519"/>
                                </a:lnTo>
                                <a:lnTo>
                                  <a:pt x="57200" y="216649"/>
                                </a:lnTo>
                                <a:lnTo>
                                  <a:pt x="76250" y="212280"/>
                                </a:lnTo>
                                <a:lnTo>
                                  <a:pt x="95300" y="211086"/>
                                </a:lnTo>
                                <a:lnTo>
                                  <a:pt x="114401" y="208711"/>
                                </a:lnTo>
                                <a:lnTo>
                                  <a:pt x="133451" y="208013"/>
                                </a:lnTo>
                                <a:lnTo>
                                  <a:pt x="152501" y="205536"/>
                                </a:lnTo>
                                <a:lnTo>
                                  <a:pt x="171602" y="204990"/>
                                </a:lnTo>
                                <a:lnTo>
                                  <a:pt x="209702" y="203200"/>
                                </a:lnTo>
                                <a:lnTo>
                                  <a:pt x="228803" y="200571"/>
                                </a:lnTo>
                                <a:lnTo>
                                  <a:pt x="247853" y="200025"/>
                                </a:lnTo>
                                <a:lnTo>
                                  <a:pt x="253453" y="200266"/>
                                </a:lnTo>
                                <a:lnTo>
                                  <a:pt x="266903" y="200964"/>
                                </a:lnTo>
                                <a:lnTo>
                                  <a:pt x="286004" y="201663"/>
                                </a:lnTo>
                                <a:lnTo>
                                  <a:pt x="305054" y="200571"/>
                                </a:lnTo>
                                <a:lnTo>
                                  <a:pt x="324104" y="199136"/>
                                </a:lnTo>
                                <a:lnTo>
                                  <a:pt x="343154" y="198437"/>
                                </a:lnTo>
                                <a:lnTo>
                                  <a:pt x="362254" y="200367"/>
                                </a:lnTo>
                                <a:lnTo>
                                  <a:pt x="381304" y="199377"/>
                                </a:lnTo>
                                <a:lnTo>
                                  <a:pt x="400354" y="198094"/>
                                </a:lnTo>
                                <a:lnTo>
                                  <a:pt x="438505" y="196799"/>
                                </a:lnTo>
                                <a:lnTo>
                                  <a:pt x="457555" y="197396"/>
                                </a:lnTo>
                                <a:lnTo>
                                  <a:pt x="476643" y="197243"/>
                                </a:lnTo>
                                <a:lnTo>
                                  <a:pt x="495693" y="194373"/>
                                </a:lnTo>
                                <a:lnTo>
                                  <a:pt x="514743" y="192582"/>
                                </a:lnTo>
                                <a:lnTo>
                                  <a:pt x="533857" y="191249"/>
                                </a:lnTo>
                                <a:lnTo>
                                  <a:pt x="552907" y="191249"/>
                                </a:lnTo>
                                <a:lnTo>
                                  <a:pt x="571957" y="190652"/>
                                </a:lnTo>
                                <a:lnTo>
                                  <a:pt x="591058" y="188163"/>
                                </a:lnTo>
                                <a:lnTo>
                                  <a:pt x="610108" y="187172"/>
                                </a:lnTo>
                                <a:lnTo>
                                  <a:pt x="629158" y="188620"/>
                                </a:lnTo>
                                <a:lnTo>
                                  <a:pt x="648258" y="188760"/>
                                </a:lnTo>
                                <a:lnTo>
                                  <a:pt x="667308" y="186829"/>
                                </a:lnTo>
                                <a:lnTo>
                                  <a:pt x="686358" y="187477"/>
                                </a:lnTo>
                                <a:lnTo>
                                  <a:pt x="705408" y="188810"/>
                                </a:lnTo>
                                <a:lnTo>
                                  <a:pt x="724509" y="188315"/>
                                </a:lnTo>
                                <a:lnTo>
                                  <a:pt x="743559" y="186677"/>
                                </a:lnTo>
                                <a:lnTo>
                                  <a:pt x="762609" y="185585"/>
                                </a:lnTo>
                                <a:lnTo>
                                  <a:pt x="800760" y="185140"/>
                                </a:lnTo>
                                <a:lnTo>
                                  <a:pt x="819810" y="183896"/>
                                </a:lnTo>
                                <a:lnTo>
                                  <a:pt x="838911" y="182308"/>
                                </a:lnTo>
                                <a:lnTo>
                                  <a:pt x="857961" y="182219"/>
                                </a:lnTo>
                                <a:lnTo>
                                  <a:pt x="877011" y="184302"/>
                                </a:lnTo>
                                <a:lnTo>
                                  <a:pt x="896112" y="184353"/>
                                </a:lnTo>
                                <a:lnTo>
                                  <a:pt x="915162" y="183857"/>
                                </a:lnTo>
                                <a:lnTo>
                                  <a:pt x="934212" y="182905"/>
                                </a:lnTo>
                                <a:lnTo>
                                  <a:pt x="953312" y="181127"/>
                                </a:lnTo>
                                <a:lnTo>
                                  <a:pt x="972362" y="180378"/>
                                </a:lnTo>
                                <a:lnTo>
                                  <a:pt x="991412" y="181864"/>
                                </a:lnTo>
                                <a:lnTo>
                                  <a:pt x="1010513" y="181914"/>
                                </a:lnTo>
                                <a:lnTo>
                                  <a:pt x="1048613" y="177901"/>
                                </a:lnTo>
                                <a:lnTo>
                                  <a:pt x="1067663" y="177012"/>
                                </a:lnTo>
                                <a:lnTo>
                                  <a:pt x="1105801" y="171945"/>
                                </a:lnTo>
                                <a:lnTo>
                                  <a:pt x="1143952" y="172491"/>
                                </a:lnTo>
                                <a:lnTo>
                                  <a:pt x="1163015" y="172199"/>
                                </a:lnTo>
                                <a:lnTo>
                                  <a:pt x="1182065" y="172199"/>
                                </a:lnTo>
                                <a:lnTo>
                                  <a:pt x="1201166" y="169913"/>
                                </a:lnTo>
                                <a:lnTo>
                                  <a:pt x="1220216" y="169659"/>
                                </a:lnTo>
                                <a:lnTo>
                                  <a:pt x="1239266" y="170408"/>
                                </a:lnTo>
                                <a:lnTo>
                                  <a:pt x="1258366" y="168719"/>
                                </a:lnTo>
                                <a:lnTo>
                                  <a:pt x="1277416" y="166738"/>
                                </a:lnTo>
                                <a:lnTo>
                                  <a:pt x="1296466" y="166039"/>
                                </a:lnTo>
                                <a:lnTo>
                                  <a:pt x="1334617" y="166090"/>
                                </a:lnTo>
                                <a:lnTo>
                                  <a:pt x="1353667" y="165798"/>
                                </a:lnTo>
                                <a:lnTo>
                                  <a:pt x="1372717" y="164007"/>
                                </a:lnTo>
                                <a:lnTo>
                                  <a:pt x="1410868" y="162966"/>
                                </a:lnTo>
                                <a:lnTo>
                                  <a:pt x="1429918" y="163169"/>
                                </a:lnTo>
                                <a:lnTo>
                                  <a:pt x="1449019" y="164160"/>
                                </a:lnTo>
                                <a:lnTo>
                                  <a:pt x="1468069" y="163563"/>
                                </a:lnTo>
                                <a:lnTo>
                                  <a:pt x="1487119" y="160934"/>
                                </a:lnTo>
                                <a:lnTo>
                                  <a:pt x="1506220" y="161036"/>
                                </a:lnTo>
                                <a:lnTo>
                                  <a:pt x="1544320" y="161772"/>
                                </a:lnTo>
                                <a:lnTo>
                                  <a:pt x="1563420" y="159893"/>
                                </a:lnTo>
                                <a:lnTo>
                                  <a:pt x="1582470" y="156718"/>
                                </a:lnTo>
                                <a:lnTo>
                                  <a:pt x="1601520" y="157213"/>
                                </a:lnTo>
                                <a:lnTo>
                                  <a:pt x="1639671" y="157759"/>
                                </a:lnTo>
                                <a:lnTo>
                                  <a:pt x="1658721" y="157365"/>
                                </a:lnTo>
                                <a:lnTo>
                                  <a:pt x="1696872" y="158699"/>
                                </a:lnTo>
                                <a:lnTo>
                                  <a:pt x="1715909" y="158356"/>
                                </a:lnTo>
                                <a:lnTo>
                                  <a:pt x="1715909" y="135331"/>
                                </a:lnTo>
                                <a:lnTo>
                                  <a:pt x="1715909" y="134594"/>
                                </a:lnTo>
                                <a:lnTo>
                                  <a:pt x="1715909" y="23761"/>
                                </a:lnTo>
                                <a:lnTo>
                                  <a:pt x="1715909" y="23025"/>
                                </a:lnTo>
                                <a:lnTo>
                                  <a:pt x="1715909" y="0"/>
                                </a:lnTo>
                                <a:close/>
                              </a:path>
                            </a:pathLst>
                          </a:custGeom>
                          <a:solidFill>
                            <a:srgbClr val="D88A64"/>
                          </a:solidFill>
                        </wps:spPr>
                        <wps:bodyPr wrap="square" lIns="0" tIns="0" rIns="0" bIns="0" rtlCol="0">
                          <a:prstTxWarp prst="textNoShape">
                            <a:avLst/>
                          </a:prstTxWarp>
                          <a:noAutofit/>
                        </wps:bodyPr>
                      </wps:wsp>
                      <wps:wsp>
                        <wps:cNvPr id="119" name="Graphic 119"/>
                        <wps:cNvSpPr/>
                        <wps:spPr>
                          <a:xfrm>
                            <a:off x="2740816" y="3080055"/>
                            <a:ext cx="1716405" cy="135890"/>
                          </a:xfrm>
                          <a:custGeom>
                            <a:avLst/>
                            <a:gdLst/>
                            <a:ahLst/>
                            <a:cxnLst/>
                            <a:rect l="l" t="t" r="r" b="b"/>
                            <a:pathLst>
                              <a:path w="1716405" h="135890">
                                <a:moveTo>
                                  <a:pt x="0" y="135791"/>
                                </a:moveTo>
                                <a:lnTo>
                                  <a:pt x="19050" y="134305"/>
                                </a:lnTo>
                                <a:lnTo>
                                  <a:pt x="38100" y="132171"/>
                                </a:lnTo>
                                <a:lnTo>
                                  <a:pt x="57201" y="130037"/>
                                </a:lnTo>
                                <a:lnTo>
                                  <a:pt x="76252" y="127548"/>
                                </a:lnTo>
                                <a:lnTo>
                                  <a:pt x="95302" y="125326"/>
                                </a:lnTo>
                                <a:lnTo>
                                  <a:pt x="114403" y="123433"/>
                                </a:lnTo>
                                <a:lnTo>
                                  <a:pt x="133454" y="122493"/>
                                </a:lnTo>
                                <a:lnTo>
                                  <a:pt x="152504" y="120411"/>
                                </a:lnTo>
                                <a:lnTo>
                                  <a:pt x="171605" y="119064"/>
                                </a:lnTo>
                                <a:lnTo>
                                  <a:pt x="190656" y="117388"/>
                                </a:lnTo>
                                <a:lnTo>
                                  <a:pt x="209706" y="115839"/>
                                </a:lnTo>
                                <a:lnTo>
                                  <a:pt x="228807" y="112473"/>
                                </a:lnTo>
                                <a:lnTo>
                                  <a:pt x="247858" y="112816"/>
                                </a:lnTo>
                                <a:lnTo>
                                  <a:pt x="266908" y="112663"/>
                                </a:lnTo>
                                <a:lnTo>
                                  <a:pt x="286009" y="111432"/>
                                </a:lnTo>
                                <a:lnTo>
                                  <a:pt x="305060" y="110682"/>
                                </a:lnTo>
                                <a:lnTo>
                                  <a:pt x="324110" y="108447"/>
                                </a:lnTo>
                                <a:lnTo>
                                  <a:pt x="343160" y="107215"/>
                                </a:lnTo>
                                <a:lnTo>
                                  <a:pt x="362262" y="105628"/>
                                </a:lnTo>
                                <a:lnTo>
                                  <a:pt x="381312" y="104281"/>
                                </a:lnTo>
                                <a:lnTo>
                                  <a:pt x="400362" y="102452"/>
                                </a:lnTo>
                                <a:lnTo>
                                  <a:pt x="419464" y="101805"/>
                                </a:lnTo>
                                <a:lnTo>
                                  <a:pt x="438514" y="100814"/>
                                </a:lnTo>
                                <a:lnTo>
                                  <a:pt x="457564" y="100166"/>
                                </a:lnTo>
                                <a:lnTo>
                                  <a:pt x="476653" y="98973"/>
                                </a:lnTo>
                                <a:lnTo>
                                  <a:pt x="495703" y="97042"/>
                                </a:lnTo>
                                <a:lnTo>
                                  <a:pt x="514754" y="94667"/>
                                </a:lnTo>
                                <a:lnTo>
                                  <a:pt x="533855" y="92572"/>
                                </a:lnTo>
                                <a:lnTo>
                                  <a:pt x="552905" y="91530"/>
                                </a:lnTo>
                                <a:lnTo>
                                  <a:pt x="571955" y="89994"/>
                                </a:lnTo>
                                <a:lnTo>
                                  <a:pt x="591057" y="88063"/>
                                </a:lnTo>
                                <a:lnTo>
                                  <a:pt x="610107" y="87072"/>
                                </a:lnTo>
                                <a:lnTo>
                                  <a:pt x="629157" y="86730"/>
                                </a:lnTo>
                                <a:lnTo>
                                  <a:pt x="648259" y="84837"/>
                                </a:lnTo>
                                <a:lnTo>
                                  <a:pt x="667309" y="83250"/>
                                </a:lnTo>
                                <a:lnTo>
                                  <a:pt x="686359" y="82107"/>
                                </a:lnTo>
                                <a:lnTo>
                                  <a:pt x="705410" y="80418"/>
                                </a:lnTo>
                                <a:lnTo>
                                  <a:pt x="724511" y="78538"/>
                                </a:lnTo>
                                <a:lnTo>
                                  <a:pt x="743561" y="76607"/>
                                </a:lnTo>
                                <a:lnTo>
                                  <a:pt x="762612" y="75160"/>
                                </a:lnTo>
                                <a:lnTo>
                                  <a:pt x="781713" y="74220"/>
                                </a:lnTo>
                                <a:lnTo>
                                  <a:pt x="800763" y="73128"/>
                                </a:lnTo>
                                <a:lnTo>
                                  <a:pt x="819814" y="70854"/>
                                </a:lnTo>
                                <a:lnTo>
                                  <a:pt x="838915" y="68263"/>
                                </a:lnTo>
                                <a:lnTo>
                                  <a:pt x="857965" y="66625"/>
                                </a:lnTo>
                                <a:lnTo>
                                  <a:pt x="877016" y="66333"/>
                                </a:lnTo>
                                <a:lnTo>
                                  <a:pt x="896117" y="65444"/>
                                </a:lnTo>
                                <a:lnTo>
                                  <a:pt x="915167" y="65088"/>
                                </a:lnTo>
                                <a:lnTo>
                                  <a:pt x="934218" y="63996"/>
                                </a:lnTo>
                                <a:lnTo>
                                  <a:pt x="953319" y="62167"/>
                                </a:lnTo>
                                <a:lnTo>
                                  <a:pt x="972369" y="60631"/>
                                </a:lnTo>
                                <a:lnTo>
                                  <a:pt x="991419" y="59386"/>
                                </a:lnTo>
                                <a:lnTo>
                                  <a:pt x="1010521" y="58446"/>
                                </a:lnTo>
                                <a:lnTo>
                                  <a:pt x="1029571" y="57100"/>
                                </a:lnTo>
                                <a:lnTo>
                                  <a:pt x="1067672" y="52591"/>
                                </a:lnTo>
                                <a:lnTo>
                                  <a:pt x="1105811" y="50013"/>
                                </a:lnTo>
                                <a:lnTo>
                                  <a:pt x="1124861" y="49416"/>
                                </a:lnTo>
                                <a:lnTo>
                                  <a:pt x="1143962" y="48032"/>
                                </a:lnTo>
                                <a:lnTo>
                                  <a:pt x="1163013" y="46990"/>
                                </a:lnTo>
                                <a:lnTo>
                                  <a:pt x="1182063" y="45492"/>
                                </a:lnTo>
                                <a:lnTo>
                                  <a:pt x="1201164" y="43168"/>
                                </a:lnTo>
                                <a:lnTo>
                                  <a:pt x="1220215" y="42469"/>
                                </a:lnTo>
                                <a:lnTo>
                                  <a:pt x="1239265" y="41923"/>
                                </a:lnTo>
                                <a:lnTo>
                                  <a:pt x="1258366" y="40043"/>
                                </a:lnTo>
                                <a:lnTo>
                                  <a:pt x="1277416" y="37656"/>
                                </a:lnTo>
                                <a:lnTo>
                                  <a:pt x="1296467" y="35827"/>
                                </a:lnTo>
                                <a:lnTo>
                                  <a:pt x="1315568" y="33884"/>
                                </a:lnTo>
                                <a:lnTo>
                                  <a:pt x="1334618" y="31661"/>
                                </a:lnTo>
                                <a:lnTo>
                                  <a:pt x="1353669" y="31014"/>
                                </a:lnTo>
                                <a:lnTo>
                                  <a:pt x="1372719" y="29667"/>
                                </a:lnTo>
                                <a:lnTo>
                                  <a:pt x="1391820" y="28232"/>
                                </a:lnTo>
                                <a:lnTo>
                                  <a:pt x="1410871" y="25654"/>
                                </a:lnTo>
                                <a:lnTo>
                                  <a:pt x="1429921" y="23914"/>
                                </a:lnTo>
                                <a:lnTo>
                                  <a:pt x="1449022" y="22479"/>
                                </a:lnTo>
                                <a:lnTo>
                                  <a:pt x="1468073" y="19799"/>
                                </a:lnTo>
                                <a:lnTo>
                                  <a:pt x="1487123" y="16370"/>
                                </a:lnTo>
                                <a:lnTo>
                                  <a:pt x="1506224" y="15138"/>
                                </a:lnTo>
                                <a:lnTo>
                                  <a:pt x="1525275" y="13398"/>
                                </a:lnTo>
                                <a:lnTo>
                                  <a:pt x="1544325" y="13157"/>
                                </a:lnTo>
                                <a:lnTo>
                                  <a:pt x="1563426" y="11468"/>
                                </a:lnTo>
                                <a:lnTo>
                                  <a:pt x="1582477" y="8344"/>
                                </a:lnTo>
                                <a:lnTo>
                                  <a:pt x="1601527" y="7543"/>
                                </a:lnTo>
                                <a:lnTo>
                                  <a:pt x="1620628" y="6553"/>
                                </a:lnTo>
                                <a:lnTo>
                                  <a:pt x="1639679" y="4965"/>
                                </a:lnTo>
                                <a:lnTo>
                                  <a:pt x="1658729" y="3581"/>
                                </a:lnTo>
                                <a:lnTo>
                                  <a:pt x="1677830" y="2387"/>
                                </a:lnTo>
                                <a:lnTo>
                                  <a:pt x="1696880" y="1346"/>
                                </a:lnTo>
                                <a:lnTo>
                                  <a:pt x="1715918" y="0"/>
                                </a:lnTo>
                              </a:path>
                            </a:pathLst>
                          </a:custGeom>
                          <a:ln w="18971">
                            <a:solidFill>
                              <a:srgbClr val="FFFFFF"/>
                            </a:solidFill>
                            <a:prstDash val="solid"/>
                          </a:ln>
                        </wps:spPr>
                        <wps:bodyPr wrap="square" lIns="0" tIns="0" rIns="0" bIns="0" rtlCol="0">
                          <a:prstTxWarp prst="textNoShape">
                            <a:avLst/>
                          </a:prstTxWarp>
                          <a:noAutofit/>
                        </wps:bodyPr>
                      </wps:wsp>
                      <wps:wsp>
                        <wps:cNvPr id="120" name="Graphic 120"/>
                        <wps:cNvSpPr/>
                        <wps:spPr>
                          <a:xfrm>
                            <a:off x="2740816" y="3080055"/>
                            <a:ext cx="1716405" cy="135890"/>
                          </a:xfrm>
                          <a:custGeom>
                            <a:avLst/>
                            <a:gdLst/>
                            <a:ahLst/>
                            <a:cxnLst/>
                            <a:rect l="l" t="t" r="r" b="b"/>
                            <a:pathLst>
                              <a:path w="1716405" h="135890">
                                <a:moveTo>
                                  <a:pt x="0" y="135791"/>
                                </a:moveTo>
                                <a:lnTo>
                                  <a:pt x="19050" y="134305"/>
                                </a:lnTo>
                                <a:lnTo>
                                  <a:pt x="38100" y="132171"/>
                                </a:lnTo>
                                <a:lnTo>
                                  <a:pt x="57201" y="130037"/>
                                </a:lnTo>
                                <a:lnTo>
                                  <a:pt x="76252" y="127548"/>
                                </a:lnTo>
                                <a:lnTo>
                                  <a:pt x="95302" y="125326"/>
                                </a:lnTo>
                                <a:lnTo>
                                  <a:pt x="114403" y="123433"/>
                                </a:lnTo>
                                <a:lnTo>
                                  <a:pt x="133454" y="122493"/>
                                </a:lnTo>
                                <a:lnTo>
                                  <a:pt x="152504" y="120411"/>
                                </a:lnTo>
                                <a:lnTo>
                                  <a:pt x="171605" y="119064"/>
                                </a:lnTo>
                                <a:lnTo>
                                  <a:pt x="190656" y="117388"/>
                                </a:lnTo>
                                <a:lnTo>
                                  <a:pt x="209706" y="115839"/>
                                </a:lnTo>
                                <a:lnTo>
                                  <a:pt x="228807" y="112473"/>
                                </a:lnTo>
                                <a:lnTo>
                                  <a:pt x="247858" y="112816"/>
                                </a:lnTo>
                                <a:lnTo>
                                  <a:pt x="266908" y="112663"/>
                                </a:lnTo>
                                <a:lnTo>
                                  <a:pt x="286009" y="111432"/>
                                </a:lnTo>
                                <a:lnTo>
                                  <a:pt x="305060" y="110682"/>
                                </a:lnTo>
                                <a:lnTo>
                                  <a:pt x="324110" y="108447"/>
                                </a:lnTo>
                                <a:lnTo>
                                  <a:pt x="343160" y="107215"/>
                                </a:lnTo>
                                <a:lnTo>
                                  <a:pt x="362262" y="105628"/>
                                </a:lnTo>
                                <a:lnTo>
                                  <a:pt x="381312" y="104281"/>
                                </a:lnTo>
                                <a:lnTo>
                                  <a:pt x="400362" y="102452"/>
                                </a:lnTo>
                                <a:lnTo>
                                  <a:pt x="419464" y="101805"/>
                                </a:lnTo>
                                <a:lnTo>
                                  <a:pt x="438514" y="100814"/>
                                </a:lnTo>
                                <a:lnTo>
                                  <a:pt x="457564" y="100166"/>
                                </a:lnTo>
                                <a:lnTo>
                                  <a:pt x="476653" y="98973"/>
                                </a:lnTo>
                                <a:lnTo>
                                  <a:pt x="495703" y="97042"/>
                                </a:lnTo>
                                <a:lnTo>
                                  <a:pt x="514754" y="94667"/>
                                </a:lnTo>
                                <a:lnTo>
                                  <a:pt x="533855" y="92572"/>
                                </a:lnTo>
                                <a:lnTo>
                                  <a:pt x="552905" y="91530"/>
                                </a:lnTo>
                                <a:lnTo>
                                  <a:pt x="571955" y="89994"/>
                                </a:lnTo>
                                <a:lnTo>
                                  <a:pt x="591057" y="88063"/>
                                </a:lnTo>
                                <a:lnTo>
                                  <a:pt x="610107" y="87072"/>
                                </a:lnTo>
                                <a:lnTo>
                                  <a:pt x="629157" y="86730"/>
                                </a:lnTo>
                                <a:lnTo>
                                  <a:pt x="648259" y="84837"/>
                                </a:lnTo>
                                <a:lnTo>
                                  <a:pt x="667309" y="83250"/>
                                </a:lnTo>
                                <a:lnTo>
                                  <a:pt x="686359" y="82107"/>
                                </a:lnTo>
                                <a:lnTo>
                                  <a:pt x="705410" y="80418"/>
                                </a:lnTo>
                                <a:lnTo>
                                  <a:pt x="724511" y="78538"/>
                                </a:lnTo>
                                <a:lnTo>
                                  <a:pt x="743561" y="76607"/>
                                </a:lnTo>
                                <a:lnTo>
                                  <a:pt x="762612" y="75160"/>
                                </a:lnTo>
                                <a:lnTo>
                                  <a:pt x="781713" y="74220"/>
                                </a:lnTo>
                                <a:lnTo>
                                  <a:pt x="800763" y="73128"/>
                                </a:lnTo>
                                <a:lnTo>
                                  <a:pt x="819814" y="70854"/>
                                </a:lnTo>
                                <a:lnTo>
                                  <a:pt x="838915" y="68263"/>
                                </a:lnTo>
                                <a:lnTo>
                                  <a:pt x="857965" y="66625"/>
                                </a:lnTo>
                                <a:lnTo>
                                  <a:pt x="877016" y="66333"/>
                                </a:lnTo>
                                <a:lnTo>
                                  <a:pt x="896117" y="65444"/>
                                </a:lnTo>
                                <a:lnTo>
                                  <a:pt x="915167" y="65088"/>
                                </a:lnTo>
                                <a:lnTo>
                                  <a:pt x="934218" y="63996"/>
                                </a:lnTo>
                                <a:lnTo>
                                  <a:pt x="953319" y="62167"/>
                                </a:lnTo>
                                <a:lnTo>
                                  <a:pt x="972369" y="60631"/>
                                </a:lnTo>
                                <a:lnTo>
                                  <a:pt x="991419" y="59386"/>
                                </a:lnTo>
                                <a:lnTo>
                                  <a:pt x="1010521" y="58446"/>
                                </a:lnTo>
                                <a:lnTo>
                                  <a:pt x="1029571" y="57100"/>
                                </a:lnTo>
                                <a:lnTo>
                                  <a:pt x="1067672" y="52591"/>
                                </a:lnTo>
                                <a:lnTo>
                                  <a:pt x="1105811" y="50013"/>
                                </a:lnTo>
                                <a:lnTo>
                                  <a:pt x="1124861" y="49416"/>
                                </a:lnTo>
                                <a:lnTo>
                                  <a:pt x="1143962" y="48032"/>
                                </a:lnTo>
                                <a:lnTo>
                                  <a:pt x="1163013" y="46990"/>
                                </a:lnTo>
                                <a:lnTo>
                                  <a:pt x="1182063" y="45492"/>
                                </a:lnTo>
                                <a:lnTo>
                                  <a:pt x="1201164" y="43168"/>
                                </a:lnTo>
                                <a:lnTo>
                                  <a:pt x="1220215" y="42469"/>
                                </a:lnTo>
                                <a:lnTo>
                                  <a:pt x="1239265" y="41923"/>
                                </a:lnTo>
                                <a:lnTo>
                                  <a:pt x="1258366" y="40043"/>
                                </a:lnTo>
                                <a:lnTo>
                                  <a:pt x="1277416" y="37656"/>
                                </a:lnTo>
                                <a:lnTo>
                                  <a:pt x="1296467" y="35827"/>
                                </a:lnTo>
                                <a:lnTo>
                                  <a:pt x="1315568" y="33884"/>
                                </a:lnTo>
                                <a:lnTo>
                                  <a:pt x="1334618" y="31661"/>
                                </a:lnTo>
                                <a:lnTo>
                                  <a:pt x="1353669" y="31014"/>
                                </a:lnTo>
                                <a:lnTo>
                                  <a:pt x="1372719" y="29667"/>
                                </a:lnTo>
                                <a:lnTo>
                                  <a:pt x="1391820" y="28232"/>
                                </a:lnTo>
                                <a:lnTo>
                                  <a:pt x="1410871" y="25654"/>
                                </a:lnTo>
                                <a:lnTo>
                                  <a:pt x="1429921" y="23914"/>
                                </a:lnTo>
                                <a:lnTo>
                                  <a:pt x="1449022" y="22479"/>
                                </a:lnTo>
                                <a:lnTo>
                                  <a:pt x="1468073" y="19799"/>
                                </a:lnTo>
                                <a:lnTo>
                                  <a:pt x="1487123" y="16370"/>
                                </a:lnTo>
                                <a:lnTo>
                                  <a:pt x="1506224" y="15138"/>
                                </a:lnTo>
                                <a:lnTo>
                                  <a:pt x="1525275" y="13398"/>
                                </a:lnTo>
                                <a:lnTo>
                                  <a:pt x="1544325" y="13157"/>
                                </a:lnTo>
                                <a:lnTo>
                                  <a:pt x="1563426" y="11468"/>
                                </a:lnTo>
                                <a:lnTo>
                                  <a:pt x="1582477" y="8344"/>
                                </a:lnTo>
                                <a:lnTo>
                                  <a:pt x="1601527" y="7543"/>
                                </a:lnTo>
                                <a:lnTo>
                                  <a:pt x="1620628" y="6553"/>
                                </a:lnTo>
                                <a:lnTo>
                                  <a:pt x="1639679" y="4965"/>
                                </a:lnTo>
                                <a:lnTo>
                                  <a:pt x="1658729" y="3581"/>
                                </a:lnTo>
                                <a:lnTo>
                                  <a:pt x="1677830" y="2387"/>
                                </a:lnTo>
                                <a:lnTo>
                                  <a:pt x="1696880" y="1346"/>
                                </a:lnTo>
                                <a:lnTo>
                                  <a:pt x="1715918" y="0"/>
                                </a:lnTo>
                              </a:path>
                            </a:pathLst>
                          </a:custGeom>
                          <a:ln w="8130">
                            <a:solidFill>
                              <a:srgbClr val="000000"/>
                            </a:solidFill>
                            <a:prstDash val="dash"/>
                          </a:ln>
                        </wps:spPr>
                        <wps:bodyPr wrap="square" lIns="0" tIns="0" rIns="0" bIns="0" rtlCol="0">
                          <a:prstTxWarp prst="textNoShape">
                            <a:avLst/>
                          </a:prstTxWarp>
                          <a:noAutofit/>
                        </wps:bodyPr>
                      </wps:wsp>
                      <wps:wsp>
                        <wps:cNvPr id="121" name="Graphic 121"/>
                        <wps:cNvSpPr/>
                        <wps:spPr>
                          <a:xfrm>
                            <a:off x="2740816" y="2625132"/>
                            <a:ext cx="1716405" cy="1023619"/>
                          </a:xfrm>
                          <a:custGeom>
                            <a:avLst/>
                            <a:gdLst/>
                            <a:ahLst/>
                            <a:cxnLst/>
                            <a:rect l="l" t="t" r="r" b="b"/>
                            <a:pathLst>
                              <a:path w="1716405" h="1023619">
                                <a:moveTo>
                                  <a:pt x="0" y="0"/>
                                </a:moveTo>
                                <a:lnTo>
                                  <a:pt x="1715918" y="0"/>
                                </a:lnTo>
                                <a:lnTo>
                                  <a:pt x="1715918" y="1023310"/>
                                </a:lnTo>
                                <a:lnTo>
                                  <a:pt x="0" y="1023310"/>
                                </a:lnTo>
                                <a:lnTo>
                                  <a:pt x="0" y="0"/>
                                </a:lnTo>
                                <a:close/>
                              </a:path>
                            </a:pathLst>
                          </a:custGeom>
                          <a:ln w="16261">
                            <a:solidFill>
                              <a:srgbClr val="BFDDEF"/>
                            </a:solidFill>
                            <a:prstDash val="solid"/>
                          </a:ln>
                        </wps:spPr>
                        <wps:bodyPr wrap="square" lIns="0" tIns="0" rIns="0" bIns="0" rtlCol="0">
                          <a:prstTxWarp prst="textNoShape">
                            <a:avLst/>
                          </a:prstTxWarp>
                          <a:noAutofit/>
                        </wps:bodyPr>
                      </wps:wsp>
                      <wps:wsp>
                        <wps:cNvPr id="122" name="Graphic 122"/>
                        <wps:cNvSpPr/>
                        <wps:spPr>
                          <a:xfrm>
                            <a:off x="2740816" y="2625132"/>
                            <a:ext cx="1751330" cy="1058545"/>
                          </a:xfrm>
                          <a:custGeom>
                            <a:avLst/>
                            <a:gdLst/>
                            <a:ahLst/>
                            <a:cxnLst/>
                            <a:rect l="l" t="t" r="r" b="b"/>
                            <a:pathLst>
                              <a:path w="1751330" h="1058545">
                                <a:moveTo>
                                  <a:pt x="1750755" y="1023310"/>
                                </a:moveTo>
                                <a:lnTo>
                                  <a:pt x="1715931" y="1023310"/>
                                </a:lnTo>
                              </a:path>
                              <a:path w="1751330" h="1058545">
                                <a:moveTo>
                                  <a:pt x="1750755" y="818671"/>
                                </a:moveTo>
                                <a:lnTo>
                                  <a:pt x="1715931" y="818671"/>
                                </a:lnTo>
                              </a:path>
                              <a:path w="1751330" h="1058545">
                                <a:moveTo>
                                  <a:pt x="1750755" y="613981"/>
                                </a:moveTo>
                                <a:lnTo>
                                  <a:pt x="1715931" y="613981"/>
                                </a:lnTo>
                              </a:path>
                              <a:path w="1751330" h="1058545">
                                <a:moveTo>
                                  <a:pt x="1750755" y="409341"/>
                                </a:moveTo>
                                <a:lnTo>
                                  <a:pt x="1715931" y="409341"/>
                                </a:lnTo>
                              </a:path>
                              <a:path w="1751330" h="1058545">
                                <a:moveTo>
                                  <a:pt x="1750755" y="204689"/>
                                </a:moveTo>
                                <a:lnTo>
                                  <a:pt x="1715931" y="204689"/>
                                </a:lnTo>
                              </a:path>
                              <a:path w="1751330" h="1058545">
                                <a:moveTo>
                                  <a:pt x="1750755" y="0"/>
                                </a:moveTo>
                                <a:lnTo>
                                  <a:pt x="1715931" y="0"/>
                                </a:lnTo>
                              </a:path>
                              <a:path w="1751330" h="1058545">
                                <a:moveTo>
                                  <a:pt x="0" y="1058134"/>
                                </a:moveTo>
                                <a:lnTo>
                                  <a:pt x="0" y="1023310"/>
                                </a:lnTo>
                              </a:path>
                              <a:path w="1751330" h="1058545">
                                <a:moveTo>
                                  <a:pt x="286009" y="1058134"/>
                                </a:moveTo>
                                <a:lnTo>
                                  <a:pt x="286009" y="1023310"/>
                                </a:lnTo>
                              </a:path>
                              <a:path w="1751330" h="1058545">
                                <a:moveTo>
                                  <a:pt x="571955" y="1058134"/>
                                </a:moveTo>
                                <a:lnTo>
                                  <a:pt x="571955" y="1023310"/>
                                </a:lnTo>
                              </a:path>
                              <a:path w="1751330" h="1058545">
                                <a:moveTo>
                                  <a:pt x="857965" y="1058134"/>
                                </a:moveTo>
                                <a:lnTo>
                                  <a:pt x="857965" y="1023310"/>
                                </a:lnTo>
                              </a:path>
                              <a:path w="1751330" h="1058545">
                                <a:moveTo>
                                  <a:pt x="1143962" y="1058134"/>
                                </a:moveTo>
                                <a:lnTo>
                                  <a:pt x="1143962" y="1023310"/>
                                </a:lnTo>
                              </a:path>
                              <a:path w="1751330" h="1058545">
                                <a:moveTo>
                                  <a:pt x="1429921" y="1058134"/>
                                </a:moveTo>
                                <a:lnTo>
                                  <a:pt x="1429921" y="1023310"/>
                                </a:lnTo>
                              </a:path>
                              <a:path w="1751330" h="1058545">
                                <a:moveTo>
                                  <a:pt x="1715931" y="1058134"/>
                                </a:moveTo>
                                <a:lnTo>
                                  <a:pt x="1715931" y="1023310"/>
                                </a:lnTo>
                              </a:path>
                            </a:pathLst>
                          </a:custGeom>
                          <a:ln w="8130">
                            <a:solidFill>
                              <a:srgbClr val="4D4D4D"/>
                            </a:solidFill>
                            <a:prstDash val="solid"/>
                          </a:ln>
                        </wps:spPr>
                        <wps:bodyPr wrap="square" lIns="0" tIns="0" rIns="0" bIns="0" rtlCol="0">
                          <a:prstTxWarp prst="textNoShape">
                            <a:avLst/>
                          </a:prstTxWarp>
                          <a:noAutofit/>
                        </wps:bodyPr>
                      </wps:wsp>
                      <wps:wsp>
                        <wps:cNvPr id="123" name="Graphic 123"/>
                        <wps:cNvSpPr/>
                        <wps:spPr>
                          <a:xfrm>
                            <a:off x="2205221" y="2293096"/>
                            <a:ext cx="178435" cy="718820"/>
                          </a:xfrm>
                          <a:custGeom>
                            <a:avLst/>
                            <a:gdLst/>
                            <a:ahLst/>
                            <a:cxnLst/>
                            <a:rect l="l" t="t" r="r" b="b"/>
                            <a:pathLst>
                              <a:path w="178435" h="718820">
                                <a:moveTo>
                                  <a:pt x="0" y="718351"/>
                                </a:moveTo>
                                <a:lnTo>
                                  <a:pt x="178349" y="0"/>
                                </a:lnTo>
                              </a:path>
                            </a:pathLst>
                          </a:custGeom>
                          <a:ln w="8130">
                            <a:solidFill>
                              <a:srgbClr val="E66E50"/>
                            </a:solidFill>
                            <a:prstDash val="solid"/>
                          </a:ln>
                        </wps:spPr>
                        <wps:bodyPr wrap="square" lIns="0" tIns="0" rIns="0" bIns="0" rtlCol="0">
                          <a:prstTxWarp prst="textNoShape">
                            <a:avLst/>
                          </a:prstTxWarp>
                          <a:noAutofit/>
                        </wps:bodyPr>
                      </wps:wsp>
                      <wps:wsp>
                        <wps:cNvPr id="124" name="Graphic 124"/>
                        <wps:cNvSpPr/>
                        <wps:spPr>
                          <a:xfrm>
                            <a:off x="2374045" y="2283571"/>
                            <a:ext cx="19050" cy="19050"/>
                          </a:xfrm>
                          <a:custGeom>
                            <a:avLst/>
                            <a:gdLst/>
                            <a:ahLst/>
                            <a:cxnLst/>
                            <a:rect l="l" t="t" r="r" b="b"/>
                            <a:pathLst>
                              <a:path w="19050" h="19050">
                                <a:moveTo>
                                  <a:pt x="9499" y="19012"/>
                                </a:moveTo>
                                <a:lnTo>
                                  <a:pt x="2968" y="16640"/>
                                </a:lnTo>
                                <a:lnTo>
                                  <a:pt x="0" y="9525"/>
                                </a:lnTo>
                                <a:lnTo>
                                  <a:pt x="2968" y="2381"/>
                                </a:lnTo>
                                <a:lnTo>
                                  <a:pt x="9499" y="0"/>
                                </a:lnTo>
                                <a:lnTo>
                                  <a:pt x="16030" y="2381"/>
                                </a:lnTo>
                                <a:lnTo>
                                  <a:pt x="18999" y="9525"/>
                                </a:lnTo>
                                <a:lnTo>
                                  <a:pt x="16030" y="16640"/>
                                </a:lnTo>
                                <a:lnTo>
                                  <a:pt x="9499" y="19012"/>
                                </a:lnTo>
                                <a:close/>
                              </a:path>
                            </a:pathLst>
                          </a:custGeom>
                          <a:solidFill>
                            <a:srgbClr val="E66E50"/>
                          </a:solidFill>
                        </wps:spPr>
                        <wps:bodyPr wrap="square" lIns="0" tIns="0" rIns="0" bIns="0" rtlCol="0">
                          <a:prstTxWarp prst="textNoShape">
                            <a:avLst/>
                          </a:prstTxWarp>
                          <a:noAutofit/>
                        </wps:bodyPr>
                      </wps:wsp>
                      <wps:wsp>
                        <wps:cNvPr id="125" name="Graphic 125"/>
                        <wps:cNvSpPr/>
                        <wps:spPr>
                          <a:xfrm>
                            <a:off x="2374045" y="2283571"/>
                            <a:ext cx="19050" cy="19050"/>
                          </a:xfrm>
                          <a:custGeom>
                            <a:avLst/>
                            <a:gdLst/>
                            <a:ahLst/>
                            <a:cxnLst/>
                            <a:rect l="l" t="t" r="r" b="b"/>
                            <a:pathLst>
                              <a:path w="19050" h="19050">
                                <a:moveTo>
                                  <a:pt x="18999" y="9525"/>
                                </a:moveTo>
                                <a:lnTo>
                                  <a:pt x="16030" y="16640"/>
                                </a:lnTo>
                                <a:lnTo>
                                  <a:pt x="9499" y="19012"/>
                                </a:lnTo>
                                <a:lnTo>
                                  <a:pt x="2968" y="16640"/>
                                </a:lnTo>
                                <a:lnTo>
                                  <a:pt x="0" y="9525"/>
                                </a:lnTo>
                                <a:lnTo>
                                  <a:pt x="2968" y="2381"/>
                                </a:lnTo>
                                <a:lnTo>
                                  <a:pt x="9499" y="0"/>
                                </a:lnTo>
                                <a:lnTo>
                                  <a:pt x="16030" y="2381"/>
                                </a:lnTo>
                                <a:lnTo>
                                  <a:pt x="18999" y="9525"/>
                                </a:lnTo>
                              </a:path>
                            </a:pathLst>
                          </a:custGeom>
                          <a:ln w="5715">
                            <a:solidFill>
                              <a:srgbClr val="FFFFFF"/>
                            </a:solidFill>
                            <a:prstDash val="solid"/>
                          </a:ln>
                        </wps:spPr>
                        <wps:bodyPr wrap="square" lIns="0" tIns="0" rIns="0" bIns="0" rtlCol="0">
                          <a:prstTxWarp prst="textNoShape">
                            <a:avLst/>
                          </a:prstTxWarp>
                          <a:noAutofit/>
                        </wps:bodyPr>
                      </wps:wsp>
                      <wps:wsp>
                        <wps:cNvPr id="126" name="Graphic 126"/>
                        <wps:cNvSpPr/>
                        <wps:spPr>
                          <a:xfrm>
                            <a:off x="2728763" y="2101500"/>
                            <a:ext cx="518159" cy="527050"/>
                          </a:xfrm>
                          <a:custGeom>
                            <a:avLst/>
                            <a:gdLst/>
                            <a:ahLst/>
                            <a:cxnLst/>
                            <a:rect l="l" t="t" r="r" b="b"/>
                            <a:pathLst>
                              <a:path w="518159" h="527050">
                                <a:moveTo>
                                  <a:pt x="517776" y="526806"/>
                                </a:moveTo>
                                <a:lnTo>
                                  <a:pt x="0" y="0"/>
                                </a:lnTo>
                              </a:path>
                            </a:pathLst>
                          </a:custGeom>
                          <a:ln w="8130">
                            <a:solidFill>
                              <a:srgbClr val="BFDDEF"/>
                            </a:solidFill>
                            <a:prstDash val="solid"/>
                          </a:ln>
                        </wps:spPr>
                        <wps:bodyPr wrap="square" lIns="0" tIns="0" rIns="0" bIns="0" rtlCol="0">
                          <a:prstTxWarp prst="textNoShape">
                            <a:avLst/>
                          </a:prstTxWarp>
                          <a:noAutofit/>
                        </wps:bodyPr>
                      </wps:wsp>
                      <wps:wsp>
                        <wps:cNvPr id="127" name="Graphic 127"/>
                        <wps:cNvSpPr/>
                        <wps:spPr>
                          <a:xfrm>
                            <a:off x="2719238" y="2092013"/>
                            <a:ext cx="19050" cy="19050"/>
                          </a:xfrm>
                          <a:custGeom>
                            <a:avLst/>
                            <a:gdLst/>
                            <a:ahLst/>
                            <a:cxnLst/>
                            <a:rect l="l" t="t" r="r" b="b"/>
                            <a:pathLst>
                              <a:path w="19050" h="19050">
                                <a:moveTo>
                                  <a:pt x="9499" y="18974"/>
                                </a:moveTo>
                                <a:lnTo>
                                  <a:pt x="2968" y="16602"/>
                                </a:lnTo>
                                <a:lnTo>
                                  <a:pt x="0" y="9487"/>
                                </a:lnTo>
                                <a:lnTo>
                                  <a:pt x="2968" y="2371"/>
                                </a:lnTo>
                                <a:lnTo>
                                  <a:pt x="9499" y="0"/>
                                </a:lnTo>
                                <a:lnTo>
                                  <a:pt x="16030" y="2371"/>
                                </a:lnTo>
                                <a:lnTo>
                                  <a:pt x="18999" y="9487"/>
                                </a:lnTo>
                                <a:lnTo>
                                  <a:pt x="16030" y="16602"/>
                                </a:lnTo>
                                <a:lnTo>
                                  <a:pt x="9499" y="18974"/>
                                </a:lnTo>
                                <a:close/>
                              </a:path>
                            </a:pathLst>
                          </a:custGeom>
                          <a:solidFill>
                            <a:srgbClr val="BFDDEF"/>
                          </a:solidFill>
                        </wps:spPr>
                        <wps:bodyPr wrap="square" lIns="0" tIns="0" rIns="0" bIns="0" rtlCol="0">
                          <a:prstTxWarp prst="textNoShape">
                            <a:avLst/>
                          </a:prstTxWarp>
                          <a:noAutofit/>
                        </wps:bodyPr>
                      </wps:wsp>
                      <wps:wsp>
                        <wps:cNvPr id="128" name="Graphic 128"/>
                        <wps:cNvSpPr/>
                        <wps:spPr>
                          <a:xfrm>
                            <a:off x="2719238" y="2092013"/>
                            <a:ext cx="19050" cy="19050"/>
                          </a:xfrm>
                          <a:custGeom>
                            <a:avLst/>
                            <a:gdLst/>
                            <a:ahLst/>
                            <a:cxnLst/>
                            <a:rect l="l" t="t" r="r" b="b"/>
                            <a:pathLst>
                              <a:path w="19050" h="19050">
                                <a:moveTo>
                                  <a:pt x="18999" y="9487"/>
                                </a:moveTo>
                                <a:lnTo>
                                  <a:pt x="16030" y="16602"/>
                                </a:lnTo>
                                <a:lnTo>
                                  <a:pt x="9499" y="18974"/>
                                </a:lnTo>
                                <a:lnTo>
                                  <a:pt x="2968" y="16602"/>
                                </a:lnTo>
                                <a:lnTo>
                                  <a:pt x="0" y="9487"/>
                                </a:lnTo>
                                <a:lnTo>
                                  <a:pt x="2968" y="2371"/>
                                </a:lnTo>
                                <a:lnTo>
                                  <a:pt x="9499" y="0"/>
                                </a:lnTo>
                                <a:lnTo>
                                  <a:pt x="16030" y="2371"/>
                                </a:lnTo>
                                <a:lnTo>
                                  <a:pt x="18999" y="9487"/>
                                </a:lnTo>
                              </a:path>
                            </a:pathLst>
                          </a:custGeom>
                          <a:ln w="5715">
                            <a:solidFill>
                              <a:srgbClr val="FFFFFF"/>
                            </a:solidFill>
                            <a:prstDash val="solid"/>
                          </a:ln>
                        </wps:spPr>
                        <wps:bodyPr wrap="square" lIns="0" tIns="0" rIns="0" bIns="0" rtlCol="0">
                          <a:prstTxWarp prst="textNoShape">
                            <a:avLst/>
                          </a:prstTxWarp>
                          <a:noAutofit/>
                        </wps:bodyPr>
                      </wps:wsp>
                      <wps:wsp>
                        <wps:cNvPr id="129" name="Graphic 129"/>
                        <wps:cNvSpPr/>
                        <wps:spPr>
                          <a:xfrm>
                            <a:off x="1750691" y="1862024"/>
                            <a:ext cx="777240" cy="191770"/>
                          </a:xfrm>
                          <a:custGeom>
                            <a:avLst/>
                            <a:gdLst/>
                            <a:ahLst/>
                            <a:cxnLst/>
                            <a:rect l="l" t="t" r="r" b="b"/>
                            <a:pathLst>
                              <a:path w="777240" h="191770">
                                <a:moveTo>
                                  <a:pt x="0" y="0"/>
                                </a:moveTo>
                                <a:lnTo>
                                  <a:pt x="776696" y="191596"/>
                                </a:lnTo>
                              </a:path>
                            </a:pathLst>
                          </a:custGeom>
                          <a:ln w="8130">
                            <a:solidFill>
                              <a:srgbClr val="80B15B"/>
                            </a:solidFill>
                            <a:prstDash val="solid"/>
                          </a:ln>
                        </wps:spPr>
                        <wps:bodyPr wrap="square" lIns="0" tIns="0" rIns="0" bIns="0" rtlCol="0">
                          <a:prstTxWarp prst="textNoShape">
                            <a:avLst/>
                          </a:prstTxWarp>
                          <a:noAutofit/>
                        </wps:bodyPr>
                      </wps:wsp>
                      <wps:wsp>
                        <wps:cNvPr id="130" name="Graphic 130"/>
                        <wps:cNvSpPr/>
                        <wps:spPr>
                          <a:xfrm>
                            <a:off x="2517914" y="2044133"/>
                            <a:ext cx="19050" cy="19050"/>
                          </a:xfrm>
                          <a:custGeom>
                            <a:avLst/>
                            <a:gdLst/>
                            <a:ahLst/>
                            <a:cxnLst/>
                            <a:rect l="l" t="t" r="r" b="b"/>
                            <a:pathLst>
                              <a:path w="19050" h="19050">
                                <a:moveTo>
                                  <a:pt x="9480" y="18974"/>
                                </a:moveTo>
                                <a:lnTo>
                                  <a:pt x="2962" y="16602"/>
                                </a:lnTo>
                                <a:lnTo>
                                  <a:pt x="0" y="9487"/>
                                </a:lnTo>
                                <a:lnTo>
                                  <a:pt x="2962" y="2371"/>
                                </a:lnTo>
                                <a:lnTo>
                                  <a:pt x="9480" y="0"/>
                                </a:lnTo>
                                <a:lnTo>
                                  <a:pt x="15998" y="2371"/>
                                </a:lnTo>
                                <a:lnTo>
                                  <a:pt x="18961" y="9487"/>
                                </a:lnTo>
                                <a:lnTo>
                                  <a:pt x="15998" y="16602"/>
                                </a:lnTo>
                                <a:lnTo>
                                  <a:pt x="9480" y="18974"/>
                                </a:lnTo>
                                <a:close/>
                              </a:path>
                            </a:pathLst>
                          </a:custGeom>
                          <a:solidFill>
                            <a:srgbClr val="80B15B"/>
                          </a:solidFill>
                        </wps:spPr>
                        <wps:bodyPr wrap="square" lIns="0" tIns="0" rIns="0" bIns="0" rtlCol="0">
                          <a:prstTxWarp prst="textNoShape">
                            <a:avLst/>
                          </a:prstTxWarp>
                          <a:noAutofit/>
                        </wps:bodyPr>
                      </wps:wsp>
                      <wps:wsp>
                        <wps:cNvPr id="131" name="Graphic 131"/>
                        <wps:cNvSpPr/>
                        <wps:spPr>
                          <a:xfrm>
                            <a:off x="2517914" y="2044133"/>
                            <a:ext cx="19050" cy="19050"/>
                          </a:xfrm>
                          <a:custGeom>
                            <a:avLst/>
                            <a:gdLst/>
                            <a:ahLst/>
                            <a:cxnLst/>
                            <a:rect l="l" t="t" r="r" b="b"/>
                            <a:pathLst>
                              <a:path w="19050" h="19050">
                                <a:moveTo>
                                  <a:pt x="18961" y="9487"/>
                                </a:moveTo>
                                <a:lnTo>
                                  <a:pt x="15998" y="16602"/>
                                </a:lnTo>
                                <a:lnTo>
                                  <a:pt x="9480" y="18974"/>
                                </a:lnTo>
                                <a:lnTo>
                                  <a:pt x="2962" y="16602"/>
                                </a:lnTo>
                                <a:lnTo>
                                  <a:pt x="0" y="9487"/>
                                </a:lnTo>
                                <a:lnTo>
                                  <a:pt x="2962" y="2371"/>
                                </a:lnTo>
                                <a:lnTo>
                                  <a:pt x="9480" y="0"/>
                                </a:lnTo>
                                <a:lnTo>
                                  <a:pt x="15998" y="2371"/>
                                </a:lnTo>
                                <a:lnTo>
                                  <a:pt x="18961" y="9487"/>
                                </a:lnTo>
                              </a:path>
                            </a:pathLst>
                          </a:custGeom>
                          <a:ln w="4762">
                            <a:solidFill>
                              <a:srgbClr val="FFFFFF"/>
                            </a:solidFill>
                            <a:prstDash val="solid"/>
                          </a:ln>
                        </wps:spPr>
                        <wps:bodyPr wrap="square" lIns="0" tIns="0" rIns="0" bIns="0" rtlCol="0">
                          <a:prstTxWarp prst="textNoShape">
                            <a:avLst/>
                          </a:prstTxWarp>
                          <a:noAutofit/>
                        </wps:bodyPr>
                      </wps:wsp>
                      <wps:wsp>
                        <wps:cNvPr id="132" name="Graphic 132"/>
                        <wps:cNvSpPr/>
                        <wps:spPr>
                          <a:xfrm>
                            <a:off x="2205221" y="832364"/>
                            <a:ext cx="581660" cy="1149985"/>
                          </a:xfrm>
                          <a:custGeom>
                            <a:avLst/>
                            <a:gdLst/>
                            <a:ahLst/>
                            <a:cxnLst/>
                            <a:rect l="l" t="t" r="r" b="b"/>
                            <a:pathLst>
                              <a:path w="581660" h="1149985">
                                <a:moveTo>
                                  <a:pt x="0" y="0"/>
                                </a:moveTo>
                                <a:lnTo>
                                  <a:pt x="581036" y="1149423"/>
                                </a:lnTo>
                              </a:path>
                            </a:pathLst>
                          </a:custGeom>
                          <a:ln w="8130">
                            <a:solidFill>
                              <a:srgbClr val="E8C369"/>
                            </a:solidFill>
                            <a:prstDash val="solid"/>
                          </a:ln>
                        </wps:spPr>
                        <wps:bodyPr wrap="square" lIns="0" tIns="0" rIns="0" bIns="0" rtlCol="0">
                          <a:prstTxWarp prst="textNoShape">
                            <a:avLst/>
                          </a:prstTxWarp>
                          <a:noAutofit/>
                        </wps:bodyPr>
                      </wps:wsp>
                      <wps:wsp>
                        <wps:cNvPr id="133" name="Graphic 133"/>
                        <wps:cNvSpPr/>
                        <wps:spPr>
                          <a:xfrm>
                            <a:off x="2776783" y="1972301"/>
                            <a:ext cx="19050" cy="19050"/>
                          </a:xfrm>
                          <a:custGeom>
                            <a:avLst/>
                            <a:gdLst/>
                            <a:ahLst/>
                            <a:cxnLst/>
                            <a:rect l="l" t="t" r="r" b="b"/>
                            <a:pathLst>
                              <a:path w="19050" h="19050">
                                <a:moveTo>
                                  <a:pt x="9499" y="18974"/>
                                </a:moveTo>
                                <a:lnTo>
                                  <a:pt x="2968" y="16602"/>
                                </a:lnTo>
                                <a:lnTo>
                                  <a:pt x="0" y="9487"/>
                                </a:lnTo>
                                <a:lnTo>
                                  <a:pt x="2968" y="2371"/>
                                </a:lnTo>
                                <a:lnTo>
                                  <a:pt x="9499" y="0"/>
                                </a:lnTo>
                                <a:lnTo>
                                  <a:pt x="16030" y="2371"/>
                                </a:lnTo>
                                <a:lnTo>
                                  <a:pt x="18999" y="9487"/>
                                </a:lnTo>
                                <a:lnTo>
                                  <a:pt x="16030" y="16602"/>
                                </a:lnTo>
                                <a:lnTo>
                                  <a:pt x="9499" y="18974"/>
                                </a:lnTo>
                                <a:close/>
                              </a:path>
                            </a:pathLst>
                          </a:custGeom>
                          <a:solidFill>
                            <a:srgbClr val="E8C369"/>
                          </a:solidFill>
                        </wps:spPr>
                        <wps:bodyPr wrap="square" lIns="0" tIns="0" rIns="0" bIns="0" rtlCol="0">
                          <a:prstTxWarp prst="textNoShape">
                            <a:avLst/>
                          </a:prstTxWarp>
                          <a:noAutofit/>
                        </wps:bodyPr>
                      </wps:wsp>
                      <wps:wsp>
                        <wps:cNvPr id="134" name="Graphic 134"/>
                        <wps:cNvSpPr/>
                        <wps:spPr>
                          <a:xfrm>
                            <a:off x="2776783" y="1972301"/>
                            <a:ext cx="19050" cy="19050"/>
                          </a:xfrm>
                          <a:custGeom>
                            <a:avLst/>
                            <a:gdLst/>
                            <a:ahLst/>
                            <a:cxnLst/>
                            <a:rect l="l" t="t" r="r" b="b"/>
                            <a:pathLst>
                              <a:path w="19050" h="19050">
                                <a:moveTo>
                                  <a:pt x="18999" y="9487"/>
                                </a:moveTo>
                                <a:lnTo>
                                  <a:pt x="16030" y="16602"/>
                                </a:lnTo>
                                <a:lnTo>
                                  <a:pt x="9499" y="18974"/>
                                </a:lnTo>
                                <a:lnTo>
                                  <a:pt x="2968" y="16602"/>
                                </a:lnTo>
                                <a:lnTo>
                                  <a:pt x="0" y="9487"/>
                                </a:lnTo>
                                <a:lnTo>
                                  <a:pt x="2968" y="2371"/>
                                </a:lnTo>
                                <a:lnTo>
                                  <a:pt x="9499" y="0"/>
                                </a:lnTo>
                                <a:lnTo>
                                  <a:pt x="16030" y="2371"/>
                                </a:lnTo>
                                <a:lnTo>
                                  <a:pt x="18999" y="9487"/>
                                </a:lnTo>
                              </a:path>
                            </a:pathLst>
                          </a:custGeom>
                          <a:ln w="4762">
                            <a:solidFill>
                              <a:srgbClr val="FFFFFF"/>
                            </a:solidFill>
                            <a:prstDash val="solid"/>
                          </a:ln>
                        </wps:spPr>
                        <wps:bodyPr wrap="square" lIns="0" tIns="0" rIns="0" bIns="0" rtlCol="0">
                          <a:prstTxWarp prst="textNoShape">
                            <a:avLst/>
                          </a:prstTxWarp>
                          <a:noAutofit/>
                        </wps:bodyPr>
                      </wps:wsp>
                      <wps:wsp>
                        <wps:cNvPr id="135" name="Graphic 135"/>
                        <wps:cNvSpPr/>
                        <wps:spPr>
                          <a:xfrm>
                            <a:off x="3073956" y="1023960"/>
                            <a:ext cx="115570" cy="647065"/>
                          </a:xfrm>
                          <a:custGeom>
                            <a:avLst/>
                            <a:gdLst/>
                            <a:ahLst/>
                            <a:cxnLst/>
                            <a:rect l="l" t="t" r="r" b="b"/>
                            <a:pathLst>
                              <a:path w="115570" h="647065">
                                <a:moveTo>
                                  <a:pt x="0" y="646519"/>
                                </a:moveTo>
                                <a:lnTo>
                                  <a:pt x="115038" y="0"/>
                                </a:lnTo>
                              </a:path>
                            </a:pathLst>
                          </a:custGeom>
                          <a:ln w="8130">
                            <a:solidFill>
                              <a:srgbClr val="2A9C8E"/>
                            </a:solidFill>
                            <a:prstDash val="solid"/>
                          </a:ln>
                        </wps:spPr>
                        <wps:bodyPr wrap="square" lIns="0" tIns="0" rIns="0" bIns="0" rtlCol="0">
                          <a:prstTxWarp prst="textNoShape">
                            <a:avLst/>
                          </a:prstTxWarp>
                          <a:noAutofit/>
                        </wps:bodyPr>
                      </wps:wsp>
                      <wps:wsp>
                        <wps:cNvPr id="136" name="Graphic 136"/>
                        <wps:cNvSpPr/>
                        <wps:spPr>
                          <a:xfrm>
                            <a:off x="3064482" y="1660992"/>
                            <a:ext cx="19050" cy="19050"/>
                          </a:xfrm>
                          <a:custGeom>
                            <a:avLst/>
                            <a:gdLst/>
                            <a:ahLst/>
                            <a:cxnLst/>
                            <a:rect l="l" t="t" r="r" b="b"/>
                            <a:pathLst>
                              <a:path w="19050" h="19050">
                                <a:moveTo>
                                  <a:pt x="9474" y="18974"/>
                                </a:moveTo>
                                <a:lnTo>
                                  <a:pt x="2960" y="16602"/>
                                </a:lnTo>
                                <a:lnTo>
                                  <a:pt x="0" y="9487"/>
                                </a:lnTo>
                                <a:lnTo>
                                  <a:pt x="2960" y="2371"/>
                                </a:lnTo>
                                <a:lnTo>
                                  <a:pt x="9474" y="0"/>
                                </a:lnTo>
                                <a:lnTo>
                                  <a:pt x="15988" y="2371"/>
                                </a:lnTo>
                                <a:lnTo>
                                  <a:pt x="18948" y="9487"/>
                                </a:lnTo>
                                <a:lnTo>
                                  <a:pt x="15988" y="16602"/>
                                </a:lnTo>
                                <a:lnTo>
                                  <a:pt x="9474" y="18974"/>
                                </a:lnTo>
                                <a:close/>
                              </a:path>
                            </a:pathLst>
                          </a:custGeom>
                          <a:solidFill>
                            <a:srgbClr val="2A9C8E"/>
                          </a:solidFill>
                        </wps:spPr>
                        <wps:bodyPr wrap="square" lIns="0" tIns="0" rIns="0" bIns="0" rtlCol="0">
                          <a:prstTxWarp prst="textNoShape">
                            <a:avLst/>
                          </a:prstTxWarp>
                          <a:noAutofit/>
                        </wps:bodyPr>
                      </wps:wsp>
                      <wps:wsp>
                        <wps:cNvPr id="137" name="Graphic 137"/>
                        <wps:cNvSpPr/>
                        <wps:spPr>
                          <a:xfrm>
                            <a:off x="3064482" y="1660992"/>
                            <a:ext cx="19050" cy="19050"/>
                          </a:xfrm>
                          <a:custGeom>
                            <a:avLst/>
                            <a:gdLst/>
                            <a:ahLst/>
                            <a:cxnLst/>
                            <a:rect l="l" t="t" r="r" b="b"/>
                            <a:pathLst>
                              <a:path w="19050" h="19050">
                                <a:moveTo>
                                  <a:pt x="18948" y="9487"/>
                                </a:moveTo>
                                <a:lnTo>
                                  <a:pt x="15988" y="16602"/>
                                </a:lnTo>
                                <a:lnTo>
                                  <a:pt x="9474" y="18974"/>
                                </a:lnTo>
                                <a:lnTo>
                                  <a:pt x="2960" y="16602"/>
                                </a:lnTo>
                                <a:lnTo>
                                  <a:pt x="0" y="9487"/>
                                </a:lnTo>
                                <a:lnTo>
                                  <a:pt x="2960" y="2371"/>
                                </a:lnTo>
                                <a:lnTo>
                                  <a:pt x="9474" y="0"/>
                                </a:lnTo>
                                <a:lnTo>
                                  <a:pt x="15988" y="2371"/>
                                </a:lnTo>
                                <a:lnTo>
                                  <a:pt x="18948" y="9487"/>
                                </a:lnTo>
                              </a:path>
                            </a:pathLst>
                          </a:custGeom>
                          <a:ln w="4762">
                            <a:solidFill>
                              <a:srgbClr val="FFFFFF"/>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14.487869pt;margin-top:3.171422pt;width:353.7pt;height:290.05pt;mso-position-horizontal-relative:page;mso-position-vertical-relative:paragraph;z-index:-16119808" id="docshapegroup4" coordorigin="2290,63" coordsize="7074,5801">
                <v:line style="position:absolute" from="3069,1527" to="5772,1527" stroked="true" strokeweight=".5335pt" strokecolor="#ebebeb">
                  <v:stroke dashstyle="solid"/>
                </v:line>
                <v:line style="position:absolute" from="3069,1204" to="5772,1204" stroked="true" strokeweight=".5335pt" strokecolor="#ebebeb">
                  <v:stroke dashstyle="solid"/>
                </v:line>
                <v:line style="position:absolute" from="3069,882" to="5772,882" stroked="true" strokeweight=".5335pt" strokecolor="#ebebeb">
                  <v:stroke dashstyle="solid"/>
                </v:line>
                <v:line style="position:absolute" from="3069,560" to="5772,560" stroked="true" strokeweight=".5335pt" strokecolor="#ebebeb">
                  <v:stroke dashstyle="solid"/>
                </v:line>
                <v:line style="position:absolute" from="3069,237" to="5772,237" stroked="true" strokeweight=".5335pt" strokecolor="#ebebeb">
                  <v:stroke dashstyle="solid"/>
                </v:line>
                <v:line style="position:absolute" from="3069,1688" to="5772,1688" stroked="true" strokeweight="1.066999pt" strokecolor="#ebebeb">
                  <v:stroke dashstyle="solid"/>
                </v:line>
                <v:line style="position:absolute" from="3069,1365" to="5772,1365" stroked="true" strokeweight="1.066999pt" strokecolor="#ebebeb">
                  <v:stroke dashstyle="solid"/>
                </v:line>
                <v:line style="position:absolute" from="3069,1043" to="5772,1043" stroked="true" strokeweight="1.066999pt" strokecolor="#ebebeb">
                  <v:stroke dashstyle="solid"/>
                </v:line>
                <v:line style="position:absolute" from="3069,721" to="5772,721" stroked="true" strokeweight="1.066999pt" strokecolor="#ebebeb">
                  <v:stroke dashstyle="solid"/>
                </v:line>
                <v:line style="position:absolute" from="3069,399" to="5772,399" stroked="true" strokeweight="1.066999pt" strokecolor="#ebebeb">
                  <v:stroke dashstyle="solid"/>
                </v:line>
                <v:line style="position:absolute" from="3069,76" to="5772,76" stroked="true" strokeweight="1.066999pt" strokecolor="#ebebeb">
                  <v:stroke dashstyle="solid"/>
                </v:line>
                <v:shape style="position:absolute;left:3069;top:401;width:2703;height:1003" id="docshape5" coordorigin="3069,401" coordsize="2703,1003" path="m5772,1404l5742,1399,5712,1394,5682,1389,5651,1385,5621,1381,5591,1377,5561,1375,5531,1371,5501,1369,5471,1362,5441,1358,5381,1352,5351,1348,5321,1342,5291,1341,5261,1338,5231,1334,5171,1330,5111,1324,5051,1323,5021,1316,4991,1311,4961,1309,4931,1305,4901,1297,4871,1297,4841,1294,4811,1287,4781,1281,4751,1279,4721,1271,4691,1270,4661,1263,4631,1258,4601,1252,4571,1248,4541,1245,4481,1236,4451,1232,4420,1227,4390,1225,4360,1222,4330,1220,4300,1215,4270,1212,4240,1208,4180,1200,4150,1202,4120,1199,4090,1199,4060,1191,4030,1188,3970,1182,3940,1177,3910,1174,3880,1173,3850,1171,3820,1170,3760,1161,3730,1160,3700,1152,3670,1150,3640,1145,3610,1139,3580,1135,3550,1135,3520,1131,3490,1126,3430,1120,3400,1120,3370,1117,3340,1116,3310,1113,3280,1116,3249,1111,3219,1108,3189,1103,3159,1105,3129,1103,3099,1105,3069,1107,3069,870,3099,866,3129,856,3189,831,3280,799,3340,780,3400,765,3430,745,3490,745,3520,739,3550,735,3580,720,3610,715,3640,706,3700,686,3730,683,3760,679,3790,676,3820,669,3850,658,3880,646,3910,641,3940,635,4000,617,4030,612,4060,613,4090,604,4120,599,4180,589,4240,572,4300,569,4330,562,4390,544,4420,538,4451,533,4511,529,4541,527,4571,524,4601,523,4661,519,4691,512,4721,504,4751,495,4781,490,4811,488,4871,488,4901,486,4931,481,4961,479,4991,480,5021,479,5051,476,5081,473,5111,471,5141,466,5171,460,5201,459,5231,457,5261,454,5291,449,5321,446,5351,445,5381,441,5411,435,5471,429,5501,430,5531,424,5561,417,5591,415,5621,411,5651,405,5682,401,5712,402,5772,401,5772,1404xe" filled="true" fillcolor="#937567" stroked="false">
                  <v:path arrowok="t"/>
                  <v:fill type="solid"/>
                </v:shape>
                <v:shape style="position:absolute;left:3069;top:435;width:2703;height:933" id="docshape6" coordorigin="3069,435" coordsize="2703,933" path="m5772,1367l5742,1364,5712,1360,5682,1355,5621,1349,5591,1346,5561,1346,5531,1342,5501,1339,5471,1334,5441,1330,5411,1328,5351,1323,5321,1319,5291,1319,5261,1318,5231,1315,5141,1308,5111,1306,5051,1306,5021,1299,4991,1294,4961,1293,4931,1288,4901,1283,4871,1283,4841,1281,4781,1270,4751,1268,4721,1260,4691,1258,4661,1251,4631,1245,4601,1240,4541,1235,4481,1225,4451,1221,4420,1217,4390,1216,4360,1213,4330,1211,4300,1206,4270,1203,4210,1193,4180,1189,4150,1190,4120,1186,4090,1186,4060,1177,4030,1176,3970,1168,3940,1163,3910,1160,3880,1160,3850,1158,3820,1157,3790,1152,3760,1148,3730,1148,3700,1140,3670,1139,3640,1132,3610,1127,3580,1122,3550,1123,3520,1119,3490,1114,3460,1110,3430,1107,3400,1105,3370,1103,3340,1101,3310,1099,3280,1100,3249,1096,3219,1094,3189,1089,3159,1091,3129,1089,3099,1090,3069,1092,3069,884,3099,880,3129,870,3189,845,3219,834,3249,825,3310,804,3340,795,3400,779,3430,758,3460,758,3490,758,3520,751,3550,746,3580,733,3610,728,3640,719,3670,708,3700,698,3730,695,3760,692,3790,690,3820,683,3850,672,3880,659,3910,655,3940,649,4000,630,4030,625,4060,627,4090,617,4150,607,4180,600,4240,582,4270,580,4300,578,4330,572,4390,554,4420,548,4451,544,4481,542,4541,538,4571,535,4601,535,4631,534,4661,530,4691,524,4721,516,4751,507,4781,502,4811,500,4841,501,4871,502,4901,501,4931,498,4961,496,4991,497,5021,496,5051,493,5081,490,5111,488,5141,485,5171,479,5201,478,5261,474,5291,471,5321,469,5351,470,5381,468,5411,462,5441,461,5471,458,5501,459,5531,454,5561,446,5591,447,5621,443,5651,438,5682,435,5772,437,5772,1367xe" filled="true" fillcolor="#8e85c3" stroked="false">
                  <v:path arrowok="t"/>
                  <v:fill type="solid"/>
                </v:shape>
                <v:shape style="position:absolute;left:3069;top:515;width:2703;height:773" id="docshape7" coordorigin="3069,515" coordsize="2703,773" path="m5772,1288l5712,1280,5682,1275,5651,1274,5621,1272,5591,1269,5561,1269,5531,1268,5501,1264,5471,1258,5441,1256,5411,1255,5381,1256,5351,1254,5321,1250,5291,1251,5261,1250,5231,1249,5171,1243,5141,1241,5111,1242,5081,1243,5051,1243,5021,1236,4991,1231,4961,1229,4931,1225,4901,1219,4871,1221,4841,1220,4811,1215,4781,1208,4751,1204,4721,1199,4691,1197,4661,1189,4631,1183,4601,1178,4571,1176,4541,1173,4511,1169,4481,1163,4451,1159,4420,1155,4360,1153,4330,1153,4300,1148,4270,1144,4240,1139,4180,1131,4150,1133,4120,1130,4090,1130,4060,1121,4030,1120,3970,1113,3940,1107,3910,1105,3880,1106,3850,1104,3820,1105,3790,1100,3760,1096,3730,1096,3700,1086,3670,1086,3640,1081,3610,1078,3580,1073,3550,1078,3520,1074,3490,1070,3460,1066,3430,1063,3400,1063,3340,1062,3310,1060,3280,1064,3249,1060,3219,1059,3189,1055,3159,1060,3129,1061,3099,1064,3069,1068,3069,908,3099,906,3129,898,3189,879,3219,868,3249,861,3280,851,3340,834,3370,827,3400,821,3430,802,3460,802,3490,801,3520,795,3550,792,3580,781,3610,777,3640,770,3670,760,3700,751,3760,744,3790,741,3820,735,3850,725,3880,714,3910,710,3940,704,4000,686,4030,681,4060,683,4090,674,4150,664,4180,658,4240,641,4270,638,4300,636,4330,630,4360,622,4390,615,4420,610,4451,606,4481,604,4511,600,4541,599,4571,596,4601,597,4631,596,4661,593,4691,585,4721,577,4781,564,4811,561,4841,563,4871,564,4901,564,4931,562,4961,559,4991,560,5021,559,5081,554,5111,553,5141,552,5171,546,5201,545,5231,542,5261,541,5291,539,5321,538,5351,539,5411,534,5441,535,5471,533,5501,534,5531,528,5561,523,5591,523,5621,521,5651,516,5682,515,5772,517,5772,1288xe" filled="true" fillcolor="#6b95b1" stroked="false">
                  <v:path arrowok="t"/>
                  <v:fill type="solid"/>
                </v:shape>
                <v:shape style="position:absolute;left:3069;top:722;width:2703;height:353" id="docshape8" coordorigin="3069,723" coordsize="2703,353" path="m5772,1076l5742,1073,5712,1069,5682,1067,5591,1065,5561,1063,5531,1065,5501,1066,5471,1061,5441,1060,5411,1060,5381,1061,5351,1061,5321,1060,5291,1057,5261,1059,5171,1058,5141,1058,5081,1061,5051,1062,5021,1061,4991,1058,4961,1055,4931,1054,4901,1051,4871,1050,4841,1049,4811,1046,4781,1044,4751,1045,4721,1042,4691,1043,4661,1041,4601,1035,4541,1036,4511,1037,4481,1034,4451,1032,4420,1031,4390,1031,4360,1033,4330,1037,4300,1035,4270,1032,4240,1031,4210,1032,4180,1031,4150,1034,4120,1033,4090,1035,4060,1031,4000,1026,3970,1027,3940,1025,3910,1024,3880,1024,3850,1025,3820,1029,3760,1021,3730,1022,3700,1015,3670,1016,3610,1014,3580,1010,3550,1015,3520,1013,3490,1012,3460,1007,3430,1005,3400,1012,3340,1016,3310,1016,3280,1021,3249,1020,3219,1022,3189,1021,3159,1032,3129,1036,3099,1043,3069,1050,3069,926,3099,927,3129,923,3159,917,3189,913,3219,905,3249,901,3340,880,3370,875,3400,872,3430,860,3460,861,3490,859,3520,856,3550,855,3580,845,3640,836,3670,830,3700,823,3730,821,3790,816,3820,810,3850,805,3880,796,3940,787,3970,780,4030,772,4060,773,4090,769,4120,766,4150,762,4180,758,4210,752,4240,749,4270,751,4300,749,4330,746,4360,743,4420,734,4451,733,4481,733,4511,733,4541,736,4571,736,4601,739,4631,740,4661,740,4691,739,4721,734,4751,730,4781,727,4811,729,4841,734,4871,734,4901,732,4931,732,4961,733,4991,733,5021,734,5051,736,5081,735,5141,735,5171,732,5201,733,5231,732,5261,733,5291,732,5321,728,5351,732,5381,732,5411,730,5471,730,5501,732,5531,730,5561,730,5591,728,5621,727,5651,723,5682,723,5712,726,5772,729,5772,1076xe" filled="true" fillcolor="#7ea587" stroked="false">
                  <v:path arrowok="t"/>
                  <v:fill type="solid"/>
                </v:shape>
                <v:shape style="position:absolute;left:3069;top:853;width:2703;height:177" id="docshape9" coordorigin="3069,853" coordsize="2703,177" path="m3069,1029l3069,947,3099,948,3129,947,3159,944,3189,943,3219,938,3280,930,3310,924,3340,920,3400,914,3430,907,3460,911,3490,911,3520,908,3550,910,3580,902,3610,901,3640,897,3670,896,3700,892,3730,894,3760,892,3790,890,3820,887,3850,883,3880,876,3940,871,3970,867,4030,866,4060,867,4090,865,4120,864,4150,863,4180,859,4210,856,4240,856,4270,859,4300,860,4330,860,4360,859,4390,857,4420,854,4451,853,4481,853,4511,856,4541,859,4571,861,4601,864,4631,866,4661,868,4691,869,4721,867,4751,865,4781,865,4811,870,4841,874,4871,876,4931,875,4991,880,5021,882,5051,885,5081,883,5141,882,5171,881,5201,883,5261,882,5321,880,5351,881,5381,881,5411,879,5471,879,5561,877,5621,873,5651,870,5682,869,5712,873,5742,875,5772,876,5772,928,5742,925,5712,923,5682,921,5651,919,5621,919,5591,917,5561,915,5531,918,5501,919,5471,913,5441,912,5411,911,5351,912,5321,908,5291,909,5261,909,5231,909,5171,909,5141,911,5081,913,5051,914,5021,913,4991,912,4961,911,4931,911,4901,908,4871,909,4841,908,4811,905,4781,906,4751,909,4721,909,4691,913,4661,913,4631,913,4601,910,4571,911,4541,913,4511,914,4481,914,4451,912,4420,911,4390,913,4360,917,4330,923,4300,923,4270,923,4240,924,4210,928,4180,930,4150,934,4120,934,4090,939,4060,938,4030,934,4000,935,3970,940,3910,941,3880,943,3850,947,3820,953,3790,951,3760,948,3730,949,3700,946,3670,951,3640,954,3610,954,3580,953,3550,960,3520,962,3490,961,3460,957,3430,958,3400,971,3370,972,3340,976,3310,979,3280,985,3249,986,3219,990,3189,991,3159,1005,3129,1012,3099,1023,3069,1029xe" filled="true" fillcolor="#ddb166" stroked="false">
                  <v:path arrowok="t"/>
                  <v:fill type="solid"/>
                </v:shape>
                <v:shape style="position:absolute;left:3069;top:865;width:2703;height:142" id="docshape10" coordorigin="3069,865" coordsize="2703,142" path="m5772,883l5742,882,5712,879,5682,876,5651,877,5621,880,5561,884,5531,886,5501,888,5471,887,5411,887,5381,889,5351,889,5321,888,5261,892,5231,891,5201,892,5171,890,5141,892,5081,893,5051,894,5021,891,4961,887,4931,885,4901,885,4871,885,4841,883,4811,880,4781,875,4751,875,4721,877,4691,880,4661,879,4631,877,4601,876,4571,872,4541,871,4511,867,4481,865,4451,866,4420,867,4390,871,4300,875,4270,873,4240,871,4210,872,4180,875,4150,879,4120,882,4090,882,4060,884,4030,884,3970,885,3940,890,3910,892,3880,895,3850,901,3820,905,3790,907,3760,908,3730,910,3700,908,3670,911,3640,912,3610,916,3580,917,3550,925,3520,923,3490,925,3460,926,3430,923,3400,932,3370,936,3340,940,3280,950,3249,953,3219,956,3189,960,3129,968,3099,970,3069,970,3069,1007,3099,1000,3129,991,3159,985,3189,974,3219,972,3249,968,3280,966,3310,958,3340,956,3400,952,3430,942,3460,942,3490,946,3520,947,3550,944,3580,938,3640,940,3670,936,3700,930,3730,934,3760,932,3790,935,3820,935,3850,929,3880,925,3910,923,3940,921,3970,922,4000,917,4030,917,4060,920,4090,921,4120,917,4150,918,4180,914,4210,913,4240,909,4270,909,4300,909,4330,910,4360,904,4390,899,4420,898,4481,901,4511,902,4541,902,4571,900,4601,899,4631,902,4661,902,4691,902,4721,899,4751,899,4781,896,4811,896,4841,899,4871,899,4901,898,4931,902,4961,901,4991,902,5021,904,5051,905,5081,904,5141,901,5171,899,5261,900,5291,900,5321,900,5351,904,5381,904,5411,903,5441,903,5471,904,5501,911,5531,910,5561,908,5621,912,5651,913,5682,914,5712,917,5742,919,5772,922,5772,919,5772,912,5772,893,5772,886,5772,883xe" filled="true" fillcolor="#d88a64" stroked="false">
                  <v:path arrowok="t"/>
                  <v:fill type="solid"/>
                </v:shape>
                <v:shape style="position:absolute;left:3069;top:882;width:2703;height:106" id="docshape11" coordorigin="3069,883" coordsize="2703,106" path="m3069,988l3099,985,3129,979,3159,974,3189,967,3219,964,3249,960,3280,958,3310,951,3340,948,3370,945,3400,942,3430,933,3460,934,3490,936,3520,935,3550,935,3580,927,3610,927,3640,926,3670,923,3700,919,3730,922,3760,920,3790,921,3820,920,3850,915,3880,910,3910,907,3940,906,3970,904,4000,901,4030,900,4060,902,4090,902,4120,899,4150,898,4180,894,4210,892,4240,890,4270,891,4300,892,4330,891,4360,888,4390,885,4420,883,4451,883,4481,883,4511,885,4541,886,4571,886,4601,887,4631,889,4661,891,4691,891,4721,888,4751,887,4781,886,4811,888,4841,891,4871,892,4901,892,4931,893,4961,894,4991,896,5021,897,5051,899,5081,898,5111,897,5141,896,5171,895,5201,896,5231,896,5261,896,5291,895,5321,894,5351,897,5381,896,5411,895,5441,895,5471,896,5501,899,5531,898,5561,896,5591,896,5621,896,5651,895,5682,895,5712,898,5742,900,5772,902e" filled="false" stroked="true" strokeweight="1.4938pt" strokecolor="#ffffff">
                  <v:path arrowok="t"/>
                  <v:stroke dashstyle="solid"/>
                </v:shape>
                <v:shape style="position:absolute;left:3069;top:882;width:2703;height:106" id="docshape12" coordorigin="3069,883" coordsize="2703,106" path="m3069,988l3099,985,3129,979,3159,974,3189,967,3219,964,3249,960,3280,958,3310,951,3340,948,3370,945,3400,942,3430,933,3460,934,3490,936,3520,935,3550,935,3580,927,3610,927,3640,926,3670,923,3700,919,3730,922,3760,920,3790,921,3820,920,3850,915,3880,910,3910,907,3940,906,3970,904,4000,901,4030,900,4060,902,4090,902,4120,899,4150,898,4180,894,4210,892,4240,890,4270,891,4300,892,4330,891,4360,888,4390,885,4420,883,4451,883,4481,883,4511,885,4541,886,4571,886,4601,887,4631,889,4661,891,4691,891,4721,888,4751,887,4781,886,4811,888,4841,891,4871,892,4901,892,4931,893,4961,894,4991,896,5021,897,5051,899,5081,898,5111,897,5141,896,5171,895,5201,896,5231,896,5261,896,5291,895,5321,894,5351,897,5381,896,5411,895,5441,895,5471,896,5501,899,5531,898,5561,896,5591,896,5621,896,5651,895,5682,895,5712,898,5742,900,5772,902e" filled="false" stroked="true" strokeweight=".6402pt" strokecolor="#000000">
                  <v:path arrowok="t"/>
                  <v:stroke dashstyle="dash"/>
                </v:shape>
                <v:rect style="position:absolute;left:3069;top:76;width:2703;height:1612" id="docshape13" filled="false" stroked="true" strokeweight="1.2804pt" strokecolor="#e8c369">
                  <v:stroke dashstyle="solid"/>
                </v:rect>
                <v:shape style="position:absolute;left:3014;top:76;width:2758;height:1667" id="docshape14" coordorigin="3015,76" coordsize="2758,1667" path="m3015,1688l3069,1688m3015,1365l3069,1365m3015,1043l3069,1043m3015,721l3069,721m3015,399l3069,399m3015,76l3069,76m3069,1743l3069,1688m3520,1743l3520,1688m3970,1743l3970,1688m4420,1743l4420,1688m4871,1743l4871,1688m5321,1743l5321,1688m5772,1743l5772,1688e" filled="false" stroked="true" strokeweight=".6402pt" strokecolor="#4d4d4d">
                  <v:path arrowok="t"/>
                  <v:stroke dashstyle="solid"/>
                </v:shape>
                <v:line style="position:absolute" from="6606,1527" to="9308,1527" stroked="true" strokeweight=".5335pt" strokecolor="#ebebeb">
                  <v:stroke dashstyle="solid"/>
                </v:line>
                <v:line style="position:absolute" from="6606,1204" to="9308,1204" stroked="true" strokeweight=".5335pt" strokecolor="#ebebeb">
                  <v:stroke dashstyle="solid"/>
                </v:line>
                <v:line style="position:absolute" from="6606,882" to="9308,882" stroked="true" strokeweight=".5335pt" strokecolor="#ebebeb">
                  <v:stroke dashstyle="solid"/>
                </v:line>
                <v:line style="position:absolute" from="6606,560" to="9308,560" stroked="true" strokeweight=".5335pt" strokecolor="#ebebeb">
                  <v:stroke dashstyle="solid"/>
                </v:line>
                <v:line style="position:absolute" from="6606,237" to="9308,237" stroked="true" strokeweight=".5335pt" strokecolor="#ebebeb">
                  <v:stroke dashstyle="solid"/>
                </v:line>
                <v:line style="position:absolute" from="6606,1688" to="9308,1688" stroked="true" strokeweight="1.066999pt" strokecolor="#ebebeb">
                  <v:stroke dashstyle="solid"/>
                </v:line>
                <v:line style="position:absolute" from="6606,1365" to="9308,1365" stroked="true" strokeweight="1.066999pt" strokecolor="#ebebeb">
                  <v:stroke dashstyle="solid"/>
                </v:line>
                <v:line style="position:absolute" from="6606,1043" to="9308,1043" stroked="true" strokeweight="1.066999pt" strokecolor="#ebebeb">
                  <v:stroke dashstyle="solid"/>
                </v:line>
                <v:line style="position:absolute" from="6606,721" to="9308,721" stroked="true" strokeweight="1.066999pt" strokecolor="#ebebeb">
                  <v:stroke dashstyle="solid"/>
                </v:line>
                <v:line style="position:absolute" from="6606,399" to="9308,399" stroked="true" strokeweight="1.066999pt" strokecolor="#ebebeb">
                  <v:stroke dashstyle="solid"/>
                </v:line>
                <v:line style="position:absolute" from="6606,76" to="9308,76" stroked="true" strokeweight="1.066999pt" strokecolor="#ebebeb">
                  <v:stroke dashstyle="solid"/>
                </v:line>
                <v:shape style="position:absolute;left:6606;top:161;width:2703;height:1009" id="docshape15" coordorigin="6606,162" coordsize="2703,1009" path="m9308,1171l9278,1168,9218,1159,9188,1157,9158,1154,9128,1154,9098,1153,9068,1156,9038,1160,9008,1158,8948,1155,8918,1153,8888,1152,8858,1149,8828,1150,8798,1150,8768,1151,8738,1149,8708,1147,8678,1147,8648,1146,8528,1147,8498,1145,8468,1145,8438,1142,8408,1138,8347,1132,8317,1133,8287,1137,8257,1135,8227,1137,8167,1134,8137,1131,8107,1129,8077,1131,8047,1130,8017,1132,7987,1131,7957,1129,7927,1128,7897,1126,7807,1125,7747,1126,7717,1125,7687,1124,7657,1122,7627,1122,7537,1115,7507,1116,7447,1114,7417,1114,7387,1113,7357,1113,7327,1111,7297,1110,7236,1110,7206,1108,7176,1104,7146,1102,7116,1099,7056,1097,7026,1097,6966,1097,6936,1095,6906,1096,6876,1095,6846,1095,6786,1092,6726,1090,6696,1088,6666,1087,6606,1087,6606,935,6636,933,6666,926,6696,916,6726,903,6756,895,6786,887,6816,880,6846,870,6876,861,6906,851,6936,845,6966,830,6996,827,7056,819,7086,813,7116,800,7176,781,7206,765,7236,752,7267,748,7297,743,7327,741,7357,733,7417,702,7477,683,7507,672,7537,662,7567,656,7597,647,7627,638,7687,630,7717,619,7747,611,7777,598,7807,590,7837,581,7867,575,7897,564,7957,538,7987,535,8017,532,8047,529,8077,522,8107,515,8137,506,8167,494,8197,483,8227,478,8257,461,8287,449,8317,435,8347,428,8408,409,8438,403,8468,395,8498,381,8528,371,8558,364,8588,352,8618,341,8648,331,8678,318,8708,307,8738,301,8768,299,8798,292,8828,278,8858,268,8888,264,8918,253,8948,244,8978,235,9008,229,9038,226,9068,218,9098,207,9128,202,9158,195,9188,189,9218,182,9248,173,9278,167,9308,162,9308,1171xe" filled="true" fillcolor="#937567" stroked="false">
                  <v:path arrowok="t"/>
                  <v:fill type="solid"/>
                </v:shape>
                <v:shape style="position:absolute;left:6606;top:192;width:2703;height:948" id="docshape16" coordorigin="6606,192" coordsize="2703,948" path="m9308,1140l9278,1138,9218,1131,9188,1130,9158,1127,9128,1128,9098,1128,9068,1131,9038,1136,9008,1134,8948,1131,8918,1129,8888,1129,8858,1127,8828,1129,8798,1130,8768,1131,8738,1130,8708,1127,8678,1128,8648,1127,8558,1129,8528,1129,8498,1128,8468,1127,8438,1125,8408,1122,8377,1120,8347,1117,8317,1118,8287,1122,8257,1120,8227,1122,8167,1120,8137,1117,8107,1116,8077,1118,8047,1117,8017,1118,7987,1118,7957,1117,7927,1117,7897,1115,7867,1115,7807,1114,7747,1116,7687,1115,7657,1113,7627,1113,7597,1110,7537,1107,7507,1107,7477,1105,7387,1103,7357,1104,7327,1102,7297,1101,7236,1102,7206,1100,7176,1097,7146,1095,7116,1092,7086,1090,7026,1089,6966,1089,6936,1087,6906,1088,6846,1087,6786,1083,6756,1082,6696,1080,6606,1077,6606,945,6636,942,6666,934,6696,925,6726,911,6756,904,6786,895,6816,888,6846,877,6876,869,6906,860,6936,854,6966,837,6996,835,7026,831,7056,826,7086,821,7116,808,7176,789,7206,773,7236,760,7297,751,7327,750,7357,742,7417,712,7477,693,7507,681,7537,671,7567,664,7597,656,7627,647,7687,639,7717,629,7747,621,7777,609,7807,601,7837,592,7867,586,7897,575,7927,562,7957,550,7987,548,8017,546,8047,543,8077,535,8107,528,8137,519,8167,508,8197,498,8227,493,8257,476,8287,463,8317,450,8347,443,8408,425,8438,420,8468,413,8498,399,8528,389,8558,381,8588,370,8648,349,8678,337,8708,327,8738,320,8768,319,8798,312,8828,299,8858,291,8888,287,8948,267,8978,259,9008,253,9038,250,9068,243,9098,232,9128,228,9158,221,9188,216,9218,210,9248,202,9278,197,9308,192,9308,1140xe" filled="true" fillcolor="#8e85c3" stroked="false">
                  <v:path arrowok="t"/>
                  <v:fill type="solid"/>
                </v:shape>
                <v:shape style="position:absolute;left:6606;top:268;width:2703;height:796" id="docshape17" coordorigin="6606,269" coordsize="2703,796" path="m9308,1064l9278,1061,9248,1060,9218,1056,9188,1056,9158,1053,9128,1054,9098,1053,9068,1057,9038,1063,9008,1061,8978,1059,8948,1058,8918,1056,8888,1056,8858,1053,8828,1057,8798,1056,8768,1056,8738,1056,8708,1054,8678,1055,8618,1055,8588,1057,8558,1057,8528,1058,8468,1058,8438,1055,8408,1051,8377,1050,8347,1047,8317,1049,8287,1055,8257,1052,8227,1056,8197,1054,8167,1054,8137,1050,8107,1049,8077,1050,8047,1048,8017,1050,7987,1050,7957,1047,7927,1050,7897,1048,7867,1046,7807,1046,7747,1047,7717,1047,7687,1046,7657,1044,7627,1044,7597,1042,7567,1041,7537,1039,7507,1042,7477,1042,7447,1044,7387,1045,7357,1047,7327,1047,7297,1044,7267,1045,7206,1048,7146,1046,7116,1045,7086,1046,7056,1047,7026,1046,6996,1046,6936,1047,6906,1049,6846,1051,6816,1050,6696,1049,6666,1051,6636,1052,6606,1052,6606,970,6636,967,6696,956,6726,944,6756,937,6786,929,6816,923,6846,914,6876,907,6906,898,6936,893,6966,880,6996,878,7056,869,7086,866,7116,854,7146,847,7176,839,7206,826,7236,816,7267,813,7297,808,7327,806,7357,800,7417,772,7447,763,7477,756,7507,746,7537,738,7597,725,7627,716,7657,712,7687,708,7717,697,7747,690,7777,677,7807,669,7837,660,7867,655,7897,643,7927,629,7957,620,7987,616,8017,614,8047,612,8107,595,8137,586,8167,574,8197,565,8227,559,8257,544,8287,531,8317,519,8347,513,8377,504,8408,496,8438,490,8468,482,8498,469,8528,460,8558,454,8588,441,8618,432,8648,421,8678,410,8708,400,8738,394,8768,393,8798,386,8828,371,8858,364,8888,360,8948,340,8978,332,9008,326,9038,323,9068,317,9098,306,9128,302,9158,296,9188,290,9218,285,9248,277,9278,273,9308,269,9308,1064xe" filled="true" fillcolor="#6b95b1" stroked="false">
                  <v:path arrowok="t"/>
                  <v:fill type="solid"/>
                </v:shape>
                <v:shape style="position:absolute;left:6606;top:341;width:2703;height:691" id="docshape18" coordorigin="6606,341" coordsize="2703,691" path="m6636,1031l6606,1030,6606,991,6666,985,6696,982,6726,973,6756,969,6786,962,6816,958,6846,949,6876,943,6906,936,6936,933,6966,923,6996,924,7026,921,7056,916,7086,913,7116,904,7146,897,7176,889,7206,878,7236,870,7267,868,7297,864,7327,862,7357,856,7387,843,7417,831,7447,822,7477,817,7507,809,7537,803,7567,798,7597,792,7627,783,7687,776,7717,764,7747,757,7777,746,7807,739,7837,731,7867,727,7897,715,7957,692,8017,684,8047,682,8107,666,8137,657,8167,643,8197,634,8227,627,8257,613,8287,602,8317,593,8347,588,8377,579,8408,570,8438,562,8468,553,8498,540,8528,532,8558,526,8588,515,8618,506,8648,496,8678,486,8708,476,8738,470,8768,468,8798,462,8828,448,8858,444,8888,439,8948,419,8978,411,9008,403,9068,394,9098,384,9128,380,9158,373,9188,365,9218,359,9248,350,9308,341,9308,991,9278,989,9248,987,9218,982,9188,981,9158,975,9128,977,9098,976,9068,980,9038,987,9008,984,8978,981,8918,977,8888,977,8858,973,8828,980,8798,980,8768,981,8738,980,8708,978,8678,979,8648,980,8618,981,8588,984,8558,984,8528,987,8498,986,8468,987,8438,983,8408,977,8377,975,8347,972,8317,975,8287,984,8257,983,8227,988,8197,985,8167,985,8137,980,8107,978,8077,979,8047,977,8017,980,7987,978,7957,975,7927,978,7897,975,7867,975,7807,976,7777,978,7747,980,7717,980,7687,978,7657,976,7627,976,7597,975,7537,975,7507,979,7477,981,7447,984,7417,985,7387,987,7357,990,7327,991,7297,988,7267,989,7236,992,7206,996,7176,996,7146,995,7116,996,7086,998,7056,1000,7026,998,6996,1000,6966,1003,6906,1011,6846,1015,6816,1015,6786,1016,6756,1017,6696,1023,6666,1028,6636,1031xe" filled="true" fillcolor="#7ea587" stroked="false">
                  <v:path arrowok="t"/>
                  <v:fill type="solid"/>
                </v:shape>
                <v:shape style="position:absolute;left:6606;top:511;width:2703;height:513" id="docshape19" coordorigin="6606,511" coordsize="2703,513" path="m6636,1024l6606,1023,6606,998,6636,995,6666,993,6696,991,6726,985,6756,981,6786,976,6816,973,6846,966,6876,962,6906,957,6936,955,6966,948,6996,949,7026,947,7056,942,7086,940,7116,933,7146,928,7176,921,7206,912,7236,907,7267,907,7297,905,7327,901,7357,897,7387,888,7417,879,7447,874,7477,870,7507,865,7567,858,7597,852,7627,844,7657,841,7687,837,7717,828,7747,822,7777,813,7807,808,7837,803,7867,800,7897,791,7927,778,7957,771,7987,766,8017,763,8047,764,8077,757,8107,752,8137,744,8167,733,8197,724,8227,719,8257,709,8287,701,8317,696,8347,694,8377,685,8408,678,8438,672,8468,663,8498,653,8528,648,8558,646,8588,638,8618,632,8648,626,8678,617,8708,610,8738,605,8768,605,8798,599,8828,587,8858,586,8888,579,8918,575,8948,567,8978,562,9008,557,9038,552,9068,550,9098,545,9128,541,9188,528,9218,526,9248,519,9308,511,9308,821,9248,819,9218,815,9188,818,9158,813,9128,815,9098,815,9038,833,9008,830,8978,830,8948,831,8918,831,8888,837,8858,831,8828,841,8768,844,8738,845,8708,844,8678,848,8648,850,8618,855,8588,860,8558,864,8528,871,8498,873,8468,877,8408,870,8377,869,8347,867,8317,872,8287,885,8257,887,8227,896,8197,895,8167,895,8137,892,8107,892,8077,896,8047,896,8017,901,7987,899,7957,896,7927,901,7837,903,7777,911,7747,916,7687,916,7657,915,7627,915,7567,915,7537,917,7507,923,7417,937,7387,942,7357,950,7327,951,7297,947,7267,950,7236,955,7206,962,7176,964,7146,965,7116,967,7086,972,7056,974,7026,972,6996,975,6966,979,6936,986,6906,991,6876,995,6846,998,6756,1005,6726,1008,6696,1013,6666,1020,6636,1024xe" filled="true" fillcolor="#ddb166" stroked="false">
                  <v:path arrowok="t"/>
                  <v:fill type="solid"/>
                </v:shape>
                <v:shape style="position:absolute;left:6606;top:552;width:2703;height:467" id="docshape20" coordorigin="6606,553" coordsize="2703,467" path="m9308,553l9248,559,9218,565,9188,567,9128,577,9098,580,9068,585,9008,591,8948,600,8918,606,8888,609,8858,615,8828,617,8798,629,8768,634,8738,634,8708,638,8678,644,8648,651,8618,658,8588,661,8558,669,8528,670,8498,675,8468,684,8438,692,8408,697,8377,703,8347,710,8317,712,8287,717,8257,725,8227,734,8197,739,8167,746,8137,757,8107,764,8077,768,8047,774,8017,773,7987,776,7957,781,7927,788,7897,800,7867,809,7837,812,7777,821,7747,830,7717,836,7687,845,7657,848,7627,851,7597,858,7567,864,7507,870,7477,876,7447,880,7417,885,7387,894,7357,902,7327,907,7297,909,7267,911,7236,912,7206,917,7176,926,7146,933,7116,938,7086,945,7056,948,7026,953,6996,955,6966,954,6936,961,6906,963,6876,968,6846,973,6816,979,6786,982,6756,987,6726,990,6696,996,6666,999,6636,1001,6606,1004,6606,1017,6636,1019,6666,1014,6696,1008,6726,1002,6756,999,6756,999,6786,996,6816,994,6846,992,6906,984,6936,980,6966,973,6996,969,7026,967,7056,968,7086,967,7116,962,7146,960,7176,959,7206,957,7236,950,7267,946,7297,943,7327,946,7357,945,7387,936,7417,931,7507,917,7537,910,7567,909,7657,908,7687,909,7717,908,7747,908,7777,902,7837,895,7897,891,7927,891,7957,886,7987,889,8017,890,8047,885,8077,885,8107,880,8137,880,8167,882,8197,880,8227,881,8257,872,8287,869,8317,856,8347,850,8377,851,8408,850,8468,856,8498,851,8528,849,8558,842,8588,837,8618,830,8648,825,8708,816,8738,816,8768,815,8798,813,8828,811,8858,802,8888,807,8918,800,8948,799,8978,797,9008,796,9038,799,9098,780,9128,779,9158,776,9188,779,9218,776,9248,778,9308,780,9308,729,9308,726,9308,606,9308,604,9308,553xe" filled="true" fillcolor="#d88a64" stroked="false">
                  <v:path arrowok="t"/>
                  <v:fill type="solid"/>
                </v:shape>
                <v:shape style="position:absolute;left:6606;top:666;width:2703;height:345" id="docshape21" coordorigin="6606,666" coordsize="2703,345" path="m6606,1011l6636,1010,6666,1006,6696,1002,6726,996,6756,993,6786,989,6816,987,6846,982,6876,978,6906,974,6936,970,6966,963,6996,962,7026,960,7056,958,7086,956,7116,950,7146,946,7176,943,7236,931,7267,929,7297,926,7327,926,7357,923,7387,915,7417,908,7447,903,7477,899,7507,894,7537,889,7567,886,7597,883,7627,880,7657,878,7687,877,7717,872,7747,869,7777,862,7807,858,7837,853,7867,851,7897,845,7927,839,7957,834,7987,833,8017,832,8047,830,8077,827,8107,822,8137,818,8167,814,8197,809,8227,807,8257,798,8287,793,8317,784,8347,780,8377,777,8408,774,8438,773,8468,770,8498,763,8528,759,8558,755,8588,749,8618,744,8648,738,8678,733,8708,727,8738,725,8768,725,8798,721,8828,714,8858,709,8888,708,8918,703,8948,699,8978,696,9008,694,9038,693,9068,687,9098,680,9128,678,9158,674,9188,673,9218,671,9248,669,9278,667,9308,666e" filled="false" stroked="true" strokeweight="1.4938pt" strokecolor="#ffffff">
                  <v:path arrowok="t"/>
                  <v:stroke dashstyle="solid"/>
                </v:shape>
                <v:shape style="position:absolute;left:6606;top:666;width:2703;height:345" id="docshape22" coordorigin="6606,666" coordsize="2703,345" path="m6606,1011l6636,1010,6666,1006,6696,1002,6726,996,6756,993,6786,989,6816,987,6846,982,6876,978,6906,974,6936,970,6966,963,6996,962,7026,960,7056,958,7086,956,7116,950,7146,946,7176,943,7236,931,7267,929,7297,926,7327,926,7357,923,7387,915,7417,908,7447,903,7477,899,7507,894,7537,889,7567,886,7597,883,7627,880,7657,878,7687,877,7717,872,7747,869,7777,862,7807,858,7837,853,7867,851,7897,845,7927,839,7957,834,7987,833,8017,832,8047,830,8077,827,8107,822,8137,818,8167,814,8197,809,8227,807,8257,798,8287,793,8317,784,8347,780,8377,777,8408,774,8438,773,8468,770,8498,763,8528,759,8558,755,8588,749,8618,744,8648,738,8678,733,8708,727,8738,725,8768,725,8798,721,8828,714,8858,709,8888,708,8918,703,8948,699,8978,696,9008,694,9038,693,9068,687,9098,680,9128,678,9158,674,9188,673,9218,671,9248,669,9278,667,9308,666e" filled="false" stroked="true" strokeweight=".6402pt" strokecolor="#000000">
                  <v:path arrowok="t"/>
                  <v:stroke dashstyle="dash"/>
                </v:shape>
                <v:rect style="position:absolute;left:6606;top:76;width:2703;height:1612" id="docshape23" filled="false" stroked="true" strokeweight="1.2804pt" strokecolor="#2a9c8e">
                  <v:stroke dashstyle="solid"/>
                </v:rect>
                <v:shape style="position:absolute;left:6606;top:76;width:2758;height:1667" id="docshape24" coordorigin="6606,76" coordsize="2758,1667" path="m9363,1688l9308,1688m9363,1365l9308,1365m9363,1043l9308,1043m9363,721l9308,721m9363,399l9308,399m9363,76l9308,76m6606,1743l6606,1688m7056,1743l7056,1688m7507,1743l7507,1688m7957,1743l7957,1688m8408,1743l8408,1688m8858,1743l8858,1688m9308,1743l9308,1688e" filled="false" stroked="true" strokeweight=".6402pt" strokecolor="#4d4d4d">
                  <v:path arrowok="t"/>
                  <v:stroke dashstyle="solid"/>
                </v:shape>
                <v:line style="position:absolute" from="2345,3587" to="5047,3587" stroked="true" strokeweight=".5335pt" strokecolor="#ebebeb">
                  <v:stroke dashstyle="solid"/>
                </v:line>
                <v:line style="position:absolute" from="2345,3265" to="5047,3265" stroked="true" strokeweight=".5335pt" strokecolor="#ebebeb">
                  <v:stroke dashstyle="solid"/>
                </v:line>
                <v:line style="position:absolute" from="2345,2943" to="5047,2943" stroked="true" strokeweight=".5335pt" strokecolor="#ebebeb">
                  <v:stroke dashstyle="solid"/>
                </v:line>
                <v:line style="position:absolute" from="2345,2620" to="5047,2620" stroked="true" strokeweight=".5335pt" strokecolor="#ebebeb">
                  <v:stroke dashstyle="solid"/>
                </v:line>
                <v:line style="position:absolute" from="2345,2298" to="5047,2298" stroked="true" strokeweight=".5335pt" strokecolor="#ebebeb">
                  <v:stroke dashstyle="solid"/>
                </v:line>
                <v:line style="position:absolute" from="2345,3748" to="5047,3748" stroked="true" strokeweight="1.066999pt" strokecolor="#ebebeb">
                  <v:stroke dashstyle="solid"/>
                </v:line>
                <v:line style="position:absolute" from="2345,3426" to="5047,3426" stroked="true" strokeweight="1.066999pt" strokecolor="#ebebeb">
                  <v:stroke dashstyle="solid"/>
                </v:line>
                <v:line style="position:absolute" from="2345,3104" to="5047,3104" stroked="true" strokeweight="1.066999pt" strokecolor="#ebebeb">
                  <v:stroke dashstyle="solid"/>
                </v:line>
                <v:line style="position:absolute" from="2345,2781" to="5047,2781" stroked="true" strokeweight="1.066999pt" strokecolor="#ebebeb">
                  <v:stroke dashstyle="solid"/>
                </v:line>
                <v:line style="position:absolute" from="2345,2459" to="5047,2459" stroked="true" strokeweight="1.066999pt" strokecolor="#ebebeb">
                  <v:stroke dashstyle="solid"/>
                </v:line>
                <v:line style="position:absolute" from="2345,2137" to="5047,2137" stroked="true" strokeweight="1.066999pt" strokecolor="#ebebeb">
                  <v:stroke dashstyle="solid"/>
                </v:line>
                <v:shape style="position:absolute;left:2344;top:2659;width:2703;height:923" id="docshape25" coordorigin="2345,2659" coordsize="2703,923" path="m5047,3582l5017,3577,4957,3561,4927,3556,4897,3551,4867,3543,4837,3540,4807,3533,4747,3524,4717,3518,4686,3513,4656,3506,4626,3502,4596,3495,4566,3494,4536,3490,4506,3487,4476,3487,4446,3483,4416,3475,4386,3472,4356,3470,4326,3467,4296,3460,4266,3453,4236,3453,4206,3448,4176,3439,4146,3436,4116,3436,4086,3433,4056,3426,4026,3422,3996,3414,3966,3408,3906,3392,3876,3384,3846,3377,3816,3372,3786,3367,3756,3361,3726,3357,3696,3352,3666,3348,3636,3343,3606,3337,3576,3329,3545,3328,3455,3307,3425,3307,3395,3302,3365,3302,3335,3296,3245,3288,3215,3282,3185,3278,3155,3275,3125,3274,3095,3271,3065,3266,3035,3263,3005,3260,2975,3256,2945,3252,2915,3246,2885,3241,2855,3240,2825,3238,2795,3234,2765,3228,2735,3223,2705,3219,2675,3213,2645,3212,2615,3209,2585,3201,2555,3198,2525,3197,2465,3186,2435,3186,2405,3184,2375,3184,2345,3181,2345,2981,2375,2979,2405,2973,2435,2963,2465,2961,2495,2955,2525,2947,2555,2943,2585,2938,2615,2931,2645,2928,2675,2924,2735,2909,2765,2906,2795,2901,2825,2899,2855,2895,2885,2891,2915,2887,2945,2881,2975,2877,3005,2871,3035,2870,3065,2868,3095,2865,3155,2861,3185,2860,3215,2857,3245,2850,3275,2845,3335,2842,3365,2837,3395,2838,3455,2831,3485,2826,3515,2822,3545,2818,3576,2816,3636,2804,3666,2800,3696,2796,3726,2793,3786,2784,3846,2775,3876,2773,3906,2768,3936,2762,3966,2757,3996,2752,4026,2747,4056,2745,4146,2734,4176,2731,4206,2724,4236,2719,4266,2718,4326,2711,4356,2709,4386,2709,4416,2706,4446,2701,4506,2696,4566,2693,4626,2688,4686,2680,4717,2678,4747,2675,4777,2674,4807,2672,4837,2671,4867,2671,4897,2668,4927,2666,4957,2664,4987,2661,5017,2661,5047,2659,5047,3582xe" filled="true" fillcolor="#937567" stroked="false">
                  <v:path arrowok="t"/>
                  <v:fill type="solid"/>
                </v:shape>
                <v:shape style="position:absolute;left:2344;top:2674;width:2703;height:892" id="docshape26" coordorigin="2345,2675" coordsize="2703,892" path="m5047,3566l5017,3561,4957,3545,4927,3540,4897,3535,4867,3528,4837,3524,4807,3518,4747,3509,4717,3503,4686,3498,4656,3491,4626,3487,4596,3481,4566,3480,4536,3476,4506,3474,4476,3474,4446,3469,4416,3462,4386,3459,4356,3457,4326,3454,4296,3447,4266,3440,4236,3440,4206,3435,4176,3427,4146,3424,4116,3424,4086,3421,4056,3414,4026,3410,3996,3401,3966,3395,3876,3372,3846,3365,3816,3360,3786,3355,3756,3349,3726,3344,3666,3336,3606,3325,3576,3317,3545,3316,3515,3310,3485,3302,3455,3294,3425,3294,3395,3290,3365,3289,3335,3284,3275,3278,3245,3274,3215,3267,3185,3263,3155,3261,3125,3259,3095,3256,3065,3251,3005,3246,2975,3242,2945,3238,2915,3232,2885,3227,2855,3227,2825,3226,2795,3222,2735,3211,2705,3206,2675,3199,2645,3198,2615,3195,2585,3188,2555,3185,2525,3183,2495,3178,2465,3173,2435,3172,2375,3169,2345,3165,2345,2997,2375,2995,2405,2987,2435,2978,2465,2974,2495,2968,2525,2961,2555,2956,2585,2951,2615,2944,2645,2942,2675,2938,2705,2930,2735,2922,2765,2918,2795,2914,2825,2912,2855,2908,2885,2905,2915,2900,2945,2895,2975,2891,3005,2885,3035,2885,3065,2884,3095,2880,3155,2875,3185,2875,3215,2872,3245,2864,3275,2858,3335,2854,3365,2850,3395,2850,3455,2843,3485,2838,3545,2830,3576,2828,3606,2822,3636,2817,3666,2812,3696,2808,3726,2805,3786,2797,3846,2787,3876,2785,3906,2781,3936,2775,3966,2770,4026,2759,4056,2757,4116,2750,4146,2746,4176,2743,4236,2731,4266,2731,4296,2728,4326,2724,4356,2722,4386,2721,4416,2720,4446,2715,4506,2710,4566,2707,4626,2703,4656,2699,4686,2695,4717,2693,4747,2690,4777,2689,4837,2686,4867,2686,4897,2684,4927,2682,4957,2680,4987,2677,5017,2677,5047,2675,5047,3566xe" filled="true" fillcolor="#8e85c3" stroked="false">
                  <v:path arrowok="t"/>
                  <v:fill type="solid"/>
                </v:shape>
                <v:shape style="position:absolute;left:2344;top:2770;width:2703;height:701" id="docshape27" coordorigin="2345,2770" coordsize="2703,701" path="m5047,3471l5017,3466,4987,3459,4957,3452,4897,3443,4867,3434,4837,3432,4807,3426,4777,3423,4686,3410,4656,3404,4626,3401,4596,3395,4566,3394,4536,3392,4506,3390,4476,3391,4446,3387,4416,3381,4386,3379,4356,3377,4326,3375,4296,3368,4266,3363,4236,3363,4206,3359,4176,3353,4146,3351,4116,3351,4086,3349,4056,3342,4026,3338,3996,3331,3966,3327,3936,3319,3906,3312,3876,3305,3846,3299,3816,3295,3786,3291,3756,3285,3726,3281,3666,3274,3636,3270,3606,3267,3576,3260,3545,3260,3485,3250,3455,3244,3425,3245,3395,3242,3365,3241,3335,3236,3305,3233,3275,3232,3245,3229,3215,3222,3155,3218,3125,3217,3095,3213,3065,3209,3035,3207,3005,3205,2975,3199,2945,3197,2915,3192,2885,3189,2855,3189,2825,3188,2795,3185,2765,3178,2735,3173,2705,3169,2675,3163,2645,3163,2615,3161,2585,3156,2555,3153,2525,3153,2495,3148,2465,3143,2435,3140,2405,3138,2375,3139,2345,3138,2345,3024,2375,3024,2405,3019,2435,3010,2495,2999,2525,2991,2555,2988,2585,2983,2615,2978,2645,2977,2675,2974,2735,2960,2765,2956,2795,2951,2825,2949,2855,2946,2885,2943,2915,2940,2975,2933,3005,2927,3065,2926,3095,2923,3125,2920,3155,2918,3185,2919,3215,2917,3245,2909,3275,2904,3305,2904,3335,2902,3365,2898,3395,2898,3455,2893,3485,2891,3515,2889,3545,2886,3576,2885,3606,2880,3636,2878,3696,2870,3726,2868,3816,2857,3846,2852,3876,2852,3906,2849,3936,2843,3996,2834,4026,2831,4056,2829,4086,2825,4116,2822,4176,2817,4236,2808,4266,2808,4296,2807,4326,2803,4356,2802,4386,2802,4416,2801,4446,2797,4506,2793,4536,2792,4566,2793,4596,2791,4626,2789,4686,2783,4717,2782,4747,2781,4777,2780,4807,2779,4837,2778,4867,2780,4927,2774,4957,2773,4987,2771,5017,2772,5047,2770,5047,3471xe" filled="true" fillcolor="#6b95b1" stroked="false">
                  <v:path arrowok="t"/>
                  <v:fill type="solid"/>
                </v:shape>
                <v:shape style="position:absolute;left:2344;top:3014;width:2703;height:195" id="docshape28" coordorigin="2345,3015" coordsize="2703,195" path="m5047,3209l5017,3207,4987,3203,4927,3197,4897,3195,4867,3191,4807,3185,4777,3183,4717,3179,4686,3176,4656,3174,4626,3173,4596,3170,4536,3169,4506,3167,4476,3168,4446,3167,4416,3164,4386,3163,4326,3162,4266,3156,4236,3157,4206,3156,4176,3153,4146,3152,4116,3152,4026,3148,3996,3145,3966,3143,3906,3136,3876,3134,3846,3130,3816,3130,3786,3129,3756,3127,3726,3127,3696,3125,3666,3124,3606,3123,3576,3122,3545,3121,3515,3119,3455,3115,3425,3117,3365,3116,3305,3114,3245,3113,3155,3110,3125,3109,3095,3108,3065,3106,3005,3105,2975,3103,2945,3102,2915,3102,2825,3103,2795,3103,2765,3100,2735,3099,2705,3099,2675,3101,2645,3102,2615,3102,2585,3100,2555,3101,2525,3104,2465,3104,2405,3108,2375,3112,2345,3110,2345,3052,2375,3052,2405,3050,2435,3044,2495,3042,2525,3040,2555,3040,2585,3038,2615,3038,2645,3039,2675,3036,2705,3036,2735,3033,2765,3034,2795,3033,2825,3035,2855,3033,2885,3030,2915,3031,2945,3031,2975,3029,3005,3027,3035,3028,3065,3028,3125,3027,3155,3026,3185,3027,3215,3027,3275,3023,3305,3023,3335,3023,3365,3023,3395,3023,3425,3024,3455,3022,3485,3023,3515,3025,3545,3025,3576,3024,3606,3024,3636,3024,3666,3024,3696,3023,3756,3022,3786,3023,3816,3022,3846,3021,3876,3023,3906,3024,3936,3023,3966,3023,3996,3021,4056,3022,4086,3023,4146,3018,4176,3017,4206,3017,4236,3015,4266,3015,4296,3015,4386,3017,4416,3017,4476,3017,4506,3016,4536,3016,4566,3017,4596,3016,4626,3017,4656,3016,4686,3016,4747,3018,4807,3021,4837,3023,4867,3023,4897,3025,4927,3025,4957,3026,4987,3028,5017,3031,5047,3032,5047,3209xe" filled="true" fillcolor="#7ea587" stroked="false">
                  <v:path arrowok="t"/>
                  <v:fill type="solid"/>
                </v:shape>
                <v:shape style="position:absolute;left:2344;top:3054;width:2703;height:87" id="docshape29" coordorigin="2345,3054" coordsize="2703,87" path="m5047,3141l5017,3140,4987,3136,4957,3133,4927,3131,4897,3129,4837,3122,4807,3120,4777,3118,4747,3116,4717,3114,4656,3109,4626,3109,4596,3107,4566,3107,4506,3104,4476,3105,4356,3101,4326,3101,4266,3097,4206,3097,4176,3095,4116,3097,4086,3097,4026,3095,3996,3093,3966,3092,3876,3087,3846,3084,3786,3085,3756,3084,3726,3084,3696,3083,3666,3082,3606,3083,3576,3081,3545,3082,3515,3080,3455,3078,3425,3080,3395,3080,3365,3080,3305,3078,3275,3079,3245,3080,3215,3080,3185,3080,3155,3078,3125,3079,3005,3077,2975,3077,2945,3077,2885,3078,2855,3079,2825,3079,2795,3080,2765,3078,2735,3078,2705,3080,2645,3084,2615,3084,2585,3083,2555,3085,2525,3088,2465,3089,2435,3092,2405,3095,2375,3101,2345,3099,2345,3063,2405,3062,2435,3058,2495,3058,2525,3056,2555,3057,2585,3056,2615,3055,2645,3056,2675,3055,2705,3056,2735,3054,2765,3056,2795,3056,2825,3058,2885,3054,2915,3055,2945,3056,2975,3055,3005,3055,3035,3056,3065,3056,3095,3057,3155,3057,3185,3058,3215,3059,3275,3058,3305,3059,3335,3059,3365,3059,3395,3061,3425,3061,3455,3059,3485,3061,3515,3063,3545,3064,3576,3064,3606,3064,3636,3065,3666,3066,3696,3066,3756,3066,3786,3067,3816,3068,3846,3067,3876,3070,3906,3071,3936,3072,3966,3073,3996,3073,4026,3074,4056,3075,4086,3077,4116,3077,4146,3075,4176,3074,4206,3075,4236,3075,4266,3075,4296,3075,4356,3078,4416,3079,4476,3081,4506,3079,4536,3079,4566,3080,4596,3079,4626,3081,4686,3081,4717,3083,4807,3086,4837,3088,4867,3088,4897,3090,4927,3091,4957,3092,4987,3095,5017,3098,5047,3100,5047,3141xe" filled="true" fillcolor="#ddb166" stroked="false">
                  <v:path arrowok="t"/>
                  <v:fill type="solid"/>
                </v:shape>
                <v:shape style="position:absolute;left:2344;top:3058;width:2703;height:75" id="docshape30" coordorigin="2345,3059" coordsize="2703,75" path="m5047,3108l5017,3106,4987,3102,4957,3100,4927,3099,4897,3098,4867,3097,4837,3096,4807,3094,4717,3091,4686,3089,4656,3089,4626,3089,4596,3087,4566,3088,4536,3087,4506,3087,4476,3089,4416,3087,4356,3086,4326,3086,4266,3082,4206,3083,4176,3082,4146,3082,4116,3083,4086,3084,4056,3082,4026,3081,3996,3079,3966,3079,3936,3078,3906,3077,3876,3075,3846,3072,3816,3073,3756,3071,3696,3070,3666,3071,3636,3071,3606,3069,3576,3069,3545,3069,3515,3068,3455,3063,3425,3066,3395,3065,3382,3065,3365,3064,3336,3064,3335,3064,3334,3064,3305,3064,3275,3063,3245,3063,3215,3064,3185,3063,3155,3062,3095,3063,3065,3061,3035,3061,3005,3059,2975,3060,2945,3061,2885,3059,2825,3063,2795,3061,2765,3061,2735,3060,2705,3062,2675,3062,2645,3063,2615,3063,2555,3064,2525,3063,2495,3065,2465,3064,2435,3066,2405,3071,2375,3073,2345,3072,2345,3090,2375,3090,2405,3086,2435,3084,2525,3081,2555,3077,2585,3075,2615,3077,2645,3077,2675,3075,2705,3074,2735,3073,2765,3074,2795,3075,2855,3074,2885,3073,2975,3072,3035,3073,3065,3073,3125,3074,3155,3073,3185,3075,3215,3075,3245,3075,3275,3074,3305,3074,3395,3075,3425,3075,3455,3074,3545,3077,3576,3076,3606,3078,3666,3077,3696,3078,3726,3079,3756,3079,3786,3080,3846,3079,3876,3082,3966,3086,3996,3086,4026,3088,4086,3090,4116,3090,4146,3089,4176,3088,4206,3090,4266,3089,4326,3092,4356,3093,4476,3097,4506,3096,4566,3099,4596,3099,4626,3101,4656,3101,4717,3106,4747,3107,4777,3110,4807,3111,4867,3117,4897,3121,4927,3123,4957,3125,5017,3132,5047,3133,5047,3127,5047,3124,5047,3117,5047,3114,5047,3108xe" filled="true" fillcolor="#d88a64" stroked="false">
                  <v:path arrowok="t"/>
                  <v:fill type="solid"/>
                </v:shape>
                <v:shape style="position:absolute;left:2344;top:3065;width:2703;height:55" id="docshape31" coordorigin="2345,3066" coordsize="2703,55" path="m2345,3081l2375,3082,2405,3079,2435,3075,2465,3073,2495,3073,2525,3072,2555,3071,2585,3069,2615,3070,2645,3070,2675,3068,2705,3068,2735,3066,2765,3067,2795,3068,2825,3069,2855,3067,2885,3066,2915,3066,2945,3066,2975,3066,3005,3066,3035,3067,3065,3067,3095,3068,3125,3068,3155,3068,3185,3069,3215,3069,3245,3069,3275,3068,3335,3069,3365,3070,3395,3070,3425,3070,3455,3068,3485,3070,3515,3072,3545,3073,3576,3073,3606,3073,3636,3074,3666,3074,3696,3074,3726,3075,3756,3075,3786,3076,3816,3076,3846,3076,3876,3078,3906,3080,3936,3081,3966,3083,3996,3083,4026,3085,4056,3085,4086,3087,4116,3087,4146,3085,4176,3085,4206,3086,4236,3086,4266,3086,4296,3087,4326,3089,4356,3090,4386,3090,4416,3091,4446,3092,4476,3093,4506,3092,4536,3092,4566,3093,4596,3093,4626,3095,4656,3095,4686,3096,4717,3098,4747,3100,4777,3101,4807,3103,4837,3105,4867,3107,4897,3110,4927,3111,4957,3113,4987,3115,5017,3119,5047,3121e" filled="false" stroked="true" strokeweight="1.4938pt" strokecolor="#ffffff">
                  <v:path arrowok="t"/>
                  <v:stroke dashstyle="solid"/>
                </v:shape>
                <v:shape style="position:absolute;left:2344;top:3065;width:2703;height:55" id="docshape32" coordorigin="2345,3066" coordsize="2703,55" path="m2345,3081l2375,3082,2405,3079,2435,3075,2465,3073,2495,3073,2525,3072,2555,3071,2585,3069,2615,3070,2645,3070,2675,3068,2705,3068,2735,3066,2765,3067,2795,3068,2825,3069,2855,3067,2885,3066,2915,3066,2945,3066,2975,3066,3005,3066,3035,3067,3065,3067,3095,3068,3125,3068,3155,3068,3185,3069,3215,3069,3245,3069,3275,3068,3335,3069,3365,3070,3395,3070,3425,3070,3455,3068,3485,3070,3515,3072,3545,3073,3576,3073,3606,3073,3636,3074,3666,3074,3696,3074,3726,3075,3756,3075,3786,3076,3816,3076,3846,3076,3876,3078,3906,3080,3936,3081,3966,3083,3996,3083,4026,3085,4056,3085,4086,3087,4116,3087,4146,3085,4176,3085,4206,3086,4236,3086,4266,3086,4296,3087,4326,3089,4356,3090,4386,3090,4416,3091,4446,3092,4476,3093,4506,3092,4536,3092,4566,3093,4596,3093,4626,3095,4656,3095,4686,3096,4717,3098,4747,3100,4777,3101,4807,3103,4837,3105,4867,3107,4897,3110,4927,3111,4957,3113,4987,3115,5017,3119,5047,3121e" filled="false" stroked="true" strokeweight=".6402pt" strokecolor="#000000">
                  <v:path arrowok="t"/>
                  <v:stroke dashstyle="dash"/>
                </v:shape>
                <v:rect style="position:absolute;left:2344;top:2136;width:2703;height:1612" id="docshape33" filled="false" stroked="true" strokeweight="1.2804pt" strokecolor="#80b15b">
                  <v:stroke dashstyle="solid"/>
                </v:rect>
                <v:shape style="position:absolute;left:2289;top:2136;width:2757;height:1667" id="docshape34" coordorigin="2290,2137" coordsize="2757,1667" path="m2290,3748l2345,3748m2290,3426l2345,3426m2290,3104l2345,3104m2290,2781l2345,2781m2290,2459l2345,2459m2290,2137l2345,2137m2345,3803l2345,3748m2795,3803l2795,3748m3245,3803l3245,3748m3696,3803l3696,3748m4146,3803l4146,3748m4596,3803l4596,3748m5047,3803l5047,3748e" filled="false" stroked="true" strokeweight=".6402pt" strokecolor="#4d4d4d">
                  <v:path arrowok="t"/>
                  <v:stroke dashstyle="solid"/>
                </v:shape>
                <v:shape style="position:absolute;left:5771;top:2062;width:361;height:739" id="docshape35" coordorigin="5772,2063" coordsize="361,739" path="m5772,2801l5777,2790,5787,2767,5797,2744,5808,2721,5829,2676,5839,2653,5850,2630,5882,2562,5903,2517,5914,2494,5925,2471,5936,2449,5947,2426,5980,2359,6014,2292,6037,2247,6048,2225,6071,2180,6083,2158,6094,2136,6106,2114,6117,2091,6129,2069,6133,2063e" filled="false" stroked="true" strokeweight=".750015pt" strokecolor="#e4e4e4">
                  <v:path arrowok="t"/>
                  <v:stroke dashstyle="solid"/>
                </v:shape>
                <v:shape style="position:absolute;left:6190;top:2062;width:265;height:1880" id="docshape36" coordorigin="6190,2063" coordsize="265,1880" path="m6190,3943l6192,3925,6195,3901,6198,3877,6200,3852,6203,3828,6206,3804,6209,3779,6212,3755,6215,3730,6218,3706,6232,3584,6236,3559,6239,3535,6242,3510,6245,3486,6248,3461,6251,3437,6254,3412,6257,3388,6260,3363,6264,3338,6270,3289,6273,3265,6277,3240,6280,3216,6283,3191,6287,3166,6290,3142,6293,3117,6297,3093,6300,3068,6303,3044,6307,3019,6310,2994,6314,2970,6317,2945,6321,2921,6324,2896,6328,2872,6331,2847,6335,2822,6342,2773,6346,2749,6349,2724,6357,2675,6360,2651,6364,2626,6368,2602,6372,2577,6375,2553,6379,2528,6383,2504,6387,2480,6391,2455,6394,2431,6398,2406,6402,2382,6406,2358,6410,2333,6414,2309,6418,2285,6422,2260,6430,2212,6434,2187,6438,2163,6442,2139,6446,2115,6454,2067,6454,2063e" filled="false" stroked="true" strokeweight=".750015pt" strokecolor="#e4e4e4">
                  <v:path arrowok="t"/>
                  <v:stroke dashstyle="solid"/>
                </v:shape>
                <v:shape style="position:absolute;left:6746;top:2062;width:265;height:1880" id="docshape37" coordorigin="6746,2063" coordsize="265,1880" path="m7010,3943l7008,3925,7003,3877,7000,3852,6997,3828,6994,3804,6989,3755,6986,3730,6983,3706,6980,3681,6977,3657,6974,3633,6971,3608,6968,3584,6965,3559,6962,3535,6959,3510,6956,3486,6953,3461,6946,3412,6940,3363,6937,3338,6934,3314,6930,3289,6927,3265,6924,3240,6920,3216,6917,3191,6914,3166,6911,3142,6904,3093,6900,3068,6897,3044,6894,3019,6890,2994,6887,2970,6883,2945,6880,2921,6876,2896,6865,2822,6855,2749,6844,2675,6840,2651,6836,2626,6833,2602,6829,2577,6821,2528,6817,2504,6814,2480,6810,2455,6806,2431,6794,2358,6783,2285,6779,2260,6771,2212,6763,2163,6755,2115,6747,2067,6746,2063e" filled="false" stroked="true" strokeweight=".750015pt" strokecolor="#e4e4e4">
                  <v:path arrowok="t"/>
                  <v:stroke dashstyle="solid"/>
                </v:shape>
                <v:shape style="position:absolute;left:7067;top:2062;width:722;height:1641" id="docshape38" coordorigin="7068,2063" coordsize="722,1641" path="m7790,3703l7769,3646,7744,3576,7735,3553,7727,3529,7701,3460,7683,3413,7674,3390,7656,3344,7647,3320,7638,3297,7629,3274,7619,3251,7591,3181,7553,3089,7524,3020,7494,2951,7454,2859,7434,2813,7424,2790,7413,2767,7403,2744,7393,2721,7382,2698,7372,2676,7361,2653,7329,2585,7297,2517,7286,2494,7275,2471,7220,2359,7186,2292,7152,2225,7118,2158,7083,2091,7071,2069,7068,2063e" filled="false" stroked="true" strokeweight=".750015pt" strokecolor="#e4e4e4">
                  <v:path arrowok="t"/>
                  <v:stroke dashstyle="solid"/>
                </v:shape>
                <v:shape style="position:absolute;left:7496;top:2055;width:301;height:325" type="#_x0000_t75" id="docshape39" stroked="false">
                  <v:imagedata r:id="rId13" o:title=""/>
                </v:shape>
                <v:shape style="position:absolute;left:5771;top:3425;width:2018;height:262" id="docshape40" coordorigin="5772,3425" coordsize="2018,262" path="m5772,3564l5864,3591,5953,3613,6042,3632,6132,3648,6223,3662,6314,3672,6405,3680,6497,3685,6589,3687,6635,3687,6726,3684,6818,3679,6909,3670,7000,3659,7091,3645,7181,3627,7270,3607,7358,3585,7446,3559,7533,3530,7618,3499,7702,3464,7785,3427,7790,3425e" filled="false" stroked="true" strokeweight=".750015pt" strokecolor="#e4e4e4">
                  <v:path arrowok="t"/>
                  <v:stroke dashstyle="solid"/>
                </v:shape>
                <v:shape style="position:absolute;left:5771;top:2860;width:2018;height:337" id="docshape41" coordorigin="5772,2861" coordsize="2018,337" path="m5772,3043l5841,3069,5913,3093,5986,3115,6060,3134,6135,3150,6210,3165,6285,3176,6361,3185,6437,3192,6514,3196,6591,3198,6629,3198,6706,3195,6782,3191,6858,3183,6934,3174,7010,3161,7085,3147,7159,3129,7233,3109,7305,3087,7377,3062,7448,3035,7518,3006,7587,2974,7654,2940,7720,2903,7785,2864,7790,2861e" filled="false" stroked="true" strokeweight=".750015pt" strokecolor="#e4e4e4">
                  <v:path arrowok="t"/>
                  <v:stroke dashstyle="solid"/>
                </v:shape>
                <v:shape style="position:absolute;left:5771;top:2212;width:2018;height:495" id="docshape42" coordorigin="5772,2213" coordsize="2018,495" path="m5772,2494l5846,2534,5927,2571,6009,2603,6093,2632,6179,2656,6266,2675,6355,2690,6444,2700,6533,2706,6593,2707,6623,2707,6712,2704,6801,2696,6890,2683,6978,2666,7064,2644,7150,2618,7233,2588,7314,2553,7393,2514,7470,2470,7544,2423,7614,2372,7682,2317,7746,2258,7786,2217,7790,2213e" filled="false" stroked="true" strokeweight=".750015pt" strokecolor="#e4e4e4">
                  <v:path arrowok="t"/>
                  <v:stroke dashstyle="solid"/>
                </v:shape>
                <v:shape style="position:absolute;left:6021;top:2062;width:1157;height:157" id="docshape43" coordorigin="6022,2063" coordsize="1157,157" path="m6022,2063l6081,2096,6136,2122,6192,2145,6250,2165,6309,2182,6370,2196,6430,2207,6492,2214,6554,2218,6595,2219,6616,2219,6678,2217,6739,2211,6801,2202,6861,2190,6921,2174,6979,2156,7036,2134,7092,2109,7146,2081,7164,2072,7178,2063e" filled="false" stroked="true" strokeweight=".750015pt" strokecolor="#e4e4e4">
                  <v:path arrowok="t"/>
                  <v:stroke dashstyle="solid"/>
                </v:shape>
                <v:shape style="position:absolute;left:5862;top:2126;width:1896;height:1759" type="#_x0000_t75" id="docshape44" stroked="false">
                  <v:imagedata r:id="rId14" o:title=""/>
                </v:shape>
                <v:shape style="position:absolute;left:5873;top:2165;width:1678;height:1578" id="docshape45" coordorigin="5873,2166" coordsize="1678,1578" path="m6978,2166l6981,2166,6981,2169,6978,2169,6978,2166xm6919,2166l6919,2169,6912,2169,6912,2172,6923,2172,6923,2166,6919,2166xm6974,2176l6978,2176,6978,2179,6974,2179,6974,2176xm6816,2183l6819,2183,6819,2190,6816,2190,6816,2183xm6819,2190l6826,2190,6826,2197,6819,2197,6819,2190xm6798,2200l6798,2204,6795,2204,6795,2207,6798,2207,6798,2210,6802,2210,6802,2200,6798,2200xm6774,2214l6778,2214,6778,2217,6774,2217,6774,2214xm6764,2214l6764,2221,6771,2221,6771,2217,6767,2217,6767,2214,6764,2214xm6754,2217l6757,2217,6757,2221,6754,2221,6754,2217xm6754,2228l6757,2228,6757,2231,6754,2231,6754,2228xm6747,2238l6750,2238,6750,2242,6747,2242,6747,2238xm6740,2248l6743,2248,6743,2252,6740,2252,6740,2248xm7005,2262l7009,2262,7009,2266,7005,2266,7005,2262xm6999,2266l7005,2266,7005,2269,6999,2269,6999,2266xm7023,2252l7023,2266,7026,2266,7026,2273,7030,2273,7030,2269,7033,2269,7033,2266,7030,2266,7030,2262,7026,2262,7026,2255,7030,2255,7030,2252,7023,2252xm7016,2269l7016,2273,7005,2273,7005,2276,7019,2276,7019,2273,7023,2273,7023,2269,7016,2269xm6719,2269l6719,2279,6729,2279,6729,2273,6722,2273,6722,2269,6719,2269xm6705,2276l6709,2276,6709,2279,6705,2279,6705,2276xm7071,2279l7071,2283,7075,2283,7075,2286,7078,2286,7078,2279,7071,2279xm6733,2283l6733,2286,6729,2286,6729,2290,6736,2290,6736,2283,6733,2283xm6719,2290l6726,2290,6726,2293,6719,2293,6719,2290xm6702,2321l6705,2321,6705,2328,6702,2328,6702,2321xm6698,2335l6705,2335,6705,2338,6698,2338,6698,2335xm7047,2338l7050,2338,7050,2342,7047,2342,7047,2338xm7064,2342l7068,2342,7068,2345,7064,2345,7064,2342xm6698,2345l6702,2345,6702,2349,6698,2349,6698,2345xm7054,2342l7054,2345,7050,2345,7050,2352,7057,2352,7057,2342,7054,2342xm6702,2349l6705,2349,6705,2355,6702,2355,6702,2349xm7047,2362l7050,2362,7050,2366,7047,2366,7047,2362xm7164,2376l7168,2376,7168,2380,7164,2380,7164,2376xm7189,2397l7192,2397,7192,2400,7189,2400,7189,2397xm6671,2400l6674,2400,6674,2404,6671,2404,6671,2400xm7164,2407l7168,2407,7168,2411,7164,2411,7164,2407xm6626,2507l6633,2507,6633,2514,6626,2514,6626,2507xm6622,2514l6622,2525,6629,2525,6629,2518,6626,2518,6626,2514,6622,2514xm6619,2525l6622,2525,6622,2528,6619,2528,6619,2525xm6605,2528l6605,2535,6598,2535,6598,2538,6615,2538,6615,2528,6605,2528xm7175,2500l7175,2518,7171,2518,7171,2514,7168,2514,7168,2511,7164,2511,7164,2525,7182,2525,7182,2528,7189,2528,7189,2532,7192,2532,7192,2535,7195,2535,7195,2538,7199,2538,7199,2545,7202,2545,7202,2542,7206,2542,7206,2535,7209,2535,7209,2532,7206,2532,7206,2525,7202,2525,7202,2521,7199,2521,7199,2518,7192,2518,7192,2514,7185,2514,7185,2511,7182,2511,7182,2504,7178,2504,7178,2500,7175,2500xm7081,2566l7085,2566,7085,2570,7081,2570,7081,2566xm7257,2563l7257,2566,7254,2566,7254,2570,7261,2570,7261,2563,7257,2563xm6498,2607l6505,2607,6505,2614,6498,2614,6498,2607xm7095,2559l7095,2566,7092,2566,7092,2570,7095,2570,7095,2573,7085,2573,7085,2580,7075,2580,7075,2587,7081,2587,7081,2590,7088,2590,7088,2601,7092,2601,7092,2604,7095,2604,7095,2607,7099,2607,7099,2611,7102,2611,7102,2614,7106,2614,7106,2621,7109,2621,7109,2625,7112,2625,7112,2628,7116,2628,7116,2621,7119,2621,7119,2611,7123,2611,7123,2607,7133,2607,7133,2611,7137,2611,7137,2607,7140,2607,7140,2601,7137,2601,7137,2587,7140,2587,7140,2583,7133,2583,7133,2576,7130,2576,7130,2570,7126,2570,7126,2573,7123,2573,7123,2566,7119,2566,7119,2570,7112,2570,7112,2566,7109,2566,7109,2570,7099,2570,7099,2559,7095,2559xm7299,2642l7306,2642,7306,2646,7299,2646,7299,2642xm7299,2628l7299,2635,7306,2635,7306,2642,7309,2642,7309,2649,7316,2649,7316,2646,7323,2646,7323,2642,7320,2642,7320,2635,7316,2635,7316,2639,7309,2639,7309,2632,7302,2632,7302,2628,7299,2628xm6536,2646l6539,2646,6539,2649,6536,2649,6536,2646xm6484,2646l6488,2646,6488,2652,6484,2652,6484,2646xm6491,2649l6519,2649,6519,2652,6491,2652,6491,2649xm6526,2649l6536,2649,6536,2656,6526,2656,6526,2649xm6888,2659l6888,2663,6892,2663,6892,2666,6895,2666,6895,2659,6888,2659xm6484,2663l6488,2663,6488,2666,6484,2666,6484,2663xm6488,2677l6495,2677,6495,2680,6488,2680,6488,2677xm7044,2680l7047,2680,7047,2683,7044,2683,7044,2680xm6508,2683l6512,2683,6512,2687,6508,2687,6508,2683xm6505,2694l6508,2694,6508,2697,6505,2697,6505,2694xm6495,2701l6501,2701,6501,2708,6495,2708,6495,2701xm7140,2708l7144,2708,7144,2711,7140,2711,7140,2708xm6612,2715l6615,2715,6615,2718,6612,2718,6612,2715xm7040,2708l7040,2711,7033,2711,7033,2715,7037,2715,7037,2721,7040,2721,7040,2725,7044,2725,7044,2728,7054,2728,7054,2725,7050,2725,7050,2711,7047,2711,7047,2708,7040,2708xm6764,2721l6764,2728,6767,2728,6767,2725,6774,2725,6774,2721,6764,2721xm6785,2718l6785,2725,6781,2725,6781,2735,6791,2735,6791,2728,6788,2728,6788,2718,6785,2718xm6609,2728l6609,2735,6612,2735,6612,2739,6615,2739,6615,2728,6609,2728xm6684,2746l6698,2746,6698,2756,6684,2756,6684,2746xm6160,2749l6163,2749,6163,2756,6160,2756,6160,2749xm6691,2759l6695,2759,6695,2763,6691,2763,6691,2759xm6671,2756l6671,2777,6674,2777,6674,2773,6677,2773,6677,2770,6674,2770,6674,2766,6681,2766,6681,2763,6677,2763,6677,2756,6671,2756xm6715,2773l6715,2777,6719,2777,6719,2780,6722,2780,6722,2773,6715,2773xm6715,2780l6715,2784,6712,2784,6712,2794,6715,2794,6715,2791,6719,2791,6719,2780,6715,2780xm6643,2801l6646,2801,6646,2808,6643,2808,6643,2801xm6570,2853l6570,2856,6564,2856,6564,2863,6574,2863,6574,2866,6577,2866,6577,2853,6570,2853xm6194,2860l6194,2863,6198,2863,6198,2866,6201,2866,6201,2860,6194,2860xm6577,2866l6584,2866,6584,2870,6577,2870,6577,2866xm6194,2880l6198,2880,6198,2884,6194,2884,6194,2880xm6122,2887l6125,2887,6125,2894,6122,2894,6122,2887xm6650,2904l6657,2904,6657,2911,6650,2911,6650,2904xm6653,2915l6660,2915,6660,2918,6653,2918,6653,2915xm6888,2946l6892,2946,6892,2949,6888,2949,6888,2946xm6588,2956l6591,2956,6591,2960,6588,2960,6588,2956xm6022,2991l6025,2991,6025,2994,6022,2994,6022,2991xm6042,2991l6046,2991,6046,2994,6042,2994,6042,2991xm6218,2998l6218,3005,6225,3005,6225,3001,6222,3001,6222,2998,6218,2998xm6874,2393l6874,2400,6860,2400,6860,2397,6854,2397,6854,2404,6847,2404,6847,2407,6854,2407,6854,2414,6847,2414,6847,2424,6840,2424,6840,2435,6836,2435,6836,2438,6840,2438,6840,2442,6836,2442,6836,2452,6833,2452,6833,2456,6836,2456,6836,2459,6843,2459,6843,2469,6847,2469,6847,2473,6843,2473,6843,2476,6840,2476,6840,2487,6833,2487,6833,2494,6836,2494,6836,2497,6833,2497,6833,2507,6826,2507,6826,2511,6822,2511,6822,2514,6812,2514,6812,2518,6816,2518,6816,2525,6802,2525,6802,2538,6798,2538,6798,2535,6795,2535,6795,2542,6788,2542,6788,2563,6781,2563,6781,2573,6774,2573,6774,2587,6771,2587,6771,2604,6767,2604,6767,2607,6774,2607,6774,2611,6778,2611,6778,2618,6767,2618,6767,2621,6771,2621,6771,2628,6767,2628,6767,2632,6771,2632,6771,2639,6767,2639,6767,2642,6774,2642,6774,2646,6771,2646,6771,2656,6774,2656,6774,2666,6781,2666,6781,2670,6788,2670,6788,2666,6791,2666,6791,2670,6798,2670,6798,2680,6802,2680,6802,2673,6809,2673,6809,2677,6812,2677,6812,2687,6816,2687,6816,2690,6819,2690,6819,2697,6822,2697,6822,2711,6816,2711,6816,2721,6812,2721,6812,2725,6816,2725,6816,2728,6819,2728,6819,2732,6812,2732,6812,2735,6809,2735,6809,2739,6805,2739,6805,2752,6802,2752,6802,2749,6795,2749,6795,2752,6788,2752,6788,2759,6785,2759,6785,2763,6781,2763,6781,2766,6774,2766,6774,2770,6778,2770,6778,2773,6774,2773,6774,2780,6781,2780,6781,2784,6778,2784,6778,2801,6767,2801,6767,2804,6771,2804,6771,2815,6774,2815,6774,2822,6778,2822,6778,2835,6774,2835,6774,2849,6771,2849,6771,2860,6767,2860,6767,2863,6771,2863,6771,2870,6767,2870,6767,2880,6764,2880,6764,2891,6760,2891,6760,2894,6757,2894,6757,2891,6729,2891,6729,2897,6722,2897,6722,2901,6719,2901,6719,2908,6715,2908,6715,2918,6719,2918,6719,2932,6715,2932,6715,2929,6702,2929,6702,2932,6684,2932,6684,2915,6681,2915,6681,2908,6677,2908,6677,2901,6674,2901,6674,2908,6671,2908,6671,2918,6664,2918,6664,2929,6667,2929,6667,2939,6660,2939,6660,2953,6657,2953,6657,2967,6660,2967,6660,2970,6633,2970,6633,2963,6626,2963,6626,2960,6622,2960,6622,2963,6619,2963,6619,2956,6612,2956,6612,2949,6609,2949,6609,2946,6602,2946,6602,2939,6595,2939,6595,2936,6591,2936,6591,2946,6588,2946,6588,2949,6598,2949,6598,2960,6595,2960,6595,2963,6602,2963,6602,2970,6598,2970,6598,2973,6602,2973,6602,2980,6612,2980,6612,2984,6633,2984,6633,2994,6629,2994,6629,2998,6622,2998,6622,3005,6629,3005,6629,3001,6633,3001,6633,3005,6646,3005,6646,2994,6664,2994,6664,2987,6667,2987,6667,2984,6674,2984,6674,2977,6677,2977,6677,2984,6684,2984,6684,2977,6688,2977,6688,2984,6691,2984,6691,2973,6695,2973,6695,2977,6702,2977,6702,2973,6705,2973,6705,2980,6698,2980,6698,2991,6712,2991,6712,3001,6736,3001,6736,2994,6750,2994,6750,2987,6760,2987,6760,2984,6764,2984,6764,2987,6767,2987,6767,2984,6774,2984,6774,2980,6778,2980,6778,2973,6781,2973,6781,2970,6788,2970,6788,2967,6791,2967,6791,2960,6802,2960,6802,2956,6805,2956,6805,2960,6816,2960,6816,2953,6819,2953,6819,2949,6826,2949,6826,2946,6840,2946,6840,2956,6843,2956,6843,2960,6840,2960,6840,2967,6847,2967,6847,2963,6850,2963,6850,2970,6857,2970,6857,2967,6864,2967,6864,2973,6871,2973,6871,2967,6874,2967,6874,2960,6885,2960,6885,2953,6888,2953,6888,2949,6885,2949,6885,2939,6881,2939,6881,2936,6895,2936,6895,2932,6916,2932,6916,2915,6912,2915,6912,2911,6916,2911,6916,2904,6909,2904,6909,2891,6905,2891,6905,2877,6902,2877,6902,2866,6899,2866,6899,2853,6895,2853,6895,2842,6899,2842,6899,2832,6902,2832,6902,2828,6905,2828,6905,2818,6902,2818,6902,2811,6909,2811,6909,2804,6905,2804,6905,2801,6912,2801,6912,2797,6916,2797,6916,2794,6919,2794,6919,2791,6930,2791,6930,2797,6936,2797,6936,2801,6940,2801,6940,2804,6947,2804,6947,2811,6950,2811,6950,2818,6964,2818,6964,2822,6967,2822,6967,2815,6974,2815,6974,2811,6978,2811,6978,2808,6981,2808,6981,2797,6978,2797,6978,2787,6974,2787,6974,2780,6971,2780,6971,2777,6974,2777,6974,2773,6971,2773,6971,2766,6974,2766,6974,2756,6978,2756,6978,2749,6971,2749,6971,2746,6964,2746,6964,2752,6967,2752,6967,2756,6961,2756,6961,2752,6954,2752,6954,2756,6950,2756,6950,2746,6940,2746,6940,2752,6936,2752,6936,2756,6933,2756,6933,2759,6930,2759,6930,2763,6923,2763,6923,2766,6919,2766,6919,2770,6912,2770,6912,2766,6905,2766,6905,2756,6912,2756,6912,2752,6916,2752,6916,2749,6919,2749,6919,2746,6923,2746,6923,2742,6947,2742,6947,2739,6943,2739,6943,2735,6947,2735,6947,2732,6940,2732,6940,2728,6933,2728,6933,2721,6940,2721,6940,2711,6943,2711,6943,2704,6950,2704,6950,2701,6954,2701,6954,2697,6967,2697,6967,2690,6971,2690,6971,2694,6974,2694,6974,2690,6978,2690,6978,2687,6988,2687,6988,2683,6985,2683,6985,2680,7002,2680,7002,2683,7009,2683,7009,2680,7016,2680,7016,2683,7030,2683,7030,2680,7037,2680,7037,2683,7040,2683,7040,2680,7044,2680,7044,2677,7047,2677,7047,2666,7054,2666,7054,2656,7057,2656,7057,2652,7064,2652,7064,2646,7075,2646,7075,2642,7085,2642,7085,2646,7088,2646,7088,2639,7085,2639,7085,2635,7081,2635,7081,2632,7075,2632,7075,2635,7064,2635,7064,2632,7057,2632,7057,2628,7050,2628,7050,2632,7044,2632,7044,2628,7047,2628,7047,2625,7044,2625,7044,2621,7047,2621,7047,2618,7037,2618,7037,2625,7026,2625,7026,2628,7012,2628,7012,2632,7009,2632,7009,2635,7005,2635,7005,2639,6995,2639,6995,2646,6988,2646,6988,2652,6974,2652,6974,2656,6967,2656,6967,2663,6957,2663,6957,2670,6940,2670,6940,2673,6943,2673,6943,2677,6936,2677,6936,2683,6926,2683,6926,2680,6916,2680,6916,2673,6912,2673,6912,2677,6905,2677,6905,2680,6899,2680,6899,2673,6895,2673,6895,2670,6892,2670,6892,2666,6885,2666,6885,2656,6878,2656,6878,2659,6871,2659,6871,2642,6867,2642,6867,2635,6871,2635,6871,2614,6874,2614,6874,2607,6871,2607,6871,2601,6867,2601,6867,2594,6864,2594,6864,2590,6860,2590,6860,2583,6857,2583,6857,2576,6860,2576,6860,2573,6854,2573,6854,2556,6850,2556,6850,2549,6847,2549,6847,2542,6857,2542,6857,2528,6860,2528,6860,2525,6864,2525,6864,2521,6871,2521,6871,2518,6874,2518,6874,2514,6871,2514,6871,2504,6881,2504,6881,2497,6878,2497,6878,2500,6874,2500,6874,2497,6871,2497,6871,2494,6878,2494,6878,2487,6881,2487,6881,2494,6885,2494,6885,2487,6892,2487,6892,2483,6888,2483,6888,2480,6892,2480,6892,2469,6899,2469,6899,2456,6902,2456,6902,2452,6905,2452,6905,2449,6909,2449,6909,2442,6905,2442,6905,2438,6912,2438,6912,2435,6919,2435,6919,2431,6916,2431,6916,2428,6912,2428,6912,2424,6916,2424,6916,2411,6912,2411,6912,2400,6909,2400,6909,2404,6905,2404,6905,2397,6902,2397,6902,2400,6895,2400,6895,2397,6888,2397,6888,2393,6874,2393xm6905,2424l6909,2424,6909,2431,6905,2431,6905,2424xm6850,2521l6854,2521,6854,2532,6850,2532,6850,2521xm7044,2663l7047,2663,7047,2666,7044,2666,7044,2663xm6840,2670l6843,2670,6843,2673,6854,2673,6854,2680,6850,2680,6850,2687,6843,2687,6843,2683,6829,2683,6829,2673,6840,2673,6840,2670xm6885,2670l6892,2670,6892,2677,6888,2677,6888,2673,6885,2673,6885,2670xm6857,2683l6860,2683,6860,2687,6857,2687,6857,2683xm6916,2725l6923,2725,6923,2728,6930,2728,6930,2735,6926,2735,6926,2739,6919,2739,6919,2742,6916,2742,6916,2725xm6912,2777l6919,2777,6919,2780,6912,2780,6912,2777xm6826,2794l6836,2794,6836,2804,6829,2804,6829,2808,6833,2808,6833,2818,6836,2818,6836,2822,6833,2822,6833,2828,6826,2828,6826,2839,6822,2839,6822,2846,6819,2846,6819,2828,6816,2828,6816,2815,6819,2815,6819,2804,6822,2804,6822,2801,6826,2801,6826,2794xm6785,2828l6791,2828,6791,2832,6788,2832,6788,2842,6785,2842,6785,2828xm6781,2849l6788,2849,6788,2853,6781,2853,6781,2849xm6778,2853l6781,2853,6781,2870,6778,2870,6778,2877,6774,2877,6774,2860,6778,2860,6778,2853xm6733,2936l6736,2936,6736,2939,6747,2939,6747,2949,6740,2949,6740,2946,6736,2946,6736,2942,6733,2942,6733,2936xm6664,2949l6671,2949,6671,2953,6664,2953,6664,2949xm6660,2953l6664,2953,6664,2960,6660,2960,6660,2953xm6629,2973l6636,2973,6636,2980,6629,2980,6629,2973xm6715,3005l6715,3011,6726,3011,6726,3015,6733,3015,6733,3008,6736,3008,6736,3005,6715,3005xm6512,3032l6519,3032,6519,3036,6512,3036,6512,3032xm6211,3084l6215,3084,6215,3087,6211,3087,6211,3084xm6312,3108l6312,3112,6315,3112,6315,3115,6318,3115,6318,3108,6312,3108xm7437,3236l7441,3236,7441,3239,7437,3239,7437,3236xm7434,3239l7437,3239,7437,3243,7434,3243,7434,3239xm7430,3243l7434,3243,7434,3246,7430,3246,7430,3243xm7544,3143l7544,3146,7541,3146,7541,3150,7537,3150,7537,3153,7534,3153,7534,3156,7530,3156,7530,3160,7527,3160,7527,3163,7523,3163,7523,3167,7506,3167,7506,3170,7499,3170,7499,3184,7489,3184,7489,3191,7485,3191,7485,3201,7479,3201,7479,3198,7475,3198,7475,3205,7468,3205,7468,3215,7465,3215,7465,3219,7461,3219,7461,3212,7465,3212,7465,3208,7458,3208,7458,3212,7454,3212,7454,3215,7451,3215,7451,3229,7447,3229,7447,3236,7444,3236,7444,3243,7441,3243,7441,3246,7437,3246,7437,3250,7434,3250,7434,3253,7437,3253,7437,3257,7441,3257,7441,3263,7444,3263,7444,3267,7451,3267,7451,3270,7454,3270,7454,3274,7461,3274,7461,3277,7465,3277,7465,3270,7468,3270,7468,3263,7472,3263,7472,3267,7479,3267,7479,3263,7482,3263,7482,3260,7485,3260,7485,3257,7496,3257,7496,3260,7499,3260,7499,3253,7523,3253,7523,3246,7527,3246,7527,3229,7530,3229,7530,3208,7534,3208,7534,3198,7517,3198,7517,3194,7513,3194,7513,3191,7510,3191,7510,3184,7517,3184,7517,3181,7527,3181,7527,3174,7530,3174,7530,3163,7537,3163,7537,3160,7541,3160,7541,3156,7544,3156,7544,3153,7551,3153,7551,3150,7548,3150,7548,3143,7544,3143xm7454,3277l7458,3277,7458,3281,7454,3281,7454,3277xm7275,3277l7275,3288,7285,3288,7285,3281,7282,3281,7282,3284,7278,3284,7278,3277,7275,3277xm7264,3319l7268,3319,7268,3322,7264,3322,7264,3319xm7251,3357l7254,3357,7254,3360,7251,3360,7251,3357xm6225,3395l6229,3395,6229,3398,6225,3398,6225,3395xm6860,3519l6860,3522,6857,3522,6857,3526,6864,3526,6864,3519,6860,3519xm6933,3557l6936,3557,6936,3560,6933,3560,6933,3557xm7320,3557l7323,3557,7323,3560,7320,3560,7320,3557xm7302,3550l7302,3554,7289,3554,7289,3557,7285,3557,7285,3554,7268,3554,7268,3557,7264,3557,7264,3560,7261,3560,7261,3564,7244,3564,7244,3571,7247,3571,7247,3574,7244,3574,7244,3578,7240,3578,7240,3581,7237,3581,7237,3585,7233,3585,7233,3588,7226,3588,7226,3595,7233,3595,7233,3591,7247,3591,7247,3595,7251,3595,7251,3598,7261,3598,7261,3591,7264,3591,7264,3585,7268,3585,7268,3591,7271,3591,7271,3588,7275,3588,7275,3585,7285,3585,7285,3581,7289,3581,7289,3585,7299,3585,7299,3578,7302,3578,7302,3581,7309,3581,7309,3574,7299,3574,7299,3571,7302,3571,7302,3567,7306,3567,7306,3564,7313,3564,7313,3560,7316,3560,7316,3557,7313,3557,7313,3554,7309,3554,7309,3550,7302,3550xm7251,3578l7254,3578,7254,3585,7251,3585,7251,3578xm5873,3654l5877,3654,5877,3657,5873,3657,5873,3654xm7213,3657l7213,3664,7216,3664,7216,3661,7220,3661,7220,3657,7213,3657xm7092,3695l7092,3699,7088,3699,7088,3702,7092,3702,7092,3705,7106,3705,7106,3709,7112,3709,7112,3702,7109,3702,7109,3699,7099,3699,7099,3702,7095,3702,7095,3695,7092,3695xm7112,3709l7119,3709,7119,3712,7112,3712,7112,3709xm7133,3716l7140,3716,7140,3719,7133,3719,7133,3716xm7078,3723l7078,3730,7064,3730,7064,3733,7071,3733,7071,3740,7078,3740,7078,3736,7085,3736,7085,3740,7095,3740,7095,3743,7102,3743,7102,3740,7106,3740,7106,3736,7112,3736,7112,3733,7106,3733,7106,3730,7092,3730,7092,3726,7085,3726,7085,3723,7078,3723xe" filled="false" stroked="true" strokeweight=".2134pt" strokecolor="#666666">
                  <v:path arrowok="t"/>
                  <v:stroke dashstyle="solid"/>
                </v:shape>
                <v:shape style="position:absolute;left:5859;top:2124;width:1899;height:1761" id="docshape46" coordorigin="5859,2124" coordsize="1899,1761" path="m6305,2124l6312,2124,6312,2131,6308,2131,6308,2128,6305,2128,6305,2124m6895,2128l6899,2128,6899,2141,6895,2141,6895,2145,6899,2145,6899,2148,6895,2148,6895,2152,6902,2152,6902,2141,6905,2141,6905,2138,6902,2138,6902,2134,6912,2134,6912,2138,6919,2138,6919,2134,6923,2134,6923,2138,6930,2138,6930,2141,6940,2141,6940,2145,6947,2145,6947,2148,6943,2148,6943,2155,6936,2155,6936,2159,6940,2159,6940,2162,6936,2162,6936,2169,6933,2169,6933,2172,6930,2172,6930,2176,6933,2176,6933,2183,6940,2183,6940,2179,6936,2179,6936,2176,6947,2176,6947,2172,6954,2172,6954,2176,6964,2176,6964,2179,6967,2179,6967,2172,6971,2172,6971,2166,6978,2166,6978,2162,6981,2162,6981,2166,6988,2166,6988,2172,6978,2172,6978,2176,6981,2176,6981,2183,6988,2183,6988,2179,6992,2179,6992,2183,6999,2183,6999,2186,7005,2186,7005,2179,7012,2179,7012,2176,7019,2176,7019,2179,7026,2179,7026,2176,7030,2176,7030,2179,7037,2179,7037,2172,7040,2172,7040,2176,7047,2176,7047,2172,7050,2172,7050,2176,7061,2176,7061,2179,7068,2179,7068,2183,7071,2183,7071,2179,7075,2179,7075,2183,7085,2183,7085,2186,7088,2186,7088,2183,7092,2183,7092,2186,7095,2186,7095,2190,7102,2190,7102,2193,7109,2193,7109,2190,7112,2190,7112,2193,7119,2193,7119,2197,7126,2197,7126,2200,7130,2200,7130,2197,7137,2197,7137,2200,7140,2200,7140,2204,7144,2204,7144,2210,7147,2210,7147,2217,7150,2217,7150,2221,7154,2221,7154,2228,7157,2228,7157,2235,7161,2235,7161,2242,7164,2242,7164,2248,7168,2248,7168,2255,7171,2255,7171,2262,7175,2262,7175,2273,7178,2273,7178,2276,7171,2276,7171,2279,7168,2279,7168,2286,7164,2286,7164,2293,7157,2293,7157,2297,7147,2297,7147,2300,7144,2300,7144,2297,7137,2297,7137,2300,7130,2300,7130,2297,7123,2297,7123,2300,7116,2300,7116,2304,7112,2304,7112,2300,7102,2300,7102,2304,7095,2304,7095,2300,7088,2300,7088,2304,7085,2304,7085,2297,7081,2297,7081,2300,7075,2300,7075,2304,7068,2304,7068,2300,7064,2300,7064,2297,7054,2297,7054,2300,7044,2300,7044,2297,7040,2297,7040,2293,7033,2293,7033,2286,7026,2286,7026,2290,7023,2290,7023,2293,7026,2293,7026,2297,7030,2297,7030,2300,7037,2300,7037,2304,7044,2304,7044,2317,7047,2317,7047,2311,7050,2311,7050,2314,7054,2314,7054,2317,7057,2317,7057,2324,7054,2324,7054,2328,7061,2328,7061,2321,7071,2321,7071,2317,7075,2317,7075,2321,7078,2321,7078,2324,7088,2324,7088,2328,7085,2328,7085,2331,7092,2331,7092,2338,7088,2338,7088,2342,7095,2342,7095,2349,7092,2349,7092,2359,7095,2359,7095,2362,7099,2362,7099,2366,7102,2366,7102,2373,7106,2373,7106,2376,7109,2376,7109,2380,7112,2380,7112,2387,7116,2387,7116,2390,7119,2390,7119,2393,7123,2393,7123,2397,7133,2397,7133,2393,7140,2393,7140,2397,7147,2397,7147,2400,7154,2400,7154,2407,7161,2407,7161,2404,7182,2404,7182,2400,7185,2400,7185,2397,7189,2397,7189,2393,7192,2393,7192,2387,7189,2387,7189,2390,7185,2390,7185,2383,7182,2383,7182,2380,7185,2380,7185,2376,7178,2376,7178,2373,7175,2373,7175,2380,7168,2380,7168,2383,7161,2383,7161,2380,7157,2380,7157,2373,7150,2373,7150,2369,7144,2369,7144,2362,7140,2362,7140,2359,7147,2359,7147,2355,7144,2355,7144,2349,7147,2349,7147,2345,7154,2345,7154,2349,7161,2349,7161,2352,7164,2352,7164,2355,7175,2355,7175,2362,7178,2362,7178,2355,7182,2355,7182,2352,7189,2352,7189,2349,7192,2349,7192,2355,7195,2355,7195,2352,7209,2352,7209,2345,7216,2345,7216,2352,7220,2352,7220,2359,7223,2359,7223,2366,7226,2366,7226,2373,7230,2373,7230,2380,7233,2380,7233,2387,7237,2387,7237,2393,7240,2393,7240,2400,7244,2400,7244,2407,7247,2407,7247,2414,7251,2414,7251,2421,7254,2421,7254,2428,7257,2428,7257,2435,7261,2435,7261,2442,7264,2442,7264,2449,7268,2449,7268,2456,7271,2456,7271,2466,7275,2466,7275,2473,7278,2473,7278,2480,7282,2480,7282,2487,7285,2487,7285,2494,7289,2494,7289,2500,7292,2500,7292,2507,7295,2507,7295,2514,7299,2514,7299,2521,7302,2521,7302,2528,7306,2528,7306,2535,7309,2535,7309,2542,7313,2542,7313,2549,7316,2549,7316,2559,7320,2559,7320,2566,7323,2566,7323,2573,7327,2573,7327,2580,7330,2580,7330,2587,7334,2587,7334,2594,7337,2594,7337,2601,7340,2601,7340,2607,7344,2607,7344,2618,7347,2618,7347,2625,7351,2625,7351,2632,7354,2632,7354,2639,7358,2639,7358,2646,7361,2646,7361,2652,7365,2652,7365,2659,7368,2659,7368,2670,7371,2670,7371,2677,7375,2677,7375,2683,7378,2683,7378,2690,7382,2690,7382,2697,7385,2697,7385,2704,7389,2704,7389,2715,7392,2715,7392,2721,7396,2721,7396,2728,7399,2728,7399,2735,7402,2735,7402,2742,7406,2742,7406,2752,7409,2752,7409,2759,7413,2759,7413,2766,7416,2766,7416,2773,7420,2773,7420,2780,7423,2780,7423,2791,7427,2791,7427,2797,7430,2797,7430,2804,7434,2804,7434,2811,7437,2811,7437,2822,7441,2822,7441,2828,7444,2828,7444,2835,7447,2835,7447,2842,7451,2842,7451,2853,7454,2853,7454,2860,7458,2860,7458,2866,7461,2866,7461,2873,7465,2873,7465,2884,7468,2884,7468,2891,7472,2891,7472,2897,7475,2897,7475,2904,7479,2904,7479,2915,7482,2915,7482,2922,7485,2922,7485,2929,7489,2929,7489,2939,7492,2939,7492,2946,7496,2946,7496,2953,7499,2953,7499,2963,7503,2963,7503,2970,7506,2970,7506,2977,7510,2977,7510,2987,7513,2987,7513,2994,7517,2994,7517,3001,7520,3001,7520,3011,7523,3011,7523,3018,7527,3018,7527,3025,7530,3025,7530,3036,7534,3036,7534,3042,7537,3042,7537,3049,7541,3049,7541,3060,7544,3060,7544,3067,7548,3067,7548,3077,7551,3077,7551,3084,7554,3084,7554,3091,7558,3091,7558,3101,7561,3101,7561,3108,7565,3108,7565,3118,7568,3118,7568,3125,7572,3125,7572,3132,7575,3132,7575,3143,7579,3143,7579,3150,7582,3150,7582,3160,7586,3160,7586,3167,7589,3167,7589,3177,7592,3177,7592,3184,7596,3184,7596,3191,7599,3191,7599,3201,7603,3201,7603,3208,7606,3208,7606,3219,7610,3219,7610,3226,7613,3226,7613,3236,7617,3236,7617,3243,7620,3243,7620,3253,7624,3253,7624,3260,7627,3260,7627,3270,7630,3270,7630,3277,7634,3277,7634,3288,7637,3288,7637,3295,7641,3295,7641,3305,7637,3305,7637,3301,7634,3301,7634,3305,7627,3305,7627,3301,7620,3301,7620,3298,7617,3298,7617,3295,7613,3295,7613,3291,7610,3291,7610,3295,7606,3295,7606,3288,7603,3288,7603,3284,7599,3284,7599,3288,7596,3288,7596,3284,7586,3284,7586,3281,7582,3281,7582,3284,7575,3284,7575,3288,7572,3288,7572,3281,7568,3281,7568,3284,7561,3284,7561,3281,7558,3281,7558,3277,7551,3277,7551,3274,7548,3274,7548,3281,7544,3281,7544,3277,7537,3277,7537,3281,7530,3281,7530,3277,7527,3277,7527,3270,7520,3270,7520,3267,7517,3267,7517,3263,7513,3263,7513,3267,7510,3267,7510,3270,7503,3270,7503,3267,7499,3267,7499,3270,7496,3270,7496,3281,7489,3281,7489,3284,7479,3284,7479,3288,7475,3288,7475,3281,7472,3281,7472,3284,7465,3284,7465,3291,7461,3291,7461,3298,7458,3298,7458,3305,7451,3305,7451,3308,7447,3308,7447,3312,7444,3312,7444,3315,7437,3315,7437,3319,7441,3319,7441,3326,7434,3326,7434,3329,7430,3329,7430,3336,7420,3336,7420,3339,7413,3339,7413,3336,7406,3336,7406,3332,7409,3332,7409,3312,7402,3312,7402,3301,7399,3301,7399,3308,7392,3308,7392,3305,7385,3305,7385,3301,7382,3301,7382,3305,7375,3305,7375,3301,7371,3301,7371,3291,7375,3291,7375,3284,7378,3284,7378,3288,7382,3288,7382,3281,7385,3281,7385,3277,7389,3277,7389,3274,7392,3274,7392,3260,7389,3260,7389,3267,7385,3267,7385,3260,7382,3260,7382,3263,7371,3263,7371,3267,7361,3267,7361,3270,7351,3270,7351,3274,7337,3274,7337,3270,7334,3270,7334,3267,7337,3267,7337,3260,7340,3260,7340,3253,7344,3253,7344,3250,7334,3250,7334,3253,7323,3253,7323,3257,7313,3257,7313,3260,7299,3260,7299,3263,7295,3263,7295,3270,7289,3270,7289,3274,7292,3274,7292,3291,7285,3291,7285,3308,7275,3308,7275,3315,7271,3315,7271,3322,7268,3322,7268,3329,7275,3329,7275,3339,7271,3339,7271,3343,7275,3343,7275,3357,7278,3357,7278,3360,7271,3360,7271,3367,7264,3367,7264,3371,7261,3371,7261,3364,7257,3364,7257,3360,7254,3360,7254,3367,7251,3367,7251,3374,7247,3374,7247,3377,7251,3377,7251,3381,7254,3381,7254,3388,7251,3388,7251,3398,7247,3398,7247,3402,7254,3402,7254,3412,7251,3412,7251,3419,7254,3419,7254,3436,7257,3436,7257,3443,7244,3443,7244,3446,7240,3446,7240,3460,7237,3460,7237,3471,7240,3471,7240,3481,7233,3481,7233,3488,7226,3488,7226,3491,7230,3491,7230,3495,7233,3495,7233,3491,7240,3491,7240,3502,7247,3502,7247,3505,7251,3505,7251,3512,7254,3512,7254,3516,7257,3516,7257,3519,7254,3519,7254,3522,7257,3522,7257,3526,7261,3526,7261,3529,7268,3529,7268,3533,7275,3533,7275,3536,7292,3536,7292,3540,7295,3540,7295,3536,7309,3536,7309,3540,7316,3540,7316,3533,7320,3533,7320,3536,7327,3536,7327,3533,7340,3533,7340,3529,7354,3529,7354,3526,7361,3526,7361,3529,7371,3529,7371,3522,7378,3522,7378,3519,7382,3519,7382,3509,7389,3509,7389,3502,7396,3502,7396,3495,7402,3495,7402,3491,7399,3491,7399,3488,7406,3488,7406,3481,7413,3481,7413,3478,7416,3478,7416,3474,7420,3474,7420,3471,7427,3471,7427,3467,7430,3467,7430,3464,7434,3464,7434,3460,7441,3460,7441,3453,7444,3453,7444,3457,7454,3457,7454,3453,7465,3453,7465,3450,7475,3450,7475,3446,7485,3446,7485,3443,7496,3443,7496,3433,7499,3433,7499,3440,7503,3440,7503,3443,7506,3443,7506,3446,7510,3446,7510,3450,7520,3450,7520,3446,7530,3446,7530,3440,7541,3440,7541,3446,7544,3446,7544,3450,7551,3450,7551,3453,7554,3453,7554,3457,7561,3457,7561,3453,7565,3453,7565,3446,7572,3446,7572,3443,7575,3443,7575,3450,7603,3450,7603,3443,7606,3443,7606,3446,7610,3446,7610,3450,7620,3450,7620,3446,7627,3446,7627,3443,7637,3443,7637,3440,7644,3440,7644,3433,7648,3433,7648,3429,7658,3429,7658,3426,7665,3426,7665,3419,7668,3419,7668,3422,7672,3422,7672,3426,7679,3426,7679,3422,7686,3422,7686,3419,7689,3419,7689,3429,7693,3429,7693,3440,7696,3440,7696,3446,7699,3446,7699,3457,7703,3457,7703,3464,7706,3464,7706,3474,7710,3474,7710,3484,7713,3484,7713,3491,7717,3491,7717,3502,7720,3502,7720,3512,7724,3512,7724,3519,7727,3519,7727,3529,7731,3529,7731,3540,7734,3540,7734,3550,7737,3550,7737,3557,7741,3557,7741,3567,7744,3567,7744,3578,7748,3578,7748,3585,7751,3585,7751,3595,7755,3595,7755,3605,7758,3605,7758,3616,7751,3616,7751,3619,7755,3619,7755,3623,7744,3623,7744,3626,7737,3626,7737,3629,7727,3629,7727,3633,7720,3633,7720,3636,7713,3636,7713,3640,7710,3640,7710,3633,7706,3633,7706,3636,7699,3636,7699,3633,7693,3633,7693,3636,7689,3636,7689,3643,7682,3643,7682,3647,7679,3647,7679,3650,7675,3650,7675,3654,7668,3654,7668,3657,7672,3657,7672,3661,7662,3661,7662,3664,7658,3664,7658,3661,7655,3661,7655,3667,7651,3667,7651,3661,7648,3661,7648,3657,7644,3657,7644,3661,7634,3661,7634,3664,7637,3664,7637,3674,7641,3674,7641,3681,7644,3681,7644,3685,7641,3685,7641,3688,7644,3688,7644,3692,7641,3692,7641,3699,7644,3699,7644,3702,7641,3702,7641,3709,7634,3709,7634,3716,7627,3716,7627,3719,7624,3719,7624,3716,7617,3716,7617,3709,7620,3709,7620,3705,7613,3705,7613,3702,7617,3702,7617,3695,7610,3695,7610,3685,7617,3685,7617,3678,7620,3678,7620,3674,7617,3674,7617,3667,7620,3667,7620,3664,7613,3664,7613,3661,7606,3661,7606,3667,7603,3667,7603,3671,7599,3671,7599,3674,7596,3674,7596,3681,7592,3681,7592,3685,7589,3685,7589,3688,7586,3688,7586,3685,7582,3685,7582,3688,7575,3688,7575,3685,7568,3685,7568,3681,7561,3681,7561,3685,7554,3685,7554,3688,7558,3688,7558,3695,7551,3695,7551,3699,7548,3699,7548,3705,7544,3705,7544,3709,7541,3709,7541,3712,7544,3712,7544,3719,7541,3719,7541,3723,7534,3723,7534,3730,7523,3730,7523,3733,7513,3733,7513,3736,7503,3736,7503,3740,7506,3740,7506,3743,7496,3743,7496,3747,7492,3747,7492,3743,7485,3743,7485,3740,7475,3740,7475,3733,7465,3733,7465,3730,7458,3730,7458,3726,7451,3726,7451,3730,7447,3730,7447,3726,7434,3726,7434,3723,7430,3723,7430,3726,7416,3726,7416,3730,7413,3730,7413,3726,7406,3726,7406,3747,7409,3747,7409,3750,7406,3750,7406,3757,7409,3757,7409,3761,7402,3761,7402,3764,7399,3764,7399,3757,7396,3757,7396,3764,7389,3764,7389,3768,7385,3768,7385,3771,7382,3771,7382,3774,7378,3774,7378,3771,7375,3771,7375,3774,7368,3774,7368,3771,7361,3771,7361,3768,7354,3768,7354,3761,7351,3761,7351,3757,7347,3757,7347,3750,7344,3750,7344,3754,7340,3754,7340,3757,7337,3757,7337,3761,7334,3761,7334,3754,7316,3754,7316,3761,7320,3761,7320,3764,7309,3764,7309,3750,7320,3750,7320,3743,7313,3743,7313,3747,7299,3747,7299,3754,7289,3754,7289,3757,7285,3757,7285,3754,7282,3754,7282,3757,7278,3757,7278,3764,7275,3764,7275,3750,7278,3750,7278,3747,7289,3747,7289,3740,7285,3740,7285,3736,7278,3736,7278,3740,7271,3740,7271,3730,7268,3730,7268,3726,7271,3726,7271,3723,7268,3723,7268,3712,7264,3712,7264,3709,7251,3709,7251,3705,7247,3705,7247,3702,7240,3702,7240,3709,7233,3709,7233,3705,7226,3705,7226,3699,7237,3699,7237,3692,7240,3692,7240,3695,7257,3695,7257,3688,7251,3688,7251,3685,7240,3685,7240,3678,7244,3678,7244,3674,7247,3674,7247,3671,7251,3671,7251,3664,7247,3664,7247,3667,7244,3667,7244,3664,7240,3664,7240,3657,7237,3657,7237,3654,7230,3654,7230,3650,7233,3650,7233,3643,7237,3643,7237,3640,7220,3640,7220,3643,7216,3643,7216,3647,7213,3647,7213,3650,7209,3650,7209,3623,7213,3623,7213,3619,7206,3619,7206,3602,7209,3602,7209,3598,7220,3598,7220,3595,7223,3595,7223,3585,7220,3585,7220,3588,7206,3588,7206,3591,7195,3591,7195,3581,7192,3581,7192,3585,7175,3585,7175,3581,7168,3581,7168,3585,7150,3585,7150,3588,7147,3588,7147,3591,7144,3591,7144,3588,7133,3588,7133,3595,7130,3595,7130,3602,7112,3602,7112,3612,7116,3612,7116,3619,7119,3619,7119,3616,7126,3616,7126,3619,7133,3619,7133,3623,7140,3623,7140,3629,7133,3629,7133,3626,7123,3626,7123,3623,7116,3623,7116,3626,7119,3626,7119,3629,7126,3629,7126,3640,7119,3640,7119,3636,7116,3636,7116,3633,7112,3633,7112,3629,7095,3629,7095,3633,7092,3633,7092,3626,7088,3626,7088,3623,7085,3623,7085,3616,7078,3616,7078,3619,7071,3619,7071,3623,7075,3623,7075,3636,7071,3636,7071,3647,7078,3647,7078,3650,7081,3650,7081,3654,7085,3654,7085,3657,7088,3657,7088,3661,7092,3661,7092,3667,7095,3667,7095,3671,7099,3671,7099,3674,7106,3674,7106,3678,7102,3678,7102,3681,7099,3681,7099,3678,7088,3678,7088,3685,7095,3685,7095,3695,7102,3695,7102,3692,7099,3692,7099,3685,7102,3685,7102,3688,7109,3688,7109,3692,7116,3692,7116,3695,7119,3695,7119,3699,7123,3699,7123,3702,7126,3702,7126,3699,7130,3699,7130,3702,7144,3702,7144,3705,7147,3705,7147,3712,7150,3712,7150,3719,7147,3719,7147,3716,7144,3716,7144,3723,7147,3723,7147,3726,7144,3726,7144,3736,7140,3736,7140,3740,7147,3740,7147,3750,7140,3750,7140,3747,7144,3747,7144,3743,7133,3743,7133,3740,7126,3740,7126,3743,7123,3743,7123,3747,7119,3747,7119,3740,7116,3740,7116,3743,7109,3743,7109,3747,7112,3747,7112,3757,7116,3757,7116,3761,7130,3761,7130,3768,7126,3768,7126,3764,7119,3764,7119,3771,7116,3771,7116,3768,7106,3768,7106,3764,7099,3764,7099,3774,7106,3774,7106,3778,7109,3778,7109,3792,7116,3792,7116,3799,7119,3799,7119,3802,7116,3802,7116,3809,7119,3809,7119,3812,7123,3812,7123,3816,7116,3816,7116,3812,7112,3812,7112,3806,7109,3806,7109,3802,7102,3802,7102,3799,7099,3799,7099,3806,7092,3806,7092,3809,7088,3809,7088,3806,7085,3806,7085,3802,7081,3802,7081,3799,7078,3799,7078,3792,7075,3792,7075,3799,7071,3799,7071,3809,7064,3809,7064,3799,7061,3799,7061,3795,7054,3795,7054,3792,7057,3792,7057,3771,7050,3771,7050,3768,7044,3768,7044,3764,7040,3764,7040,3761,7033,3761,7033,3757,7030,3757,7030,3754,7037,3754,7037,3750,7040,3750,7040,3743,7050,3743,7050,3736,7054,3736,7054,3733,7037,3733,7037,3736,7030,3736,7030,3730,7026,3730,7026,3726,7023,3726,7023,3719,7019,3719,7019,3712,7026,3712,7026,3702,7012,3702,7012,3705,7005,3705,7005,3702,7002,3702,7002,3699,6999,3699,6999,3695,6995,3695,6995,3692,6992,3692,6992,3685,6988,3685,6988,3681,6985,3681,6985,3678,6981,3678,6981,3664,6971,3664,6971,3661,6967,3661,6967,3657,6964,3657,6964,3650,6961,3650,6961,3654,6954,3654,6954,3633,6950,3633,6950,3626,6947,3626,6947,3619,6950,3619,6950,3609,6954,3609,6954,3605,6950,3605,6950,3595,6954,3595,6954,3591,6950,3591,6950,3585,6954,3585,6954,3574,6943,3574,6943,3571,6933,3571,6933,3567,6930,3567,6930,3564,6926,3564,6926,3560,6923,3560,6923,3557,6919,3557,6919,3550,6902,3550,6902,3547,6895,3547,6895,3543,6892,3543,6892,3536,6885,3536,6885,3533,6871,3533,6871,3529,6867,3529,6867,3526,6864,3526,6864,3529,6857,3529,6857,3536,6843,3536,6843,3533,6854,3533,6854,3526,6847,3526,6847,3522,6857,3522,6857,3516,6850,3516,6850,3512,6847,3512,6847,3509,6833,3509,6833,3505,6812,3505,6812,3495,6802,3495,6802,3488,6788,3488,6788,3481,6785,3481,6785,3478,6781,3478,6781,3474,6788,3474,6788,3467,6778,3467,6778,3460,6771,3460,6771,3440,6767,3440,6767,3436,6771,3436,6771,3429,6760,3429,6760,3436,6754,3436,6754,3433,6757,3433,6757,3422,6747,3422,6747,3436,6743,3436,6743,3443,6740,3443,6740,3446,6733,3446,6733,3443,6729,3443,6729,3436,6726,3436,6726,3429,6722,3429,6722,3419,6726,3419,6726,3412,6729,3412,6729,3402,6722,3402,6722,3408,6719,3408,6719,3405,6709,3405,6709,3408,6695,3408,6695,3415,6681,3415,6681,3419,6674,3419,6674,3429,6677,3429,6677,3440,6681,3440,6681,3443,6684,3443,6684,3450,6681,3450,6681,3453,6677,3453,6677,3460,6674,3460,6674,3464,6677,3464,6677,3467,6684,3467,6684,3478,6688,3478,6688,3484,6691,3484,6691,3488,6698,3488,6698,3491,6702,3491,6702,3498,6709,3498,6709,3502,6715,3502,6715,3505,6726,3505,6726,3516,6733,3516,6733,3519,6736,3519,6736,3529,6740,3529,6740,3540,6743,3540,6743,3543,6740,3543,6740,3550,6747,3550,6747,3557,6754,3557,6754,3564,6757,3564,6757,3567,6764,3567,6764,3571,6767,3571,6767,3578,6774,3578,6774,3581,6785,3581,6785,3585,6788,3585,6788,3591,6795,3591,6795,3585,6805,3585,6805,3588,6812,3588,6812,3585,6822,3585,6822,3581,6826,3581,6826,3588,6829,3588,6829,3591,6822,3591,6822,3598,6816,3598,6816,3609,6826,3609,6826,3612,6836,3612,6836,3616,6850,3616,6850,3619,6860,3619,6860,3623,6867,3623,6867,3626,6878,3626,6878,3633,6881,3633,6881,3636,6895,3636,6895,3640,6902,3640,6902,3643,6905,3643,6905,3647,6912,3647,6912,3654,6916,3654,6916,3657,6919,3657,6919,3671,6916,3671,6916,3678,6909,3678,6909,3674,6905,3674,6905,3667,6899,3667,6899,3661,6885,3661,6885,3657,6874,3657,6874,3654,6854,3654,6854,3667,6847,3667,6847,3674,6850,3674,6850,3678,6847,3678,6847,3685,6843,3685,6843,3688,6850,3688,6850,3692,6857,3692,6857,3699,6864,3699,6864,3702,6867,3702,6867,3705,6874,3705,6874,3726,6864,3726,6864,3730,6860,3730,6860,3733,6854,3733,6854,3736,6850,3736,6850,3743,6854,3743,6854,3757,6847,3757,6847,3761,6843,3761,6843,3768,6840,3768,6840,3778,6819,3778,6819,3768,6812,3768,6812,3785,6809,3785,6809,3778,6805,3778,6805,3795,6802,3795,6802,3809,6805,3809,6805,3812,6809,3812,6809,3830,6802,3830,6802,3844,6798,3844,6798,3840,6778,3840,6778,3830,6771,3830,6771,3826,6764,3826,6764,3819,6760,3819,6760,3823,6743,3823,6743,3816,6740,3816,6740,3812,6729,3812,6729,3809,6722,3809,6722,3802,6715,3802,6715,3806,6712,3806,6712,3799,6695,3799,6695,3788,6698,3788,6698,3774,6712,3774,6712,3778,6719,3778,6719,3774,6736,3774,6736,3778,6747,3778,6747,3781,6750,3781,6750,3778,6781,3778,6781,3774,6785,3774,6785,3771,6805,3771,6805,3764,6812,3764,6812,3761,6819,3761,6819,3764,6822,3764,6822,3757,6829,3757,6829,3750,6826,3750,6826,3740,6836,3740,6836,3726,6833,3726,6833,3723,6836,3723,6836,3719,6833,3719,6833,3709,6826,3709,6826,3695,6822,3695,6822,3692,6819,3692,6819,3678,6805,3678,6805,3681,6802,3681,6802,3678,6795,3678,6795,3674,6791,3674,6791,3657,6788,3657,6788,3661,6785,3661,6785,3654,6781,3654,6781,3650,6767,3650,6767,3647,6764,3647,6764,3640,6750,3640,6750,3636,6747,3636,6747,3626,6740,3626,6740,3623,6726,3623,6726,3619,6719,3619,6719,3623,6709,3623,6709,3616,6695,3616,6695,3605,6688,3605,6688,3602,6681,3602,6681,3598,6677,3598,6677,3591,6671,3591,6671,3585,6667,3585,6667,3581,6660,3581,6660,3571,6650,3571,6650,3567,6643,3567,6643,3564,6640,3564,6640,3557,6636,3557,6636,3554,6633,3554,6633,3547,6626,3547,6626,3543,6615,3543,6615,3540,6619,3540,6619,3522,6615,3522,6615,3519,6612,3519,6612,3512,6609,3512,6609,3498,6605,3498,6605,3488,6595,3488,6595,3484,6584,3484,6584,3481,6577,3481,6577,3474,6567,3474,6567,3471,6553,3471,6553,3474,6546,3474,6546,3478,6539,3478,6539,3488,6536,3488,6536,3498,6522,3498,6522,3502,6519,3502,6519,3498,6512,3498,6512,3502,6501,3502,6501,3505,6498,3505,6498,3512,6491,3512,6491,3516,6488,3516,6488,3519,6484,3519,6484,3522,6481,3522,6481,3529,6470,3529,6470,3536,6460,3536,6460,3533,6457,3533,6457,3529,6453,3529,6453,3533,6450,3533,6450,3529,6439,3529,6439,3522,6432,3522,6432,3519,6429,3519,6429,3512,6425,3512,6425,3509,6422,3509,6422,3519,6419,3519,6419,3516,6408,3516,6408,3512,6405,3512,6405,3505,6398,3505,6398,3512,6394,3512,6394,3505,6381,3505,6381,3509,6370,3509,6370,3512,6367,3512,6367,3519,6363,3519,6363,3512,6360,3512,6360,3519,6356,3519,6356,3516,6353,3516,6353,3526,6346,3526,6346,3533,6350,3533,6350,3536,6346,3536,6346,3547,6350,3547,6350,3550,6353,3550,6353,3557,6350,3557,6350,3560,6353,3560,6353,3567,6350,3567,6350,3574,6353,3574,6353,3585,6346,3585,6346,3588,6343,3588,6343,3591,6339,3591,6339,3595,6329,3595,6329,3591,6325,3591,6325,3598,6322,3598,6322,3602,6312,3602,6312,3609,6308,3609,6308,3612,6305,3612,6305,3609,6294,3609,6294,3612,6287,3612,6287,3609,6284,3609,6284,3612,6277,3612,6277,3616,6263,3616,6263,3619,6260,3619,6260,3626,6256,3626,6256,3629,6260,3629,6260,3633,6246,3633,6246,3643,6242,3643,6242,3647,6239,3647,6239,3650,6229,3650,6229,3661,6225,3661,6225,3664,6222,3664,6222,3671,6218,3671,6218,3674,6215,3674,6215,3678,6208,3678,6208,3681,6211,3681,6211,3688,6205,3688,6205,3695,6208,3695,6208,3699,6211,3699,6211,3702,6208,3702,6208,3705,6211,3705,6211,3712,6215,3712,6215,3719,6222,3719,6222,3730,6218,3730,6218,3726,6211,3726,6211,3733,6208,3733,6208,3730,6205,3730,6205,3736,6198,3736,6198,3740,6191,3740,6191,3747,6187,3747,6187,3757,6184,3757,6184,3761,6180,3761,6180,3768,6173,3768,6173,3774,6170,3774,6170,3771,6163,3771,6163,3774,6156,3774,6156,3778,6149,3778,6149,3781,6139,3781,6139,3785,6135,3785,6135,3795,6132,3795,6132,3799,6129,3799,6129,3802,6125,3802,6125,3809,6122,3809,6122,3806,6111,3806,6111,3799,6104,3799,6104,3806,6101,3806,6101,3802,6080,3802,6080,3799,6063,3799,6063,3795,6042,3795,6042,3792,6039,3792,6039,3795,6025,3795,6025,3799,6022,3799,6022,3802,6001,3802,6001,3799,5997,3799,5997,3806,5994,3806,5994,3809,5990,3809,5990,3812,5987,3812,5987,3816,5973,3816,5973,3809,5970,3809,5970,3802,5966,3802,5966,3809,5963,3809,5963,3802,5959,3802,5959,3795,5963,3795,5963,3788,5959,3788,5959,3781,5952,3781,5952,3768,5956,3768,5956,3764,5952,3764,5952,3761,5946,3761,5946,3754,5939,3754,5939,3750,5925,3750,5925,3747,5911,3747,5911,3750,5904,3750,5904,3754,5897,3754,5897,3750,5894,3750,5894,3747,5890,3747,5890,3740,5880,3740,5880,3736,5866,3736,5866,3740,5859,3740,5859,3733,5866,3733,5866,3726,5870,3726,5870,3702,5877,3702,5877,3695,5873,3695,5873,3692,5877,3692,5877,3678,5880,3678,5880,3674,5883,3674,5883,3667,5877,3667,5877,3671,5866,3671,5866,3667,5863,3667,5863,3664,5866,3664,5866,3661,5863,3661,5863,3654,5859,3654,5859,3643,5863,3643,5863,3640,5866,3640,5866,3633,5870,3633,5870,3626,5873,3626,5873,3623,5877,3623,5877,3619,5883,3619,5883,3609,5890,3609,5890,3595,5897,3595,5897,3581,5901,3581,5901,3574,5904,3574,5904,3567,5908,3567,5908,3564,5911,3564,5911,3554,5915,3554,5915,3547,5911,3547,5911,3540,5915,3540,5915,3509,5918,3509,5918,3495,5925,3495,5925,3491,5921,3491,5921,3488,5918,3488,5918,3481,5928,3481,5928,3478,5918,3478,5918,3471,5921,3471,5921,3464,5925,3464,5925,3460,5918,3460,5918,3453,5915,3453,5915,3446,5925,3446,5925,3443,5928,3443,5928,3440,5932,3440,5932,3443,5935,3443,5935,3440,5942,3440,5942,3443,5949,3443,5949,3440,5956,3440,5956,3429,5959,3429,5959,3433,5963,3433,5963,3426,5966,3426,5966,3429,5980,3429,5980,3433,5987,3433,5987,3436,5990,3436,5990,3443,5997,3443,5997,3446,6011,3446,6011,3450,6028,3450,6028,3453,6035,3453,6035,3450,6042,3450,6042,3453,6046,3453,6046,3457,6056,3457,6056,3460,6066,3460,6066,3464,6070,3464,6070,3467,6080,3467,6080,3474,6097,3474,6097,3471,6104,3471,6104,3474,6115,3474,6115,3471,6122,3471,6122,3474,6125,3474,6125,3481,6135,3481,6135,3484,6139,3484,6139,3481,6149,3481,6149,3484,6156,3484,6156,3488,6163,3488,6163,3491,6167,3491,6167,3488,6177,3488,6177,3491,6184,3491,6184,3488,6187,3488,6187,3484,6191,3484,6191,3481,6194,3481,6194,3464,6205,3464,6205,3460,6201,3460,6201,3453,6205,3453,6205,3450,6201,3450,6201,3440,6211,3440,6211,3433,6215,3433,6215,3426,6211,3426,6211,3412,6215,3412,6215,3408,6218,3408,6218,3402,6215,3402,6215,3391,6222,3391,6222,3395,6225,3395,6225,3384,6222,3384,6222,3377,6218,3377,6218,3381,6215,3381,6215,3371,6218,3371,6218,3367,6225,3367,6225,3357,6218,3357,6218,3353,6222,3353,6222,3350,6218,3350,6218,3346,6208,3346,6208,3339,6201,3339,6201,3336,6205,3336,6205,3329,6198,3329,6198,3319,6194,3319,6194,3315,6201,3315,6201,3305,6198,3305,6198,3308,6194,3308,6194,3301,6198,3301,6198,3298,6187,3298,6187,3284,6184,3284,6184,3281,6167,3281,6167,3277,6163,3277,6163,3274,6160,3274,6160,3263,6156,3263,6156,3267,6153,3267,6153,3260,6146,3260,6146,3263,6142,3263,6142,3260,6135,3260,6135,3263,6132,3263,6132,3257,6129,3257,6129,3253,6132,3253,6132,3250,6135,3250,6135,3239,6132,3239,6132,3236,6135,3236,6135,3232,6122,3232,6122,3222,6129,3222,6129,3219,6146,3219,6146,3215,6153,3215,6153,3219,6160,3219,6160,3215,6180,3215,6180,3219,6184,3219,6184,3222,6187,3222,6187,3226,6184,3226,6184,3232,6194,3232,6194,3229,6201,3229,6201,3232,6211,3232,6211,3229,6218,3229,6218,3232,6222,3232,6222,3236,6229,3236,6229,3232,6232,3232,6232,3229,6225,3229,6225,3226,6229,3226,6229,3219,6225,3219,6225,3212,6232,3212,6232,3205,6229,3205,6229,3201,6225,3201,6225,3194,6222,3194,6222,3191,6229,3191,6229,3184,6232,3184,6232,3187,6239,3187,6239,3198,6246,3198,6246,3201,6253,3201,6253,3205,6267,3205,6267,3212,6280,3212,6280,3208,6284,3208,6284,3205,6287,3205,6287,3198,6284,3198,6284,3194,6291,3194,6291,3191,6301,3191,6301,3187,6305,3187,6305,3184,6308,3184,6308,3181,6312,3181,6312,3184,6329,3184,6329,3174,6336,3174,6336,3177,6339,3177,6339,3170,6336,3170,6336,3167,6332,3167,6332,3163,6336,3163,6336,3150,6339,3150,6339,3146,6343,3146,6343,3136,6350,3136,6350,3139,6353,3139,6353,3136,6356,3136,6356,3132,6363,3132,6363,3136,6367,3136,6367,3132,6370,3132,6370,3129,6381,3129,6381,3125,6384,3125,6384,3122,6405,3122,6405,3118,6401,3118,6401,3112,6408,3112,6408,3115,6415,3115,6415,3118,6429,3118,6429,3115,6419,3115,6419,3108,6408,3108,6408,3105,6419,3105,6419,3091,6425,3091,6425,3084,6429,3084,6429,3081,6432,3081,6432,3077,6439,3077,6439,3070,6436,3070,6436,3067,6439,3067,6439,3056,6443,3056,6443,3046,6446,3046,6446,3053,6457,3053,6457,3060,6460,3060,6460,3063,6450,3063,6450,3067,6453,3067,6453,3077,6457,3077,6457,3074,6463,3074,6463,3070,6470,3070,6470,3053,6463,3053,6463,3036,6474,3036,6474,3029,6481,3029,6481,3025,6484,3025,6484,3032,6491,3032,6491,3025,6515,3025,6515,3022,6519,3022,6519,3018,6522,3018,6522,3011,6539,3011,6539,3018,6546,3018,6546,3029,6553,3029,6553,3022,6557,3022,6557,3008,6574,3008,6574,3005,6567,3005,6567,2998,6570,2998,6570,2994,6567,2994,6567,2991,6564,2991,6564,2984,6560,2984,6560,2980,6570,2980,6570,2970,6567,2970,6567,2963,6564,2963,6564,2939,6560,2939,6560,2936,6564,2936,6564,2929,6557,2929,6557,2925,6546,2925,6546,2922,6550,2922,6550,2911,6553,2911,6553,2901,6550,2901,6550,2894,6546,2894,6546,2887,6550,2887,6550,2870,6553,2870,6553,2877,6567,2877,6567,2870,6557,2870,6557,2866,6553,2866,6553,2856,6560,2856,6560,2853,6570,2853,6570,2846,6584,2846,6584,2842,6595,2842,6595,2832,6598,2832,6598,2828,6605,2828,6605,2822,6609,2822,6609,2828,6615,2828,6615,2832,6612,2832,6612,2839,6615,2839,6615,2842,6612,2842,6612,2853,6609,2853,6609,2870,6612,2870,6612,2877,6626,2877,6626,2887,6622,2887,6622,2891,6619,2891,6619,2897,6612,2897,6612,2887,6609,2887,6609,2911,6598,2911,6598,2922,6595,2922,6595,2925,6605,2925,6605,2922,6612,2922,6612,2932,6622,2932,6622,2946,6619,2946,6619,2956,6640,2956,6640,2960,6646,2960,6646,2953,6657,2953,6657,2949,6650,2949,6650,2946,6636,2946,6636,2936,6633,2936,6633,2922,6629,2922,6629,2915,6640,2915,6640,2911,6643,2911,6643,2904,6650,2904,6650,2901,6660,2901,6660,2897,6664,2897,6664,2901,6674,2901,6674,2894,6671,2894,6671,2891,6674,2891,6674,2880,6681,2880,6681,2870,6674,2870,6674,2866,6671,2866,6671,2863,6667,2863,6667,2849,6664,2849,6664,2846,6657,2846,6657,2835,6653,2835,6653,2832,6650,2832,6650,2828,6653,2828,6653,2822,6650,2822,6650,2811,6643,2811,6643,2808,6640,2808,6640,2797,6636,2797,6636,2787,6629,2787,6629,2784,6633,2784,6633,2770,6629,2770,6629,2759,6626,2759,6626,2756,6629,2756,6629,2752,6633,2752,6633,2749,6619,2749,6619,2739,6615,2739,6615,2746,6612,2746,6612,2749,6605,2749,6605,2752,6602,2752,6602,2759,6588,2759,6588,2763,6584,2763,6584,2770,6577,2770,6577,2777,6570,2777,6570,2784,6567,2784,6567,2787,6564,2787,6564,2794,6557,2794,6557,2797,6546,2797,6546,2801,6543,2801,6543,2804,6539,2804,6539,2801,6536,2801,6536,2804,6532,2804,6532,2801,6526,2801,6526,2808,6522,2808,6522,2801,6512,2801,6512,2791,6501,2791,6501,2787,6498,2787,6498,2780,6491,2780,6491,2777,6488,2777,6488,2756,6498,2756,6498,2746,6501,2746,6501,2742,6505,2742,6505,2735,6498,2735,6498,2732,6495,2732,6495,2735,6484,2735,6484,2746,6481,2746,6481,2721,6498,2721,6498,2711,6488,2711,6488,2715,6481,2715,6481,2711,6484,2711,6484,2701,6491,2701,6491,2697,6488,2697,6488,2690,6481,2690,6481,2697,6477,2697,6477,2687,6484,2687,6484,2677,6481,2677,6481,2670,6477,2670,6477,2666,6481,2666,6481,2646,6484,2646,6484,2642,6481,2642,6481,2632,6491,2632,6491,2628,6488,2628,6488,2621,6481,2621,6481,2618,6491,2618,6491,2614,6484,2614,6484,2604,6488,2604,6488,2607,6491,2607,6491,2604,6498,2604,6498,2597,6495,2597,6495,2594,6501,2594,6501,2587,6505,2587,6505,2583,6508,2583,6508,2590,6519,2590,6519,2587,6522,2587,6522,2580,6519,2580,6519,2583,6515,2583,6515,2576,6543,2576,6543,2573,6532,2573,6532,2563,6539,2563,6539,2556,6553,2556,6553,2563,6557,2563,6557,2559,6560,2559,6560,2552,6557,2552,6557,2549,6564,2549,6564,2542,6567,2542,6567,2525,6574,2525,6574,2528,6581,2528,6581,2542,6584,2542,6584,2535,6591,2535,6591,2518,6598,2518,6598,2504,6609,2504,6609,2494,6615,2494,6615,2483,6619,2483,6619,2480,6633,2480,6633,2469,6619,2469,6619,2466,6636,2466,6636,2459,6640,2459,6640,2456,6643,2456,6643,2459,6650,2459,6650,2449,6640,2449,6640,2445,6643,2445,6643,2442,6646,2442,6646,2438,6653,2438,6653,2435,6650,2435,6650,2424,6653,2424,6653,2414,6646,2414,6646,2411,6650,2411,6650,2407,6657,2407,6657,2404,6660,2404,6660,2387,6664,2387,6664,2380,6667,2380,6667,2376,6677,2376,6677,2369,6671,2369,6671,2366,6677,2366,6677,2355,6684,2355,6684,2345,6688,2345,6688,2342,6691,2342,6691,2335,6698,2335,6698,2324,6688,2324,6688,2321,6691,2321,6691,2314,6702,2314,6702,2311,6698,2311,6698,2304,6712,2304,6712,2311,6715,2311,6715,2307,6719,2307,6719,2304,6722,2304,6722,2300,6715,2300,6715,2293,6709,2293,6709,2290,6705,2290,6705,2297,6698,2297,6698,2290,6695,2290,6695,2283,6691,2283,6691,2286,6684,2286,6684,2283,6681,2283,6681,2273,6688,2273,6688,2266,6695,2266,6695,2273,6698,2273,6698,2262,6702,2262,6702,2248,6705,2248,6705,2252,6709,2252,6709,2255,6705,2255,6705,2269,6709,2269,6709,2276,6712,2276,6712,2269,6715,2269,6715,2266,6722,2266,6722,2269,6736,2269,6736,2262,6729,2262,6729,2259,6733,2259,6733,2255,6740,2255,6740,2252,6729,2252,6729,2255,6722,2255,6722,2245,6729,2245,6729,2238,6726,2238,6726,2235,6740,2235,6740,2238,6747,2238,6747,2231,6743,2231,6743,2217,6747,2217,6747,2221,6750,2221,6750,2207,6757,2207,6757,2200,6764,2200,6764,2197,6767,2197,6767,2204,6764,2204,6764,2207,6767,2207,6767,2214,6771,2214,6771,2210,6774,2210,6774,2207,6778,2207,6778,2214,6785,2214,6785,2210,6791,2210,6791,2200,6795,2200,6795,2197,6788,2197,6788,2190,6791,2190,6791,2186,6802,2186,6802,2190,6809,2190,6809,2183,6812,2183,6812,2172,6816,2172,6816,2176,6819,2176,6819,2172,6822,2172,6822,2169,6826,2169,6826,2166,6822,2166,6822,2162,6816,2162,6816,2155,6819,2155,6819,2159,6829,2159,6829,2162,6840,2162,6840,2159,6833,2159,6833,2152,6836,2152,6836,2148,6847,2148,6847,2141,6850,2141,6850,2134,6854,2134,6854,2145,6857,2145,6857,2152,6854,2152,6854,2155,6850,2155,6850,2166,6847,2166,6847,2169,6854,2169,6854,2179,6850,2179,6850,2190,6857,2190,6857,2172,6860,2172,6860,2169,6857,2169,6857,2162,6860,2162,6860,2152,6864,2152,6864,2141,6867,2141,6867,2145,6874,2145,6874,2148,6871,2148,6871,2159,6874,2159,6874,2162,6878,2162,6878,2159,6881,2159,6881,2148,6885,2148,6885,2145,6881,2145,6881,2141,6885,2141,6885,2138,6878,2138,6878,2131,6892,2131,6892,2134,6895,2134,6895,2128m6294,2131l6301,2131,6301,2134,6294,2134,6294,2131m6305,2131l6308,2131,6308,2134,6305,2134,6305,2131m6805,2162l6812,2162,6812,2166,6816,2166,6816,2169,6812,2169,6812,2172,6802,2172,6802,2176,6798,2176,6798,2169,6805,2169,6805,2162m6967,2162l6971,2162,6971,2166,6967,2166,6967,2162m6964,2169l6967,2169,6967,2172,6964,2172,6964,2169m6999,2176l7002,2176,7002,2183,6999,2183,6999,2176m6774,2193l6785,2193,6785,2204,6788,2204,6788,2207,6781,2207,6781,2204,6774,2204,6774,2193m6688,2290l6695,2290,6695,2297,6691,2297,6691,2300,6681,2300,6681,2307,6667,2307,6667,2297,6677,2297,6677,2293,6681,2293,6681,2297,6684,2297,6684,2293,6688,2293,6688,2290m7189,2300l7192,2300,7192,2304,7195,2304,7195,2311,7199,2311,7199,2317,7195,2317,7195,2314,7192,2314,7192,2311,7189,2311,7189,2300m6660,2307l6667,2307,6667,2314,6660,2314,6660,2307m6657,2314l6660,2314,6660,2317,6657,2317,6657,2314m7199,2317l7202,2317,7202,2321,7199,2321,7199,2317m6118,2352l6125,2352,6125,2362,6118,2362,6118,2376,6111,2376,6111,2387,6108,2387,6108,2390,6104,2390,6104,2383,6108,2383,6108,2373,6111,2373,6111,2366,6115,2366,6115,2355,6118,2355,6118,2352m7119,2359l7123,2359,7123,2362,7119,2362,7119,2359m6101,2390l6104,2390,6104,2393,6101,2393,6101,2390m6553,2538l6557,2538,6557,2542,6553,2542,6553,2538m6211,2545l6215,2545,6215,2552,6222,2552,6222,2556,6215,2556,6215,2559,6205,2559,6205,2552,6208,2552,6208,2549,6211,2549,6211,2545m6222,2549l6225,2549,6225,2552,6222,2552,6222,2549m6211,2573l6215,2573,6215,2576,6211,2576,6211,2573m6488,2594l6491,2594,6491,2597,6488,2597,6488,2594m6339,2646l6343,2646,6343,2652,6339,2652,6339,2646m6332,2649l6336,2649,6336,2656,6339,2656,6339,2659,6332,2659,6332,2649m6322,2659l6332,2659,6332,2663,6329,2663,6329,2683,6325,2683,6325,2687,6322,2687,6322,2677,6318,2677,6318,2673,6315,2673,6315,2666,6322,2666,6322,2659m6274,2715l6277,2715,6277,2718,6274,2718,6274,2715m6263,2718l6274,2718,6274,2725,6267,2725,6267,2728,6263,2728,6263,2718m6267,2728l6270,2728,6270,2732,6267,2732,6267,2728m6184,2732l6187,2732,6187,2735,6184,2735,6184,2732m6218,2732l6222,2732,6222,2739,6229,2739,6229,2742,6246,2742,6246,2746,6253,2746,6253,2742,6267,2742,6267,2749,6263,2749,6263,2752,6267,2752,6267,2756,6260,2756,6260,2763,6256,2763,6256,2759,6253,2759,6253,2766,6246,2766,6246,2770,6239,2770,6239,2773,6236,2773,6236,2777,6239,2777,6239,2784,6236,2784,6236,2780,6232,2780,6232,2784,6229,2784,6229,2791,6236,2791,6236,2794,6239,2794,6239,2787,6249,2787,6249,2784,6253,2784,6253,2787,6274,2787,6274,2791,6270,2791,6270,2794,6277,2794,6277,2791,6284,2791,6284,2797,6287,2797,6287,2811,6280,2811,6280,2822,6277,2822,6277,2828,6274,2828,6274,2832,6270,2832,6270,2839,6263,2839,6263,2846,6260,2846,6260,2849,6249,2849,6249,2856,6256,2856,6256,2863,6242,2863,6242,2866,6239,2866,6239,2873,6249,2873,6249,2870,6260,2870,6260,2877,6267,2877,6267,2884,6270,2884,6270,2894,6274,2894,6274,2897,6277,2897,6277,2901,6280,2901,6280,2908,6277,2908,6277,2925,6280,2925,6280,2939,6284,2939,6284,2946,6291,2946,6291,2953,6298,2953,6298,2956,6301,2956,6301,2967,6305,2967,6305,2973,6312,2973,6312,2980,6308,2980,6308,2977,6305,2977,6305,2984,6308,2984,6308,2991,6305,2991,6305,2994,6312,2994,6312,2998,6308,2998,6308,3005,6312,3005,6312,3008,6315,3008,6315,3018,6318,3018,6318,3025,6312,3025,6312,3032,6305,3032,6305,3039,6315,3039,6315,3046,6318,3046,6318,3036,6322,3036,6322,3032,6329,3032,6329,3036,6339,3036,6339,3039,6346,3039,6346,3042,6353,3042,6353,3049,6356,3049,6356,3053,6353,3053,6353,3074,6350,3074,6350,3067,6346,3067,6346,3084,6343,3084,6343,3081,6339,3081,6339,3087,6336,3087,6336,3094,6332,3094,6332,3091,6322,3091,6322,3094,6325,3094,6325,3105,6318,3105,6318,3108,6322,3108,6322,3115,6336,3115,6336,3125,6325,3125,6325,3136,6322,3136,6322,3132,6315,3132,6315,3139,6312,3139,6312,3132,6308,3132,6308,3136,6301,3136,6301,3143,6298,3143,6298,3139,6291,3139,6291,3136,6284,3136,6284,3132,6267,3132,6267,3136,6263,3136,6263,3132,6260,3132,6260,3129,6249,3129,6249,3136,6253,3136,6253,3139,6242,3139,6242,3132,6232,3132,6232,3136,6218,3136,6218,3132,6205,3132,6205,3129,6184,3129,6184,3132,6180,3132,6180,3136,6177,3136,6177,3146,6170,3146,6170,3150,6167,3150,6167,3143,6170,3143,6170,3139,6156,3139,6156,3136,6135,3136,6135,3143,6132,3143,6132,3139,6129,3139,6129,3143,6125,3143,6125,3139,6118,3139,6118,3136,6125,3136,6125,3132,6132,3132,6132,3122,6139,3122,6139,3118,6146,3118,6146,3115,6153,3115,6153,3108,6156,3108,6156,3101,6160,3101,6160,3105,6163,3105,6163,3098,6167,3098,6167,3094,6177,3094,6177,3098,6187,3098,6187,3105,6201,3105,6201,3101,6205,3101,6205,3098,6208,3098,6208,3087,6201,3087,6201,3091,6198,3091,6198,3094,6187,3094,6187,3087,6184,3087,6184,3081,6180,3081,6180,3077,6177,3077,6177,3081,6163,3081,6163,3077,6167,3077,6167,3070,6163,3070,6163,3067,6156,3067,6156,3070,6142,3070,6142,3053,6146,3053,6146,3056,6149,3056,6149,3053,6156,3053,6156,3049,6170,3049,6170,3046,6177,3046,6177,3042,6180,3042,6180,3036,6184,3036,6184,3032,6180,3032,6180,3025,6184,3025,6184,3011,6177,3011,6177,3008,6180,3008,6180,3001,6177,3001,6177,2987,6184,2987,6184,2998,6194,2998,6194,3001,6205,3001,6205,2998,6211,2998,6211,3005,6215,3005,6215,2998,6218,2998,6218,2994,6222,2994,6222,2984,6225,2984,6225,2980,6222,2980,6222,2977,6225,2977,6225,2970,6229,2970,6229,2967,6232,2967,6232,2956,6229,2956,6229,2960,6222,2960,6222,2953,6218,2953,6218,2942,6211,2942,6211,2939,6215,2939,6215,2932,6218,2932,6218,2929,6222,2929,6222,2925,6229,2925,6229,2918,6218,2918,6218,2925,6215,2925,6215,2922,6211,2922,6211,2925,6201,2925,6201,2922,6198,2922,6198,2925,6191,2925,6191,2922,6177,2922,6177,2904,6180,2904,6180,2908,6184,2908,6184,2897,6191,2897,6191,2894,6187,2894,6187,2891,6191,2891,6191,2887,6194,2887,6194,2884,6191,2884,6191,2873,6194,2873,6194,2870,6191,2870,6191,2866,6180,2866,6180,2870,6177,2870,6177,2873,6173,2873,6173,2849,6177,2849,6177,2839,6180,2839,6180,2835,6187,2835,6187,2825,6184,2825,6184,2832,6177,2832,6177,2835,6173,2835,6173,2839,6167,2839,6167,2832,6163,2832,6163,2822,6167,2822,6167,2818,6177,2818,6177,2815,6180,2815,6180,2808,6184,2808,6184,2804,6187,2804,6187,2801,6180,2801,6180,2804,6173,2804,6173,2801,6177,2801,6177,2797,6173,2797,6173,2794,6167,2794,6167,2787,6160,2787,6160,2780,6163,2780,6163,2777,6170,2777,6170,2773,6180,2773,6180,2777,6177,2777,6177,2780,6180,2780,6180,2787,6177,2787,6177,2794,6180,2794,6180,2791,6184,2791,6184,2780,6187,2780,6187,2777,6191,2777,6191,2766,6194,2766,6194,2770,6201,2770,6201,2763,6205,2763,6205,2759,6208,2759,6208,2746,6211,2746,6211,2742,6215,2742,6215,2739,6218,2739,6218,2732m6263,2732l6267,2732,6267,2739,6263,2739,6263,2732m6180,2735l6184,2735,6184,2746,6180,2746,6180,2752,6177,2752,6177,2756,6173,2756,6173,2759,6170,2759,6170,2756,6167,2756,6167,2766,6156,2766,6156,2759,6160,2759,6160,2756,6156,2756,6156,2749,6160,2749,6160,2746,6163,2746,6163,2742,6170,2742,6170,2739,6180,2739,6180,2735m6146,2766l6153,2766,6153,2770,6156,2770,6156,2773,6149,2773,6149,2780,6142,2780,6142,2773,6146,2773,6146,2766m6142,2784l6146,2784,6146,2787,6142,2787,6142,2784m6167,2801l6170,2801,6170,2808,6167,2808,6167,2801m6153,2818l6156,2818,6156,2825,6153,2825,6153,2818m6609,2818l6615,2818,6615,2822,6609,2822,6609,2818m6146,2822l6149,2822,6149,2825,6146,2825,6146,2822m6142,2825l6146,2825,6146,2828,6142,2828,6142,2825m6160,2835l6163,2835,6163,2842,6160,2842,6160,2835m6167,2853l6170,2853,6170,2856,6167,2856,6167,2853m6160,2856l6167,2856,6167,2863,6156,2863,6156,2870,6149,2870,6149,2866,6153,2866,6153,2863,6149,2863,6149,2860,6160,2860,6160,2856m6167,2873l6173,2873,6173,2877,6170,2877,6170,2887,6163,2887,6163,2880,6167,2880,6167,2873m6118,2877l6125,2877,6125,2884,6129,2884,6129,2891,6139,2891,6139,2887,6149,2887,6149,2894,6156,2894,6156,2901,6153,2901,6153,2904,6156,2904,6156,2922,6160,2922,6160,2925,6156,2925,6156,2929,6153,2929,6153,2932,6160,2932,6160,2939,6149,2939,6149,2946,6146,2946,6146,2949,6139,2949,6139,2946,6135,2946,6135,2949,6132,2949,6132,2956,6129,2956,6129,2960,6132,2960,6132,2977,6135,2977,6135,2980,6129,2980,6129,2987,6132,2987,6132,2994,6129,2994,6129,3005,6125,3005,6125,3011,6122,3011,6122,3015,6115,3015,6115,3018,6118,3018,6118,3022,6111,3022,6111,3032,6104,3032,6104,3029,6097,3029,6097,3032,6084,3032,6084,3029,6080,3029,6080,3032,6073,3032,6073,3036,6066,3036,6066,3039,6053,3039,6053,3042,6046,3042,6046,3046,6039,3046,6039,3049,6035,3049,6035,3042,6032,3042,6032,3046,6018,3046,6018,3042,6004,3042,6004,3036,6001,3036,6001,3039,5997,3039,5997,3032,6001,3032,6001,3029,6004,3029,6004,3032,6008,3032,6008,3025,6001,3025,6001,3022,5990,3022,5990,3018,5994,3018,5994,3015,6008,3015,6008,3011,6004,3011,6004,3008,5997,3008,5997,3011,5987,3011,5987,3008,5990,3008,5990,3005,6008,3005,6008,3001,6011,3001,6011,2998,6018,2998,6018,2994,6015,2994,6015,2987,6022,2987,6022,2984,6028,2984,6028,2980,6035,2980,6035,2977,6032,2977,6032,2970,6035,2970,6035,2973,6039,2973,6039,2970,6049,2970,6049,2967,6046,2967,6046,2963,6032,2963,6032,2960,6025,2960,6025,2953,6022,2953,6022,2942,6025,2942,6025,2939,6028,2939,6028,2936,6039,2936,6039,2925,6035,2925,6035,2915,6032,2915,6032,2911,6035,2911,6035,2904,6039,2904,6039,2908,6049,2908,6049,2911,6056,2911,6056,2915,6053,2915,6053,2922,6056,2922,6056,2918,6070,2918,6070,2922,6073,2922,6073,2911,6080,2911,6080,2915,6084,2915,6084,2911,6087,2911,6087,2904,6080,2904,6080,2901,6070,2901,6070,2897,6084,2897,6084,2894,6087,2894,6087,2887,6091,2887,6091,2880,6097,2880,6097,2884,6104,2884,6104,2880,6111,2880,6111,2884,6115,2884,6115,2880,6118,2880,6118,2877m6177,2877l6184,2877,6184,2880,6180,2880,6180,2887,6177,2887,6177,2877m6160,2929l6163,2929,6163,2932,6160,2932,6160,2929m6184,2942l6191,2942,6191,2953,6180,2953,6180,2956,6177,2956,6177,2949,6180,2949,6180,2946,6184,2946,6184,2942m6215,2953l6218,2953,6218,2956,6215,2956,6215,2953m6557,2963l6560,2963,6560,2970,6557,2970,6557,2963m6170,3011l6177,3011,6177,3015,6170,3015,6170,3011m6163,3015l6170,3015,6170,3018,6163,3018,6163,3015m6446,3042l6450,3042,6450,3046,6446,3046,6446,3042m6108,3139l6115,3139,6115,3143,6108,3143,6108,3139m6122,3143l6125,3143,6125,3150,6122,3150,6122,3143m6225,3181l6229,3181,6229,3184,6225,3184,6225,3181m6208,3201l6211,3201,6211,3208,6208,3208,6208,3201m7327,3260l7330,3260,7330,3263,7327,3263,7327,3260m7465,3291l7468,3291,7468,3295,7465,3295,7465,3291m7368,3301l7371,3301,7371,3308,7365,3308,7365,3305,7368,3305,7368,3301m6760,3436l6764,3436,6764,3440,6760,3440,6760,3436m6747,3440l6757,3440,6757,3446,6750,3446,6750,3443,6747,3443,6747,3440m6754,3450l6757,3450,6757,3457,6754,3457,6754,3450m7423,3464l7427,3464,7427,3467,7423,3467,7423,3464m6836,3512l6843,3512,6843,3516,6836,3516,6836,3512m6833,3519l6836,3519,6836,3522,6833,3522,6833,3519m6867,3536l6871,3536,6871,3540,6867,3540,6867,3536m6577,3547l6581,3547,6581,3554,6584,3554,6584,3557,6581,3557,6581,3564,6584,3564,6584,3591,6577,3591,6577,3595,6581,3595,6581,3605,6574,3605,6574,3616,6557,3616,6557,3612,6553,3612,6553,3605,6557,3605,6557,3602,6550,3602,6550,3595,6553,3595,6553,3588,6550,3588,6550,3560,6557,3560,6557,3564,6564,3564,6564,3557,6570,3557,6570,3554,6577,3554,6577,3547m6605,3547l6615,3547,6615,3554,6602,3554,6602,3550,6605,3550,6605,3547m7140,3598l7147,3598,7147,3602,7140,3602,7140,3598m7175,3602l7178,3602,7178,3605,7175,3605,7175,3602m7192,3612l7195,3612,7195,3616,7192,3616,7192,3612m7185,3616l7192,3616,7192,3619,7185,3619,7185,3616m7178,3626l7182,3626,7182,3629,7178,3629,7178,3626m6564,3629l6584,3629,6584,3640,6588,3640,6588,3650,6591,3650,6591,3661,6595,3661,6595,3664,6588,3664,6588,3685,6591,3685,6591,3699,6588,3699,6588,3723,6584,3723,6584,3730,6574,3730,6574,3723,6560,3723,6560,3743,6557,3743,6557,3736,6543,3736,6543,3733,6539,3733,6539,3726,6536,3726,6536,3723,6539,3723,6539,3719,6536,3719,6536,3709,6543,3709,6543,3699,6550,3699,6550,3695,6546,3695,6546,3688,6539,3688,6539,3685,6546,3685,6546,3674,6543,3674,6543,3664,6539,3664,6539,3661,6536,3661,6536,3654,6532,3654,6532,3643,6550,3643,6550,3640,6560,3640,6560,3633,6564,3633,6564,3629m7164,3629l7171,3629,7171,3633,7175,3633,7175,3636,7168,3636,7168,3633,7164,3633,7164,3629m7175,3636l7178,3636,7178,3640,7175,3640,7175,3636m7102,3640l7112,3640,7112,3643,7102,3643,7102,3640m7220,3650l7223,3650,7223,3657,7230,3657,7230,3664,7223,3664,7223,3667,7209,3667,7209,3664,7202,3664,7202,3657,7206,3657,7206,3654,7209,3654,7209,3657,7213,3657,7213,3654,7220,3654,7220,3650m6367,3674l6381,3674,6381,3678,6384,3678,6384,3681,6387,3681,6387,3685,6374,3685,6374,3681,6367,3681,6367,3674m6964,3674l6974,3674,6974,3678,6978,3678,6978,3688,6974,3688,6974,3685,6971,3685,6971,3681,6967,3681,6967,3678,6964,3678,6964,3674m6332,3678l6336,3678,6336,3688,6353,3688,6353,3695,6350,3695,6350,3699,6343,3699,6343,3705,6339,3705,6339,3712,6336,3712,6336,3705,6325,3705,6325,3702,6322,3702,6322,3695,6312,3695,6312,3692,6315,3692,6315,3685,6325,3685,6325,3681,6332,3681,6332,3678m7106,3678l7109,3678,7109,3685,7106,3685,7106,3678m7119,3681l7126,3681,7126,3685,7119,3685,7119,3681m7154,3685l7157,3685,7157,3688,7154,3688,7154,3685m7226,3685l7233,3685,7233,3688,7237,3688,7237,3692,7230,3692,7230,3688,7226,3688,7226,3685m7157,3688l7161,3688,7161,3695,7157,3695,7157,3688m7209,3688l7213,3688,7213,3692,7220,3692,7220,3699,7223,3699,7223,3702,7220,3702,7220,3712,7216,3712,7216,3709,7213,3709,7213,3695,7209,3695,7209,3688m7012,3709l7019,3709,7019,3712,7016,3712,7016,3719,7012,3719,7012,3726,7016,3726,7016,3730,7005,3730,7005,3719,7009,3719,7009,3712,7012,3712,7012,3709m6263,3716l6277,3716,6277,3719,6274,3719,6274,3723,6267,3723,6267,3719,6263,3719,6263,3716m7247,3719l7257,3719,7257,3723,7261,3723,7261,3726,7257,3726,7257,3730,7247,3730,7247,3719m7154,3723l7164,3723,7164,3730,7150,3730,7150,3726,7154,3726,7154,3723m7171,3730l7175,3730,7175,3733,7182,3733,7182,3740,7178,3740,7178,3736,7171,3736,7171,3730m7226,3733l7233,3733,7233,3740,7223,3740,7223,3736,7226,3736,7226,3733m7568,3736l7572,3736,7572,3743,7568,3743,7568,3736m7002,3740l7012,3740,7012,3743,7016,3743,7016,3747,7009,3747,7009,3750,7002,3750,7002,3740m7192,3743l7195,3743,7195,3747,7192,3747,7192,3743m7565,3743l7568,3743,7568,3747,7565,3747,7565,3743m7199,3750l7202,3750,7202,3754,7199,3754,7199,3750m7558,3750l7565,3750,7565,3754,7561,3754,7561,3757,7558,3757,7558,3750m7182,3754l7185,3754,7185,3757,7182,3757,7182,3754m7161,3757l7164,3757,7164,3764,7161,3764,7161,3757m7261,3757l7268,3757,7268,3761,7261,3761,7261,3757m7551,3757l7554,3757,7554,3761,7558,3761,7558,3768,7554,3768,7554,3774,7558,3774,7558,3781,7554,3781,7554,3785,7551,3785,7551,3781,7544,3781,7544,3785,7548,3785,7548,3792,7541,3792,7541,3799,7530,3799,7530,3802,7527,3802,7527,3809,7513,3809,7513,3812,7506,3812,7506,3809,7496,3809,7496,3795,7503,3795,7503,3788,7506,3788,7506,3785,7513,3785,7513,3781,7517,3781,7517,3778,7513,3778,7513,3774,7523,3774,7523,3771,7534,3771,7534,3768,7544,3768,7544,3761,7551,3761,7551,3757m7016,3761l7023,3761,7023,3771,7019,3771,7019,3768,7016,3768,7016,3761m7202,3764l7213,3764,7213,3768,7209,3768,7209,3771,7213,3771,7213,3774,7202,3774,7202,3764m7271,3764l7275,3764,7275,3771,7271,3771,7271,3764m7289,3764l7292,3764,7292,3771,7289,3771,7289,3764m7195,3768l7199,3768,7199,3774,7195,3774,7195,3768m7223,3771l7226,3771,7226,3774,7223,3774,7223,3771m7313,3774l7320,3774,7320,3778,7316,3778,7316,3781,7320,3781,7320,3788,7316,3788,7316,3795,7313,3795,7313,3802,7309,3802,7309,3795,7306,3795,7306,3792,7302,3792,7302,3788,7306,3788,7306,3781,7309,3781,7309,3778,7313,3778,7313,3774m7202,3785l7206,3785,7206,3788,7202,3788,7202,3785m7171,3792l7175,3792,7175,3795,7171,3795,7171,3792m7209,3799l7216,3799,7216,3802,7209,3802,7209,3799m7095,3812l7099,3812,7099,3819,7095,3819,7095,3812m7116,3819l7119,3819,7119,3830,7116,3830,7116,3819m7282,3826l7285,3826,7285,3833,7282,3833,7282,3826m7230,3847l7233,3847,7233,3857,7237,3857,7237,3854,7240,3854,7240,3850,7251,3850,7251,3847,7257,3847,7257,3854,7254,3854,7254,3857,7251,3857,7251,3861,7244,3861,7244,3864,7240,3864,7240,3861,7233,3861,7233,3864,7216,3864,7216,3871,7206,3871,7206,3875,7195,3875,7195,3871,7189,3871,7189,3868,7178,3868,7178,3864,7164,3864,7164,3868,7147,3868,7147,3861,7150,3861,7150,3857,7154,3857,7154,3854,7161,3854,7161,3850,7168,3850,7168,3854,7171,3854,7171,3857,7189,3857,7189,3854,7192,3854,7192,3850,7206,3850,7206,3854,7213,3854,7213,3850,7216,3850,7216,3854,7223,3854,7223,3850,7230,3850,7230,3847m6774,3878l6785,3878,6785,3881,6781,3881,6781,3885,6774,3885,6774,3878m6305,2124l6305,2128,6308,2128,6308,2131,6312,2131,6312,2124,6305,2124xm6294,2131l6301,2131,6301,2134,6294,2134,6294,2131xm6305,2131l6308,2131,6308,2134,6305,2134,6305,2131xm6967,2162l6971,2162,6971,2166,6967,2166,6967,2162xm6978,2162l6981,2162,6981,2166,6978,2166,6978,2162xm6964,2169l6968,2169,6968,2172,6964,2172,6964,2169xm6805,2162l6805,2169,6798,2169,6798,2176,6802,2176,6802,2172,6812,2172,6812,2169,6816,2169,6816,2166,6812,2166,6812,2162,6805,2162xm6999,2176l7002,2176,7002,2183,6999,2183,6999,2176xm6774,2193l6774,2204,6781,2204,6781,2207,6788,2207,6788,2204,6785,2204,6785,2193,6774,2193xm6688,2290l6688,2293,6684,2293,6684,2297,6681,2297,6681,2293,6677,2293,6677,2297,6667,2297,6667,2307,6681,2307,6681,2300,6691,2300,6691,2297,6695,2297,6695,2290,6688,2290xm6660,2307l6667,2307,6667,2314,6660,2314,6660,2307xm7189,2300l7189,2311,7192,2311,7192,2314,7195,2314,7195,2317,7199,2317,7199,2311,7195,2311,7195,2304,7192,2304,7192,2300,7189,2300xm6657,2314l6660,2314,6660,2317,6657,2317,6657,2314xm7199,2317l7202,2317,7202,2321,7199,2321,7199,2317xm7119,2359l7123,2359,7123,2362,7119,2362,7119,2359xm6118,2352l6118,2355,6115,2355,6115,2366,6111,2366,6111,2373,6108,2373,6108,2383,6104,2383,6104,2390,6108,2390,6108,2387,6111,2387,6111,2376,6118,2376,6118,2362,6125,2362,6125,2352,6118,2352xm6101,2390l6104,2390,6104,2393,6101,2393,6101,2390xm6905,2424l6909,2424,6909,2431,6905,2431,6905,2424xm6850,2521l6854,2521,6854,2532,6850,2532,6850,2521xm6553,2538l6557,2538,6557,2542,6553,2542,6553,2538xm6222,2549l6225,2549,6225,2552,6222,2552,6222,2549xm6211,2545l6211,2549,6208,2549,6208,2552,6205,2552,6205,2559,6215,2559,6215,2556,6222,2556,6222,2552,6215,2552,6215,2545,6211,2545xm6211,2573l6215,2573,6215,2576,6211,2576,6211,2573xm6488,2594l6491,2594,6491,2597,6488,2597,6488,2594xm6339,2646l6343,2646,6343,2652,6339,2652,6339,2646xm6332,2649l6332,2659,6339,2659,6339,2656,6336,2656,6336,2649,6332,2649xm7044,2663l7047,2663,7047,2666,7044,2666,7044,2663xm6885,2670l6885,2673,6888,2673,6888,2677,6892,2677,6892,2670,6885,2670xm6322,2659l6322,2666,6315,2666,6315,2673,6318,2673,6318,2677,6322,2677,6322,2687,6325,2687,6325,2683,6329,2683,6329,2663,6332,2663,6332,2659,6322,2659xm6840,2670l6840,2673,6829,2673,6829,2683,6843,2683,6843,2687,6850,2687,6850,2680,6854,2680,6854,2673,6843,2673,6843,2670,6840,2670xm6857,2683l6860,2683,6860,2687,6857,2687,6857,2683xm6274,2715l6277,2715,6277,2718,6274,2718,6274,2715xm6263,2718l6263,2728,6267,2728,6267,2725,6274,2725,6274,2718,6263,2718xm6267,2728l6270,2728,6270,2732,6267,2732,6267,2728xm6184,2732l6187,2732,6187,2735,6184,2735,6184,2732xm6263,2732l6267,2732,6267,2739,6263,2739,6263,2732xm6916,2725l6916,2742,6919,2742,6919,2739,6926,2739,6926,2735,6930,2735,6930,2728,6923,2728,6923,2725,6916,2725xm6156,2749l6160,2749,6160,2756,6156,2756,6156,2749xm6180,2735l6180,2739,6170,2739,6170,2742,6163,2742,6163,2746,6160,2746,6160,2749,6163,2749,6163,2756,6160,2756,6160,2759,6156,2759,6156,2766,6167,2766,6167,2756,6170,2756,6170,2759,6173,2759,6173,2756,6177,2756,6177,2752,6180,2752,6180,2746,6184,2746,6184,2735,6180,2735xm6146,2766l6146,2773,6142,2773,6142,2780,6149,2780,6149,2773,6156,2773,6156,2770,6153,2770,6153,2766,6146,2766xm6912,2777l6919,2777,6919,2780,6912,2780,6912,2777xm6142,2784l6146,2784,6146,2787,6142,2787,6142,2784xm6167,2801l6170,2801,6170,2808,6167,2808,6167,2801xm6609,2818l6615,2818,6615,2822,6609,2822,6609,2818xm6153,2818l6156,2818,6156,2825,6153,2825,6153,2818xm6146,2822l6149,2822,6149,2825,6146,2825,6146,2822xm6142,2825l6146,2825,6146,2828,6142,2828,6142,2825xm6785,2828l6785,2842,6788,2842,6788,2832,6791,2832,6791,2828,6785,2828xm6160,2835l6163,2835,6163,2842,6160,2842,6160,2835xm6826,2794l6826,2801,6822,2801,6822,2804,6819,2804,6819,2815,6816,2815,6816,2828,6819,2828,6819,2846,6822,2846,6822,2839,6826,2839,6826,2828,6833,2828,6833,2822,6836,2822,6836,2818,6833,2818,6833,2808,6829,2808,6829,2804,6836,2804,6836,2794,6826,2794xm6781,2849l6788,2849,6788,2853,6781,2853,6781,2849xm6167,2853l6170,2853,6170,2856,6167,2856,6167,2853xm6160,2856l6160,2860,6149,2860,6149,2863,6153,2863,6153,2866,6149,2866,6149,2870,6156,2870,6156,2863,6167,2863,6167,2856,6160,2856xm6778,2853l6778,2860,6774,2860,6774,2877,6778,2877,6778,2870,6781,2870,6781,2853,6778,2853xm6177,2877l6177,2887,6180,2887,6180,2880,6184,2880,6184,2877,6177,2877xm6167,2873l6167,2880,6163,2880,6163,2887,6170,2887,6170,2877,6173,2877,6173,2873,6167,2873xm6160,2929l6163,2929,6163,2932,6160,2932,6160,2929xm6733,2936l6733,2942,6736,2942,6736,2946,6740,2946,6740,2949,6747,2949,6747,2939,6736,2939,6736,2936,6733,2936xm6660,2897l6660,2901,6650,2901,6650,2904,6643,2904,6643,2911,6640,2911,6640,2915,6629,2915,6629,2922,6633,2922,6633,2936,6636,2936,6636,2946,6650,2946,6650,2949,6657,2949,6657,2953,6660,2953,6660,2939,6667,2939,6667,2929,6664,2929,6664,2918,6671,2918,6671,2908,6674,2908,6674,2901,6664,2901,6664,2897,6660,2897xm6650,2904l6657,2904,6657,2911,6650,2911,6650,2904xm6653,2915l6660,2915,6660,2918,6653,2918,6653,2915xm6664,2949l6671,2949,6671,2953,6664,2953,6664,2949xm6184,2942l6184,2946,6180,2946,6180,2949,6177,2949,6177,2956,6180,2956,6180,2953,6191,2953,6191,2942,6184,2942xm6215,2953l6218,2953,6218,2956,6215,2956,6215,2953xm6660,2953l6664,2953,6664,2960,6660,2960,6660,2953xm6646,2953l6646,2960,6640,2960,6640,2956,6619,2956,6619,2963,6622,2963,6622,2960,6626,2960,6626,2963,6633,2963,6633,2970,6660,2970,6660,2967,6657,2967,6657,2953,6646,2953xm6557,2963l6560,2963,6560,2970,6557,2970,6557,2963xm6629,2973l6636,2973,6636,2980,6629,2980,6629,2973xm6170,3011l6177,3011,6177,3015,6170,3015,6170,3011xm6163,3015l6170,3015,6170,3018,6163,3018,6163,3015xm6446,3042l6450,3042,6450,3046,6446,3046,6446,3042xm6118,2877l6118,2880,6115,2880,6115,2884,6111,2884,6111,2880,6104,2880,6104,2884,6097,2884,6097,2880,6091,2880,6091,2887,6087,2887,6087,2894,6084,2894,6084,2897,6070,2897,6070,2901,6080,2901,6080,2904,6087,2904,6087,2911,6084,2911,6084,2915,6080,2915,6080,2911,6073,2911,6073,2922,6070,2922,6070,2918,6056,2918,6056,2922,6053,2922,6053,2915,6056,2915,6056,2911,6049,2911,6049,2908,6039,2908,6039,2904,6035,2904,6035,2911,6032,2911,6032,2915,6035,2915,6035,2925,6039,2925,6039,2936,6028,2936,6028,2939,6025,2939,6025,2942,6022,2942,6022,2953,6025,2953,6025,2960,6032,2960,6032,2963,6046,2963,6046,2967,6049,2967,6049,2970,6039,2970,6039,2973,6035,2973,6035,2970,6032,2970,6032,2977,6035,2977,6035,2980,6028,2980,6028,2984,6022,2984,6022,2987,6015,2987,6015,2994,6018,2994,6018,2998,6011,2998,6011,3001,6008,3001,6008,3005,5990,3005,5990,3008,5987,3008,5987,3011,5997,3011,5997,3008,6004,3008,6004,3011,6008,3011,6008,3015,5994,3015,5994,3018,5990,3018,5990,3022,6001,3022,6001,3025,6008,3025,6008,3032,6004,3032,6004,3029,6001,3029,6001,3032,5997,3032,5997,3039,6001,3039,6001,3036,6004,3036,6004,3042,6018,3042,6018,3046,6032,3046,6032,3042,6035,3042,6035,3049,6039,3049,6039,3046,6046,3046,6046,3042,6053,3042,6053,3039,6066,3039,6066,3036,6073,3036,6073,3032,6080,3032,6080,3029,6084,3029,6084,3032,6097,3032,6097,3029,6104,3029,6104,3032,6111,3032,6111,3022,6118,3022,6118,3018,6115,3018,6115,3015,6122,3015,6122,3011,6125,3011,6125,3005,6129,3005,6129,2994,6132,2994,6132,2987,6129,2987,6129,2980,6135,2980,6135,2977,6132,2977,6132,2960,6129,2960,6129,2956,6132,2956,6132,2949,6135,2949,6135,2946,6139,2946,6139,2949,6146,2949,6146,2946,6149,2946,6149,2939,6160,2939,6160,2932,6153,2932,6153,2929,6156,2929,6156,2925,6160,2925,6160,2922,6156,2922,6156,2904,6153,2904,6153,2901,6156,2901,6156,2894,6149,2894,6149,2887,6139,2887,6139,2891,6129,2891,6129,2884,6125,2884,6125,2877,6118,2877xm6122,2887l6125,2887,6125,2894,6122,2894,6122,2887xm6022,2991l6025,2991,6025,2994,6022,2994,6022,2991xm6042,2991l6046,2991,6046,2994,6042,2994,6042,2991xm6108,3139l6115,3139,6115,3143,6108,3143,6108,3139xm6122,3143l6125,3143,6125,3150,6122,3150,6122,3143xm6218,2732l6218,2739,6215,2739,6215,2742,6211,2742,6211,2746,6208,2746,6208,2759,6205,2759,6205,2763,6201,2763,6201,2770,6194,2770,6194,2766,6191,2766,6191,2777,6187,2777,6187,2780,6184,2780,6184,2791,6180,2791,6180,2794,6177,2794,6177,2787,6180,2787,6180,2780,6177,2780,6177,2777,6180,2777,6180,2773,6170,2773,6170,2777,6163,2777,6163,2780,6160,2780,6160,2787,6167,2787,6167,2794,6173,2794,6173,2797,6177,2797,6177,2801,6173,2801,6173,2804,6180,2804,6180,2801,6187,2801,6187,2804,6184,2804,6184,2808,6180,2808,6180,2815,6177,2815,6177,2818,6167,2818,6167,2822,6163,2822,6163,2832,6167,2832,6167,2839,6173,2839,6173,2835,6177,2835,6177,2832,6184,2832,6184,2825,6187,2825,6187,2835,6180,2835,6180,2839,6177,2839,6177,2849,6173,2849,6173,2873,6177,2873,6177,2870,6180,2870,6180,2866,6191,2866,6191,2870,6194,2870,6194,2873,6191,2873,6191,2884,6194,2884,6194,2887,6191,2887,6191,2891,6187,2891,6187,2894,6191,2894,6191,2897,6184,2897,6184,2908,6180,2908,6180,2904,6177,2904,6177,2922,6191,2922,6191,2925,6198,2925,6198,2922,6201,2922,6201,2925,6211,2925,6211,2922,6215,2922,6215,2925,6218,2925,6218,2918,6229,2918,6229,2925,6222,2925,6222,2929,6218,2929,6218,2932,6215,2932,6215,2939,6211,2939,6211,2942,6218,2942,6218,2953,6222,2953,6222,2960,6229,2960,6229,2956,6232,2956,6232,2967,6229,2967,6229,2970,6225,2970,6225,2977,6222,2977,6222,2980,6225,2980,6225,2984,6222,2984,6222,2994,6218,2994,6218,2998,6215,2998,6215,3005,6211,3005,6211,2998,6205,2998,6205,3001,6194,3001,6194,2998,6184,2998,6184,2987,6177,2987,6177,3001,6180,3001,6180,3008,6177,3008,6177,3011,6184,3011,6184,3025,6180,3025,6180,3032,6184,3032,6184,3036,6180,3036,6180,3042,6177,3042,6177,3046,6170,3046,6170,3049,6156,3049,6156,3053,6149,3053,6149,3056,6146,3056,6146,3053,6142,3053,6142,3070,6156,3070,6156,3067,6163,3067,6163,3070,6167,3070,6167,3077,6163,3077,6163,3081,6177,3081,6177,3077,6180,3077,6180,3081,6184,3081,6184,3087,6187,3087,6187,3094,6198,3094,6198,3091,6201,3091,6201,3087,6208,3087,6208,3098,6205,3098,6205,3101,6201,3101,6201,3105,6187,3105,6187,3098,6177,3098,6177,3094,6167,3094,6167,3098,6163,3098,6163,3105,6160,3105,6160,3101,6156,3101,6156,3108,6153,3108,6153,3115,6146,3115,6146,3118,6139,3118,6139,3122,6132,3122,6132,3132,6125,3132,6125,3136,6118,3136,6118,3139,6125,3139,6125,3143,6129,3143,6129,3139,6132,3139,6132,3143,6135,3143,6135,3136,6156,3136,6156,3139,6170,3139,6170,3143,6167,3143,6167,3150,6170,3150,6170,3146,6177,3146,6177,3136,6180,3136,6180,3132,6184,3132,6184,3129,6205,3129,6205,3132,6218,3132,6218,3136,6232,3136,6232,3132,6242,3132,6242,3139,6253,3139,6253,3136,6249,3136,6249,3129,6260,3129,6260,3132,6263,3132,6263,3136,6267,3136,6267,3132,6284,3132,6284,3136,6291,3136,6291,3139,6298,3139,6298,3143,6301,3143,6301,3136,6308,3136,6308,3132,6312,3132,6312,3139,6315,3139,6315,3132,6322,3132,6322,3136,6325,3136,6325,3125,6336,3125,6336,3115,6322,3115,6322,3108,6318,3108,6318,3105,6325,3105,6325,3094,6322,3094,6322,3091,6332,3091,6332,3094,6336,3094,6336,3087,6339,3087,6339,3081,6343,3081,6343,3084,6346,3084,6346,3067,6350,3067,6350,3074,6353,3074,6353,3053,6356,3053,6356,3049,6353,3049,6353,3042,6346,3042,6346,3039,6339,3039,6339,3036,6329,3036,6329,3032,6322,3032,6322,3036,6318,3036,6318,3046,6315,3046,6315,3039,6305,3039,6305,3032,6312,3032,6312,3025,6318,3025,6318,3018,6315,3018,6315,3008,6312,3008,6312,3005,6308,3005,6308,2998,6312,2998,6312,2994,6305,2994,6305,2991,6308,2991,6308,2984,6305,2984,6305,2977,6308,2977,6308,2980,6312,2980,6312,2973,6305,2973,6305,2967,6301,2967,6301,2956,6298,2956,6298,2953,6291,2953,6291,2946,6284,2946,6284,2939,6280,2939,6280,2925,6277,2925,6277,2908,6280,2908,6280,2901,6277,2901,6277,2897,6274,2897,6274,2894,6270,2894,6270,2884,6267,2884,6267,2877,6260,2877,6260,2870,6249,2870,6249,2873,6239,2873,6239,2866,6242,2866,6242,2863,6256,2863,6256,2856,6249,2856,6249,2849,6260,2849,6260,2846,6263,2846,6263,2839,6270,2839,6270,2832,6274,2832,6274,2828,6277,2828,6277,2822,6280,2822,6280,2811,6287,2811,6287,2797,6284,2797,6284,2791,6277,2791,6277,2794,6270,2794,6270,2791,6274,2791,6274,2787,6253,2787,6253,2784,6249,2784,6249,2787,6239,2787,6239,2794,6236,2794,6236,2791,6229,2791,6229,2784,6232,2784,6232,2780,6236,2780,6236,2784,6239,2784,6239,2777,6236,2777,6236,2773,6239,2773,6239,2770,6246,2770,6246,2766,6253,2766,6253,2759,6256,2759,6256,2763,6260,2763,6260,2756,6267,2756,6267,2752,6263,2752,6263,2749,6267,2749,6267,2742,6253,2742,6253,2746,6246,2746,6246,2742,6229,2742,6229,2739,6222,2739,6222,2732,6218,2732xm6194,2860l6201,2860,6201,2866,6198,2866,6198,2863,6194,2863,6194,2860xm6194,2880l6198,2880,6198,2884,6194,2884,6194,2880xm6218,2998l6222,2998,6222,3001,6225,3001,6225,3005,6218,3005,6218,2998xm6211,3084l6215,3084,6215,3087,6211,3087,6211,3084xm6312,3108l6318,3108,6318,3115,6315,3115,6315,3112,6312,3112,6312,3108xm6225,3181l6229,3181,6229,3184,6225,3184,6225,3181xm6208,3201l6211,3201,6211,3208,6208,3208,6208,3201xm7327,3260l7330,3260,7330,3263,7327,3263,7327,3260xm7465,3291l7468,3291,7468,3295,7465,3295,7465,3291xm7368,3301l7368,3305,7365,3305,7365,3308,7371,3308,7371,3301,7368,3301xm6760,3436l6764,3436,6764,3440,6760,3440,6760,3436xm6747,3440l6747,3443,6750,3443,6750,3446,6757,3446,6757,3440,6747,3440xm6754,3450l6757,3450,6757,3457,6754,3457,6754,3450xm7423,3464l7427,3464,7427,3467,7423,3467,7423,3464xm6836,3512l6843,3512,6843,3516,6836,3516,6836,3512xm6833,3519l6836,3519,6836,3522,6833,3522,6833,3519xm6847,3522l6847,3526,6854,3526,6854,3533,6843,3533,6843,3536,6857,3536,6857,3529,6864,3529,6864,3526,6857,3526,6857,3522,6847,3522xm6867,3536l6871,3536,6871,3540,6867,3540,6867,3536xm6605,3547l6605,3550,6602,3550,6602,3554,6615,3554,6615,3547,6605,3547xm7251,3578l7254,3578,7254,3585,7251,3585,7251,3578xm7140,3598l7147,3598,7147,3602,7140,3602,7140,3598xm7175,3602l7178,3602,7178,3605,7175,3605,7175,3602xm6577,3547l6577,3554,6570,3554,6570,3557,6564,3557,6564,3564,6557,3564,6557,3560,6550,3560,6550,3588,6553,3588,6553,3595,6550,3595,6550,3602,6557,3602,6557,3605,6553,3605,6553,3612,6557,3612,6557,3616,6574,3616,6574,3605,6581,3605,6581,3595,6577,3595,6577,3591,6584,3591,6584,3564,6581,3564,6581,3557,6584,3557,6584,3554,6581,3554,6581,3547,6577,3547xm7192,3612l7195,3612,7195,3616,7192,3616,7192,3612xm7185,3616l7192,3616,7192,3619,7185,3619,7185,3616xm7178,3626l7182,3626,7182,3629,7178,3629,7178,3626xm7164,3629l7164,3633,7168,3633,7168,3636,7175,3636,7175,3633,7171,3633,7171,3629,7164,3629xm7175,3636l7178,3636,7178,3640,7175,3640,7175,3636xm7102,3640l7113,3640,7113,3643,7102,3643,7102,3640xm7220,3650l7220,3654,7213,3654,7213,3657,7209,3657,7209,3654,7206,3654,7206,3657,7202,3657,7202,3664,7209,3664,7209,3667,7223,3667,7223,3664,7230,3664,7230,3657,7223,3657,7223,3650,7220,3650xm7213,3657l7220,3657,7220,3661,7216,3661,7216,3664,7213,3664,7213,3657xm6367,3674l6367,3681,6374,3681,6374,3685,6387,3685,6387,3681,6384,3681,6384,3678,6381,3678,6381,3674,6367,3674xm7106,3678l7109,3678,7109,3685,7106,3685,7106,3678xm7119,3681l7126,3681,7126,3685,7119,3685,7119,3681xm6964,3674l6964,3678,6967,3678,6967,3681,6971,3681,6971,3685,6974,3685,6974,3688,6978,3688,6978,3678,6974,3678,6974,3674,6964,3674xm7154,3685l7157,3685,7157,3688,7154,3688,7154,3685xm7226,3685l7226,3688,7230,3688,7230,3692,7237,3692,7237,3688,7233,3688,7233,3685,7226,3685xm7157,3688l7161,3688,7161,3695,7157,3695,7157,3688xm7209,3688l7209,3695,7213,3695,7213,3709,7216,3709,7216,3712,7220,3712,7220,3702,7223,3702,7223,3699,7220,3699,7220,3692,7213,3692,7213,3688,7209,3688xm6332,3678l6332,3681,6325,3681,6325,3685,6315,3685,6315,3692,6312,3692,6312,3695,6322,3695,6322,3702,6325,3702,6325,3705,6336,3705,6336,3712,6339,3712,6339,3705,6343,3705,6343,3699,6350,3699,6350,3695,6353,3695,6353,3688,6336,3688,6336,3678,6332,3678xm6263,3716l6263,3719,6267,3719,6267,3723,6274,3723,6274,3719,6277,3719,6277,3716,6263,3716xm7012,3709l7012,3712,7009,3712,7009,3719,7005,3719,7005,3730,7016,3730,7016,3726,7012,3726,7012,3719,7016,3719,7016,3712,7019,3712,7019,3709,7012,3709xm7247,3719l7247,3730,7257,3730,7257,3726,7261,3726,7261,3723,7257,3723,7257,3719,7247,3719xm7154,3723l7154,3726,7150,3726,7150,3730,7164,3730,7164,3723,7154,3723xm7171,3730l7171,3736,7178,3736,7178,3740,7182,3740,7182,3733,7175,3733,7175,3730,7171,3730xm7226,3733l7226,3736,7223,3736,7223,3740,7233,3740,7233,3733,7226,3733xm6564,3629l6564,3633,6560,3633,6560,3640,6550,3640,6550,3643,6532,3643,6532,3654,6536,3654,6536,3661,6539,3661,6539,3664,6543,3664,6543,3674,6546,3674,6546,3685,6539,3685,6539,3688,6546,3688,6546,3695,6550,3695,6550,3699,6543,3699,6543,3709,6536,3709,6536,3719,6539,3719,6539,3723,6536,3723,6536,3726,6539,3726,6539,3733,6543,3733,6543,3736,6557,3736,6557,3743,6560,3743,6560,3723,6574,3723,6574,3730,6584,3730,6584,3723,6588,3723,6588,3699,6591,3699,6591,3685,6588,3685,6588,3664,6595,3664,6595,3661,6591,3661,6591,3650,6588,3650,6588,3640,6584,3640,6584,3629,6564,3629xm7568,3736l7572,3736,7572,3743,7568,3743,7568,3736xm7192,3743l7195,3743,7195,3747,7192,3747,7192,3743xm7565,3743l7568,3743,7568,3747,7565,3747,7565,3743xm7002,3740l7002,3750,7009,3750,7009,3747,7016,3747,7016,3743,7012,3743,7012,3740,7002,3740xm7199,3750l7202,3750,7202,3754,7199,3754,7199,3750xm7558,3750l7558,3757,7561,3757,7561,3754,7565,3754,7565,3750,7558,3750xm7182,3754l7185,3754,7185,3757,7182,3757,7182,3754xm7261,3757l7268,3757,7268,3761,7261,3761,7261,3757xm7161,3757l7164,3757,7164,3764,7161,3764,7161,3757xm7016,3761l7016,3768,7019,3768,7019,3771,7023,3771,7023,3761,7016,3761xm7271,3764l7275,3764,7275,3771,7271,3771,7271,3764xm7289,3764l7292,3764,7292,3771,7289,3771,7289,3764xm7202,3764l7202,3774,7213,3774,7213,3771,7209,3771,7209,3768,7213,3768,7213,3764,7202,3764xm7195,3768l7199,3768,7199,3774,7195,3774,7195,3768xm7223,3771l7226,3771,7226,3774,7223,3774,7223,3771xm7202,3785l7206,3785,7206,3788,7202,3788,7202,3785xm7171,3792l7175,3792,7175,3795,7171,3795,7171,3792xm7313,3774l7313,3778,7309,3778,7309,3781,7306,3781,7306,3788,7302,3788,7302,3792,7306,3792,7306,3795,7309,3795,7309,3802,7313,3802,7313,3795,7316,3795,7316,3788,7320,3788,7320,3781,7316,3781,7316,3778,7320,3778,7320,3774,7313,3774xm7209,3799l7216,3799,7216,3802,7209,3802,7209,3799xm7551,3757l7551,3761,7544,3761,7544,3768,7534,3768,7534,3771,7523,3771,7523,3774,7513,3774,7513,3778,7517,3778,7517,3781,7513,3781,7513,3785,7506,3785,7506,3788,7503,3788,7503,3795,7496,3795,7496,3809,7506,3809,7506,3812,7513,3812,7513,3809,7527,3809,7527,3802,7530,3802,7530,3799,7541,3799,7541,3792,7548,3792,7548,3785,7544,3785,7544,3781,7551,3781,7551,3785,7554,3785,7554,3781,7558,3781,7558,3774,7554,3774,7554,3768,7558,3768,7558,3761,7554,3761,7554,3757,7551,3757xm7095,3812l7099,3812,7099,3819,7095,3819,7095,3812xm7116,3819l7119,3819,7119,3830,7116,3830,7116,3819xm7282,3826l7285,3826,7285,3833,7282,3833,7282,3826xm6895,2128l6895,2134,6892,2134,6892,2131,6878,2131,6878,2138,6885,2138,6885,2141,6881,2141,6881,2145,6885,2145,6885,2148,6881,2148,6881,2159,6878,2159,6878,2162,6874,2162,6874,2159,6871,2159,6871,2148,6874,2148,6874,2145,6867,2145,6867,2141,6864,2141,6864,2152,6860,2152,6860,2162,6857,2162,6857,2169,6860,2169,6860,2172,6857,2172,6857,2190,6850,2190,6850,2179,6854,2179,6854,2169,6847,2169,6847,2166,6850,2166,6850,2155,6854,2155,6854,2152,6857,2152,6857,2145,6854,2145,6854,2134,6850,2134,6850,2141,6847,2141,6847,2148,6836,2148,6836,2152,6833,2152,6833,2159,6840,2159,6840,2162,6829,2162,6829,2159,6819,2159,6819,2155,6816,2155,6816,2162,6822,2162,6822,2166,6826,2166,6826,2169,6822,2169,6822,2172,6819,2172,6819,2176,6816,2176,6816,2172,6812,2172,6812,2183,6809,2183,6809,2190,6802,2190,6802,2186,6791,2186,6791,2190,6788,2190,6788,2197,6795,2197,6795,2200,6791,2200,6791,2210,6785,2210,6785,2214,6778,2214,6778,2207,6774,2207,6774,2210,6771,2210,6771,2214,6767,2214,6767,2207,6764,2207,6764,2204,6767,2204,6767,2197,6764,2197,6764,2200,6757,2200,6757,2207,6750,2207,6750,2221,6747,2221,6747,2217,6743,2217,6743,2231,6747,2231,6747,2238,6740,2238,6740,2235,6726,2235,6726,2238,6729,2238,6729,2245,6722,2245,6722,2255,6729,2255,6729,2252,6740,2252,6740,2255,6733,2255,6733,2259,6729,2259,6729,2262,6736,2262,6736,2269,6722,2269,6722,2266,6715,2266,6715,2269,6712,2269,6712,2276,6709,2276,6709,2269,6705,2269,6705,2255,6709,2255,6709,2252,6705,2252,6705,2248,6702,2248,6702,2262,6698,2262,6698,2273,6695,2273,6695,2266,6688,2266,6688,2273,6681,2273,6681,2283,6684,2283,6684,2286,6691,2286,6691,2283,6695,2283,6695,2290,6698,2290,6698,2297,6705,2297,6705,2290,6709,2290,6709,2293,6715,2293,6715,2300,6722,2300,6722,2304,6719,2304,6719,2307,6715,2307,6715,2311,6712,2311,6712,2304,6698,2304,6698,2311,6702,2311,6702,2314,6691,2314,6691,2321,6688,2321,6688,2324,6698,2324,6698,2335,6691,2335,6691,2342,6688,2342,6688,2345,6684,2345,6684,2355,6677,2355,6677,2366,6671,2366,6671,2369,6677,2369,6677,2376,6667,2376,6667,2380,6664,2380,6664,2387,6660,2387,6660,2404,6657,2404,6657,2407,6650,2407,6650,2411,6646,2411,6646,2414,6653,2414,6653,2424,6650,2424,6650,2435,6653,2435,6653,2438,6646,2438,6646,2442,6643,2442,6643,2445,6640,2445,6640,2449,6650,2449,6650,2459,6643,2459,6643,2456,6640,2456,6640,2459,6636,2459,6636,2466,6619,2466,6619,2469,6633,2469,6633,2480,6619,2480,6619,2483,6615,2483,6615,2494,6609,2494,6609,2504,6598,2504,6598,2518,6591,2518,6591,2535,6584,2535,6584,2542,6581,2542,6581,2528,6574,2528,6574,2525,6567,2525,6567,2542,6564,2542,6564,2549,6557,2549,6557,2552,6560,2552,6560,2559,6557,2559,6557,2563,6553,2563,6553,2556,6539,2556,6539,2563,6532,2563,6532,2573,6543,2573,6543,2576,6515,2576,6515,2583,6519,2583,6519,2580,6522,2580,6522,2587,6519,2587,6519,2590,6508,2590,6508,2583,6505,2583,6505,2587,6501,2587,6501,2594,6495,2594,6495,2597,6498,2597,6498,2604,6491,2604,6491,2607,6488,2607,6488,2604,6484,2604,6484,2614,6491,2614,6491,2618,6481,2618,6481,2621,6488,2621,6488,2628,6491,2628,6491,2632,6481,2632,6481,2642,6484,2642,6484,2646,6481,2646,6481,2666,6477,2666,6477,2670,6481,2670,6481,2677,6484,2677,6484,2687,6477,2687,6477,2697,6481,2697,6481,2690,6488,2690,6488,2697,6491,2697,6491,2701,6484,2701,6484,2711,6481,2711,6481,2715,6488,2715,6488,2711,6498,2711,6498,2721,6481,2721,6481,2746,6484,2746,6484,2735,6495,2735,6495,2732,6498,2732,6498,2735,6505,2735,6505,2742,6501,2742,6501,2746,6498,2746,6498,2756,6488,2756,6488,2777,6491,2777,6491,2780,6498,2780,6498,2787,6501,2787,6501,2791,6512,2791,6512,2801,6522,2801,6522,2808,6526,2808,6526,2801,6532,2801,6532,2804,6536,2804,6536,2801,6539,2801,6539,2804,6543,2804,6543,2801,6546,2801,6546,2797,6557,2797,6557,2794,6564,2794,6564,2787,6567,2787,6567,2784,6570,2784,6570,2777,6577,2777,6577,2770,6584,2770,6584,2763,6588,2763,6588,2759,6602,2759,6602,2752,6605,2752,6605,2749,6612,2749,6612,2746,6615,2746,6615,2739,6619,2739,6619,2749,6633,2749,6633,2752,6629,2752,6629,2756,6626,2756,6626,2759,6629,2759,6629,2770,6633,2770,6633,2784,6629,2784,6629,2787,6636,2787,6636,2797,6640,2797,6640,2808,6643,2808,6643,2811,6650,2811,6650,2822,6653,2822,6653,2828,6650,2828,6650,2832,6653,2832,6653,2835,6657,2835,6657,2846,6664,2846,6664,2849,6667,2849,6667,2863,6671,2863,6671,2866,6674,2866,6674,2870,6681,2870,6681,2880,6674,2880,6674,2891,6671,2891,6671,2894,6674,2894,6674,2901,6677,2901,6677,2908,6681,2908,6681,2915,6684,2915,6684,2932,6702,2932,6702,2929,6715,2929,6715,2932,6719,2932,6719,2918,6715,2918,6715,2908,6719,2908,6719,2901,6722,2901,6722,2897,6729,2897,6729,2891,6757,2891,6757,2894,6760,2894,6760,2891,6764,2891,6764,2880,6767,2880,6767,2870,6771,2870,6771,2863,6767,2863,6767,2860,6771,2860,6771,2849,6774,2849,6774,2835,6778,2835,6778,2822,6774,2822,6774,2815,6771,2815,6771,2804,6767,2804,6767,2801,6778,2801,6778,2784,6781,2784,6781,2780,6774,2780,6774,2773,6778,2773,6778,2770,6774,2770,6774,2766,6781,2766,6781,2763,6785,2763,6785,2759,6788,2759,6788,2752,6795,2752,6795,2749,6802,2749,6802,2752,6805,2752,6805,2739,6809,2739,6809,2735,6812,2735,6812,2732,6819,2732,6819,2728,6816,2728,6816,2725,6812,2725,6812,2721,6816,2721,6816,2711,6822,2711,6822,2697,6819,2697,6819,2690,6816,2690,6816,2687,6812,2687,6812,2677,6809,2677,6809,2673,6802,2673,6802,2680,6798,2680,6798,2670,6791,2670,6791,2666,6788,2666,6788,2670,6781,2670,6781,2666,6774,2666,6774,2656,6771,2656,6771,2646,6774,2646,6774,2642,6767,2642,6767,2639,6771,2639,6771,2632,6767,2632,6767,2628,6771,2628,6771,2621,6767,2621,6767,2618,6778,2618,6778,2611,6774,2611,6774,2607,6767,2607,6767,2604,6771,2604,6771,2587,6774,2587,6774,2573,6781,2573,6781,2563,6788,2563,6788,2542,6795,2542,6795,2535,6798,2535,6798,2538,6802,2538,6802,2525,6816,2525,6816,2518,6812,2518,6812,2514,6822,2514,6822,2511,6826,2511,6826,2507,6833,2507,6833,2497,6836,2497,6836,2494,6833,2494,6833,2487,6840,2487,6840,2476,6843,2476,6843,2473,6847,2473,6847,2469,6843,2469,6843,2459,6836,2459,6836,2456,6833,2456,6833,2452,6836,2452,6836,2442,6840,2442,6840,2438,6836,2438,6836,2435,6840,2435,6840,2424,6847,2424,6847,2414,6854,2414,6854,2407,6847,2407,6847,2404,6854,2404,6854,2397,6860,2397,6860,2400,6874,2400,6874,2393,6888,2393,6888,2397,6895,2397,6895,2400,6902,2400,6902,2397,6905,2397,6905,2404,6909,2404,6909,2400,6912,2400,6912,2411,6916,2411,6916,2424,6912,2424,6912,2428,6916,2428,6916,2431,6919,2431,6919,2435,6912,2435,6912,2438,6905,2438,6905,2442,6909,2442,6909,2449,6905,2449,6905,2452,6902,2452,6902,2456,6899,2456,6899,2469,6892,2469,6892,2480,6888,2480,6888,2483,6892,2483,6892,2487,6885,2487,6885,2494,6881,2494,6881,2487,6878,2487,6878,2494,6871,2494,6871,2497,6874,2497,6874,2500,6878,2500,6878,2497,6881,2497,6881,2504,6871,2504,6871,2514,6874,2514,6874,2518,6871,2518,6871,2521,6864,2521,6864,2525,6860,2525,6860,2528,6857,2528,6857,2542,6847,2542,6847,2549,6850,2549,6850,2556,6854,2556,6854,2573,6860,2573,6860,2576,6857,2576,6857,2583,6860,2583,6860,2590,6864,2590,6864,2594,6867,2594,6867,2601,6871,2601,6871,2607,6874,2607,6874,2614,6871,2614,6871,2635,6867,2635,6867,2642,6871,2642,6871,2659,6878,2659,6878,2656,6885,2656,6885,2666,6892,2666,6892,2670,6895,2670,6895,2673,6899,2673,6899,2680,6905,2680,6905,2677,6912,2677,6912,2673,6916,2673,6916,2680,6926,2680,6926,2683,6936,2683,6936,2677,6943,2677,6943,2673,6940,2673,6940,2670,6957,2670,6957,2663,6967,2663,6967,2656,6974,2656,6974,2652,6988,2652,6988,2646,6995,2646,6995,2639,7005,2639,7005,2635,7009,2635,7009,2632,7012,2632,7012,2628,7026,2628,7026,2625,7037,2625,7037,2618,7047,2618,7047,2621,7044,2621,7044,2625,7047,2625,7047,2628,7044,2628,7044,2632,7050,2632,7050,2628,7057,2628,7057,2632,7064,2632,7064,2635,7075,2635,7075,2632,7081,2632,7081,2635,7085,2635,7085,2639,7088,2639,7088,2646,7085,2646,7085,2642,7075,2642,7075,2646,7064,2646,7064,2652,7057,2652,7057,2656,7054,2656,7054,2666,7047,2666,7047,2677,7044,2677,7044,2680,7040,2680,7040,2683,7037,2683,7037,2680,7030,2680,7030,2683,7016,2683,7016,2680,7009,2680,7009,2683,7002,2683,7002,2680,6985,2680,6985,2683,6988,2683,6988,2687,6978,2687,6978,2690,6974,2690,6974,2694,6971,2694,6971,2690,6967,2690,6967,2697,6954,2697,6954,2701,6950,2701,6950,2704,6943,2704,6943,2711,6940,2711,6940,2721,6933,2721,6933,2728,6940,2728,6940,2732,6947,2732,6947,2735,6943,2735,6943,2739,6947,2739,6947,2742,6923,2742,6923,2746,6919,2746,6919,2749,6916,2749,6916,2752,6912,2752,6912,2756,6905,2756,6905,2766,6912,2766,6912,2770,6919,2770,6919,2766,6923,2766,6923,2763,6930,2763,6930,2759,6933,2759,6933,2756,6936,2756,6936,2752,6940,2752,6940,2746,6950,2746,6950,2756,6954,2756,6954,2752,6961,2752,6961,2756,6967,2756,6967,2752,6964,2752,6964,2746,6971,2746,6971,2749,6978,2749,6978,2756,6974,2756,6974,2766,6971,2766,6971,2773,6974,2773,6974,2777,6971,2777,6971,2780,6974,2780,6974,2787,6978,2787,6978,2797,6981,2797,6981,2808,6978,2808,6978,2811,6974,2811,6974,2815,6967,2815,6967,2822,6964,2822,6964,2818,6950,2818,6950,2811,6947,2811,6947,2804,6940,2804,6940,2801,6936,2801,6936,2797,6930,2797,6930,2791,6919,2791,6919,2794,6916,2794,6916,2797,6912,2797,6912,2801,6905,2801,6905,2804,6909,2804,6909,2811,6902,2811,6902,2818,6905,2818,6905,2828,6902,2828,6902,2832,6899,2832,6899,2842,6895,2842,6895,2853,6899,2853,6899,2866,6902,2866,6902,2877,6905,2877,6905,2891,6909,2891,6909,2904,6916,2904,6916,2911,6912,2911,6912,2915,6916,2915,6916,2932,6895,2932,6895,2936,6881,2936,6881,2939,6885,2939,6885,2949,6888,2949,6888,2953,6885,2953,6885,2960,6874,2960,6874,2967,6871,2967,6871,2973,6864,2973,6864,2967,6857,2967,6857,2970,6850,2970,6850,2963,6847,2963,6847,2967,6840,2967,6840,2960,6843,2960,6843,2956,6840,2956,6840,2946,6826,2946,6826,2949,6819,2949,6819,2953,6816,2953,6816,2960,6805,2960,6805,2956,6802,2956,6802,2960,6791,2960,6791,2967,6788,2967,6788,2970,6781,2970,6781,2973,6778,2973,6778,2980,6774,2980,6774,2984,6767,2984,6767,2987,6764,2987,6764,2984,6760,2984,6760,2987,6750,2987,6750,2994,6736,2994,6736,3001,6712,3001,6712,2991,6698,2991,6698,2980,6705,2980,6705,2973,6702,2973,6702,2977,6695,2977,6695,2973,6691,2973,6691,2984,6688,2984,6688,2977,6684,2977,6684,2984,6677,2984,6677,2977,6674,2977,6674,2984,6667,2984,6667,2987,6664,2987,6664,2994,6646,2994,6646,3005,6633,3005,6633,3001,6629,3001,6629,3005,6622,3005,6622,2998,6629,2998,6629,2994,6633,2994,6633,2984,6612,2984,6612,2980,6602,2980,6602,2973,6598,2973,6598,2970,6602,2970,6602,2963,6595,2963,6595,2960,6598,2960,6598,2949,6588,2949,6588,2946,6591,2946,6591,2936,6595,2936,6595,2939,6602,2939,6602,2946,6609,2946,6609,2949,6612,2949,6612,2956,6619,2956,6619,2946,6622,2946,6622,2932,6612,2932,6612,2922,6605,2922,6605,2925,6595,2925,6595,2922,6598,2922,6598,2911,6609,2911,6609,2887,6612,2887,6612,2897,6619,2897,6619,2891,6622,2891,6622,2887,6626,2887,6626,2877,6612,2877,6612,2870,6609,2870,6609,2853,6612,2853,6612,2842,6615,2842,6615,2839,6612,2839,6612,2832,6615,2832,6615,2828,6609,2828,6609,2822,6605,2822,6605,2828,6598,2828,6598,2832,6595,2832,6595,2842,6584,2842,6584,2846,6570,2846,6570,2853,6560,2853,6560,2856,6553,2856,6553,2866,6557,2866,6557,2870,6567,2870,6567,2877,6553,2877,6553,2870,6550,2870,6550,2887,6546,2887,6546,2894,6550,2894,6550,2901,6553,2901,6553,2911,6550,2911,6550,2922,6546,2922,6546,2925,6557,2925,6557,2929,6564,2929,6564,2936,6560,2936,6560,2939,6564,2939,6564,2963,6567,2963,6567,2970,6570,2970,6570,2980,6560,2980,6560,2984,6564,2984,6564,2991,6567,2991,6567,2994,6570,2994,6570,2998,6567,2998,6567,3005,6574,3005,6574,3008,6557,3008,6557,3022,6553,3022,6553,3029,6546,3029,6546,3018,6539,3018,6539,3011,6522,3011,6522,3018,6519,3018,6519,3022,6515,3022,6515,3025,6491,3025,6491,3032,6484,3032,6484,3025,6481,3025,6481,3029,6474,3029,6474,3036,6463,3036,6463,3053,6470,3053,6470,3070,6463,3070,6463,3074,6457,3074,6457,3077,6453,3077,6453,3067,6450,3067,6450,3063,6460,3063,6460,3060,6457,3060,6457,3053,6446,3053,6446,3046,6443,3046,6443,3056,6439,3056,6439,3067,6436,3067,6436,3070,6439,3070,6439,3077,6432,3077,6432,3081,6429,3081,6429,3084,6425,3084,6425,3091,6419,3091,6419,3105,6408,3105,6408,3108,6419,3108,6419,3115,6429,3115,6429,3118,6415,3118,6415,3115,6408,3115,6408,3112,6401,3112,6401,3118,6405,3118,6405,3122,6384,3122,6384,3125,6381,3125,6381,3129,6370,3129,6370,3132,6367,3132,6367,3136,6363,3136,6363,3132,6356,3132,6356,3136,6353,3136,6353,3139,6350,3139,6350,3136,6343,3136,6343,3146,6339,3146,6339,3150,6336,3150,6336,3163,6332,3163,6332,3167,6336,3167,6336,3170,6339,3170,6339,3177,6336,3177,6336,3174,6329,3174,6329,3184,6312,3184,6312,3181,6308,3181,6308,3184,6305,3184,6305,3187,6301,3187,6301,3191,6291,3191,6291,3194,6284,3194,6284,3198,6287,3198,6287,3205,6284,3205,6284,3208,6280,3208,6280,3212,6267,3212,6267,3205,6253,3205,6253,3201,6246,3201,6246,3198,6239,3198,6239,3187,6232,3187,6232,3184,6229,3184,6229,3191,6222,3191,6222,3194,6225,3194,6225,3201,6229,3201,6229,3205,6232,3205,6232,3212,6225,3212,6225,3219,6229,3219,6229,3226,6225,3226,6225,3229,6232,3229,6232,3232,6229,3232,6229,3236,6222,3236,6222,3232,6218,3232,6218,3229,6211,3229,6211,3232,6201,3232,6201,3229,6194,3229,6194,3232,6184,3232,6184,3226,6187,3226,6187,3222,6184,3222,6184,3219,6180,3219,6180,3215,6160,3215,6160,3219,6153,3219,6153,3215,6146,3215,6146,3219,6129,3219,6129,3222,6122,3222,6122,3232,6135,3232,6135,3236,6132,3236,6132,3239,6135,3239,6135,3250,6132,3250,6132,3253,6129,3253,6129,3257,6132,3257,6132,3263,6135,3263,6135,3260,6142,3260,6142,3263,6146,3263,6146,3260,6153,3260,6153,3267,6156,3267,6156,3263,6160,3263,6160,3274,6163,3274,6163,3277,6167,3277,6167,3281,6184,3281,6184,3284,6187,3284,6187,3298,6198,3298,6198,3301,6194,3301,6194,3308,6198,3308,6198,3305,6201,3305,6201,3315,6194,3315,6194,3319,6198,3319,6198,3329,6205,3329,6205,3336,6201,3336,6201,3339,6208,3339,6208,3346,6218,3346,6218,3350,6222,3350,6222,3353,6218,3353,6218,3357,6225,3357,6225,3367,6218,3367,6218,3371,6215,3371,6215,3381,6218,3381,6218,3377,6222,3377,6222,3384,6225,3384,6225,3395,6222,3395,6222,3391,6215,3391,6215,3402,6218,3402,6218,3408,6215,3408,6215,3412,6211,3412,6211,3426,6215,3426,6215,3433,6211,3433,6211,3440,6201,3440,6201,3450,6205,3450,6205,3453,6201,3453,6201,3460,6205,3460,6205,3464,6194,3464,6194,3481,6191,3481,6191,3484,6187,3484,6187,3488,6184,3488,6184,3491,6177,3491,6177,3488,6167,3488,6167,3491,6163,3491,6163,3488,6156,3488,6156,3484,6149,3484,6149,3481,6139,3481,6139,3484,6135,3484,6135,3481,6125,3481,6125,3474,6122,3474,6122,3471,6115,3471,6115,3474,6104,3474,6104,3471,6097,3471,6097,3474,6080,3474,6080,3467,6070,3467,6070,3464,6066,3464,6066,3460,6056,3460,6056,3457,6046,3457,6046,3453,6042,3453,6042,3450,6035,3450,6035,3453,6028,3453,6028,3450,6011,3450,6011,3446,5997,3446,5997,3443,5990,3443,5990,3436,5987,3436,5987,3433,5980,3433,5980,3429,5966,3429,5966,3426,5963,3426,5963,3433,5959,3433,5959,3429,5956,3429,5956,3440,5949,3440,5949,3443,5942,3443,5942,3440,5935,3440,5935,3443,5932,3443,5932,3440,5928,3440,5928,3443,5925,3443,5925,3446,5915,3446,5915,3453,5918,3453,5918,3460,5925,3460,5925,3464,5921,3464,5921,3471,5918,3471,5918,3478,5928,3478,5928,3481,5918,3481,5918,3488,5921,3488,5921,3491,5925,3491,5925,3495,5918,3495,5918,3509,5915,3509,5915,3540,5911,3540,5911,3547,5915,3547,5915,3554,5911,3554,5911,3564,5908,3564,5908,3567,5904,3567,5904,3574,5901,3574,5901,3581,5897,3581,5897,3595,5890,3595,5890,3609,5883,3609,5883,3619,5877,3619,5877,3623,5873,3623,5873,3626,5870,3626,5870,3633,5866,3633,5866,3640,5863,3640,5863,3643,5859,3643,5859,3654,5863,3654,5863,3661,5866,3661,5866,3664,5863,3664,5863,3667,5866,3667,5866,3671,5877,3671,5877,3667,5883,3667,5883,3674,5880,3674,5880,3678,5877,3678,5877,3692,5873,3692,5873,3695,5877,3695,5877,3702,5870,3702,5870,3726,5866,3726,5866,3733,5859,3733,5859,3740,5866,3740,5866,3736,5880,3736,5880,3740,5890,3740,5890,3747,5894,3747,5894,3750,5897,3750,5897,3754,5904,3754,5904,3750,5911,3750,5911,3747,5925,3747,5925,3750,5939,3750,5939,3754,5946,3754,5946,3761,5952,3761,5952,3764,5956,3764,5956,3768,5952,3768,5952,3781,5959,3781,5959,3788,5963,3788,5963,3795,5959,3795,5959,3802,5963,3802,5963,3809,5966,3809,5966,3802,5970,3802,5970,3809,5973,3809,5973,3816,5987,3816,5987,3812,5990,3812,5990,3809,5994,3809,5994,3806,5997,3806,5997,3799,6001,3799,6001,3802,6022,3802,6022,3799,6025,3799,6025,3795,6039,3795,6039,3792,6042,3792,6042,3795,6063,3795,6063,3799,6080,3799,6080,3802,6101,3802,6101,3806,6104,3806,6104,3799,6111,3799,6111,3806,6122,3806,6122,3809,6125,3809,6125,3802,6129,3802,6129,3799,6132,3799,6132,3795,6135,3795,6135,3785,6139,3785,6139,3781,6149,3781,6149,3778,6156,3778,6156,3774,6163,3774,6163,3771,6170,3771,6170,3774,6173,3774,6173,3768,6180,3768,6180,3761,6184,3761,6184,3757,6187,3757,6187,3747,6191,3747,6191,3740,6198,3740,6198,3736,6205,3736,6205,3730,6208,3730,6208,3733,6211,3733,6211,3726,6218,3726,6218,3730,6222,3730,6222,3719,6215,3719,6215,3712,6211,3712,6211,3705,6208,3705,6208,3702,6211,3702,6211,3699,6208,3699,6208,3695,6205,3695,6205,3688,6211,3688,6211,3681,6208,3681,6208,3678,6215,3678,6215,3674,6218,3674,6218,3671,6222,3671,6222,3664,6225,3664,6225,3661,6229,3661,6229,3650,6239,3650,6239,3647,6242,3647,6242,3643,6246,3643,6246,3633,6260,3633,6260,3629,6256,3629,6256,3626,6260,3626,6260,3619,6263,3619,6263,3616,6277,3616,6277,3612,6284,3612,6284,3609,6287,3609,6287,3612,6294,3612,6294,3609,6305,3609,6305,3612,6308,3612,6308,3609,6312,3609,6312,3602,6322,3602,6322,3598,6325,3598,6325,3591,6329,3591,6329,3595,6339,3595,6339,3591,6343,3591,6343,3588,6346,3588,6346,3585,6353,3585,6353,3574,6350,3574,6350,3567,6353,3567,6353,3560,6350,3560,6350,3557,6353,3557,6353,3550,6350,3550,6350,3547,6346,3547,6346,3536,6350,3536,6350,3533,6346,3533,6346,3526,6353,3526,6353,3516,6356,3516,6356,3519,6360,3519,6360,3512,6363,3512,6363,3519,6367,3519,6367,3512,6370,3512,6370,3509,6381,3509,6381,3505,6394,3505,6394,3512,6398,3512,6398,3505,6405,3505,6405,3512,6408,3512,6408,3516,6419,3516,6419,3519,6422,3519,6422,3509,6425,3509,6425,3512,6429,3512,6429,3519,6432,3519,6432,3522,6439,3522,6439,3529,6450,3529,6450,3533,6453,3533,6453,3529,6457,3529,6457,3533,6460,3533,6460,3536,6470,3536,6470,3529,6481,3529,6481,3522,6484,3522,6484,3519,6488,3519,6488,3516,6491,3516,6491,3512,6498,3512,6498,3505,6501,3505,6501,3502,6512,3502,6512,3498,6519,3498,6519,3502,6522,3502,6522,3498,6536,3498,6536,3488,6539,3488,6539,3478,6546,3478,6546,3474,6553,3474,6553,3471,6567,3471,6567,3474,6577,3474,6577,3481,6584,3481,6584,3484,6595,3484,6595,3488,6605,3488,6605,3498,6609,3498,6609,3512,6612,3512,6612,3519,6615,3519,6615,3522,6619,3522,6619,3540,6615,3540,6615,3543,6626,3543,6626,3547,6633,3547,6633,3554,6636,3554,6636,3557,6640,3557,6640,3564,6643,3564,6643,3567,6650,3567,6650,3571,6660,3571,6660,3581,6667,3581,6667,3585,6671,3585,6671,3591,6677,3591,6677,3598,6681,3598,6681,3602,6688,3602,6688,3605,6695,3605,6695,3616,6709,3616,6709,3623,6719,3623,6719,3619,6726,3619,6726,3623,6740,3623,6740,3626,6747,3626,6747,3636,6750,3636,6750,3640,6764,3640,6764,3647,6767,3647,6767,3650,6781,3650,6781,3654,6785,3654,6785,3661,6788,3661,6788,3657,6791,3657,6791,3674,6795,3674,6795,3678,6802,3678,6802,3681,6805,3681,6805,3678,6819,3678,6819,3692,6822,3692,6822,3695,6826,3695,6826,3709,6833,3709,6833,3719,6836,3719,6836,3723,6833,3723,6833,3726,6836,3726,6836,3740,6826,3740,6826,3750,6829,3750,6829,3757,6822,3757,6822,3764,6819,3764,6819,3761,6812,3761,6812,3764,6805,3764,6805,3771,6785,3771,6785,3774,6781,3774,6781,3778,6750,3778,6750,3781,6747,3781,6747,3778,6736,3778,6736,3774,6719,3774,6719,3778,6712,3778,6712,3774,6698,3774,6698,3788,6695,3788,6695,3799,6712,3799,6712,3806,6715,3806,6715,3802,6722,3802,6722,3809,6729,3809,6729,3812,6740,3812,6740,3816,6743,3816,6743,3823,6760,3823,6760,3819,6764,3819,6764,3826,6771,3826,6771,3830,6778,3830,6778,3840,6798,3840,6798,3844,6802,3844,6802,3830,6809,3830,6809,3812,6805,3812,6805,3809,6802,3809,6802,3795,6805,3795,6805,3778,6809,3778,6809,3785,6812,3785,6812,3768,6819,3768,6819,3778,6840,3778,6840,3768,6843,3768,6843,3761,6847,3761,6847,3757,6854,3757,6854,3743,6850,3743,6850,3736,6854,3736,6854,3733,6860,3733,6860,3730,6864,3730,6864,3726,6874,3726,6874,3705,6867,3705,6867,3702,6864,3702,6864,3699,6857,3699,6857,3692,6850,3692,6850,3688,6843,3688,6843,3685,6847,3685,6847,3678,6850,3678,6850,3674,6847,3674,6847,3667,6854,3667,6854,3654,6874,3654,6874,3657,6885,3657,6885,3661,6899,3661,6899,3667,6905,3667,6905,3674,6909,3674,6909,3678,6916,3678,6916,3671,6919,3671,6919,3657,6916,3657,6916,3654,6912,3654,6912,3647,6905,3647,6905,3643,6902,3643,6902,3640,6895,3640,6895,3636,6881,3636,6881,3633,6878,3633,6878,3626,6867,3626,6867,3623,6860,3623,6860,3619,6850,3619,6850,3616,6836,3616,6836,3612,6826,3612,6826,3609,6816,3609,6816,3598,6822,3598,6822,3591,6829,3591,6829,3588,6826,3588,6826,3581,6822,3581,6822,3585,6812,3585,6812,3588,6805,3588,6805,3585,6795,3585,6795,3591,6788,3591,6788,3585,6785,3585,6785,3581,6774,3581,6774,3578,6767,3578,6767,3571,6764,3571,6764,3567,6757,3567,6757,3564,6754,3564,6754,3557,6747,3557,6747,3550,6740,3550,6740,3543,6743,3543,6743,3540,6740,3540,6740,3529,6736,3529,6736,3519,6733,3519,6733,3516,6726,3516,6726,3505,6715,3505,6715,3502,6709,3502,6709,3498,6702,3498,6702,3491,6698,3491,6698,3488,6691,3488,6691,3484,6688,3484,6688,3478,6684,3478,6684,3467,6677,3467,6677,3464,6674,3464,6674,3460,6677,3460,6677,3453,6681,3453,6681,3450,6684,3450,6684,3443,6681,3443,6681,3440,6677,3440,6677,3429,6674,3429,6674,3419,6681,3419,6681,3415,6695,3415,6695,3408,6709,3408,6709,3405,6719,3405,6719,3408,6722,3408,6722,3402,6729,3402,6729,3412,6726,3412,6726,3419,6722,3419,6722,3429,6726,3429,6726,3436,6729,3436,6729,3443,6733,3443,6733,3446,6740,3446,6740,3443,6743,3443,6743,3436,6747,3436,6747,3422,6757,3422,6757,3433,6754,3433,6754,3436,6760,3436,6760,3429,6771,3429,6771,3436,6767,3436,6767,3440,6771,3440,6771,3460,6778,3460,6778,3467,6788,3467,6788,3474,6781,3474,6781,3478,6785,3478,6785,3481,6788,3481,6788,3488,6802,3488,6802,3495,6812,3495,6812,3505,6833,3505,6833,3509,6847,3509,6847,3512,6850,3512,6850,3516,6857,3516,6857,3522,6860,3522,6860,3519,6864,3519,6864,3526,6867,3526,6867,3529,6871,3529,6871,3533,6885,3533,6885,3536,6892,3536,6892,3543,6895,3543,6895,3547,6902,3547,6902,3550,6919,3550,6919,3557,6923,3557,6923,3560,6926,3560,6926,3564,6930,3564,6930,3567,6933,3567,6933,3571,6943,3571,6943,3574,6954,3574,6954,3585,6950,3585,6950,3591,6954,3591,6954,3595,6950,3595,6950,3605,6954,3605,6954,3609,6950,3609,6950,3619,6947,3619,6947,3626,6950,3626,6950,3633,6954,3633,6954,3654,6961,3654,6961,3650,6964,3650,6964,3657,6967,3657,6967,3661,6971,3661,6971,3664,6981,3664,6981,3678,6985,3678,6985,3681,6988,3681,6988,3685,6992,3685,6992,3692,6995,3692,6995,3695,6999,3695,6999,3699,7002,3699,7002,3702,7005,3702,7005,3705,7012,3705,7012,3702,7026,3702,7026,3712,7019,3712,7019,3719,7023,3719,7023,3726,7026,3726,7026,3730,7030,3730,7030,3736,7037,3736,7037,3733,7054,3733,7054,3736,7050,3736,7050,3743,7040,3743,7040,3750,7037,3750,7037,3754,7030,3754,7030,3757,7033,3757,7033,3761,7040,3761,7040,3764,7044,3764,7044,3768,7050,3768,7050,3771,7057,3771,7057,3792,7054,3792,7054,3795,7061,3795,7061,3799,7064,3799,7064,3809,7071,3809,7071,3799,7075,3799,7075,3792,7078,3792,7078,3799,7081,3799,7081,3802,7085,3802,7085,3806,7088,3806,7088,3809,7092,3809,7092,3806,7099,3806,7099,3799,7102,3799,7102,3802,7109,3802,7109,3806,7112,3806,7112,3812,7116,3812,7116,3816,7123,3816,7123,3812,7119,3812,7119,3809,7116,3809,7116,3802,7119,3802,7119,3799,7116,3799,7116,3792,7109,3792,7109,3778,7106,3778,7106,3774,7099,3774,7099,3764,7106,3764,7106,3768,7116,3768,7116,3771,7119,3771,7119,3764,7126,3764,7126,3768,7130,3768,7130,3761,7116,3761,7116,3757,7112,3757,7112,3747,7109,3747,7109,3743,7116,3743,7116,3740,7119,3740,7119,3747,7123,3747,7123,3743,7126,3743,7126,3740,7133,3740,7133,3743,7144,3743,7144,3747,7140,3747,7140,3750,7147,3750,7147,3740,7140,3740,7140,3736,7144,3736,7144,3726,7147,3726,7147,3723,7144,3723,7144,3716,7147,3716,7147,3719,7150,3719,7150,3712,7147,3712,7147,3705,7144,3705,7144,3702,7130,3702,7130,3699,7126,3699,7126,3702,7123,3702,7123,3699,7119,3699,7119,3695,7116,3695,7116,3692,7109,3692,7109,3688,7102,3688,7102,3685,7099,3685,7099,3692,7102,3692,7102,3695,7095,3695,7095,3685,7088,3685,7088,3678,7099,3678,7099,3681,7102,3681,7102,3678,7106,3678,7106,3674,7099,3674,7099,3671,7095,3671,7095,3667,7092,3667,7092,3661,7088,3661,7088,3657,7085,3657,7085,3654,7081,3654,7081,3650,7078,3650,7078,3647,7071,3647,7071,3636,7075,3636,7075,3623,7071,3623,7071,3619,7078,3619,7078,3616,7085,3616,7085,3623,7088,3623,7088,3626,7092,3626,7092,3633,7095,3633,7095,3629,7112,3629,7112,3633,7116,3633,7116,3636,7119,3636,7119,3640,7126,3640,7126,3629,7119,3629,7119,3626,7116,3626,7116,3623,7123,3623,7123,3626,7133,3626,7133,3629,7140,3629,7140,3623,7133,3623,7133,3619,7126,3619,7126,3616,7119,3616,7119,3619,7116,3619,7116,3612,7112,3612,7112,3602,7130,3602,7130,3595,7133,3595,7133,3588,7144,3588,7144,3591,7147,3591,7147,3588,7150,3588,7150,3585,7168,3585,7168,3581,7175,3581,7175,3585,7192,3585,7192,3581,7195,3581,7195,3591,7206,3591,7206,3588,7220,3588,7220,3585,7223,3585,7223,3595,7220,3595,7220,3598,7209,3598,7209,3602,7206,3602,7206,3619,7213,3619,7213,3623,7209,3623,7209,3650,7213,3650,7213,3647,7216,3647,7216,3643,7220,3643,7220,3640,7237,3640,7237,3643,7233,3643,7233,3650,7230,3650,7230,3654,7237,3654,7237,3657,7240,3657,7240,3664,7244,3664,7244,3667,7247,3667,7247,3664,7251,3664,7251,3671,7247,3671,7247,3674,7244,3674,7244,3678,7240,3678,7240,3685,7251,3685,7251,3688,7257,3688,7257,3695,7240,3695,7240,3692,7237,3692,7237,3699,7226,3699,7226,3705,7233,3705,7233,3709,7240,3709,7240,3702,7247,3702,7247,3705,7251,3705,7251,3709,7264,3709,7264,3712,7268,3712,7268,3723,7271,3723,7271,3726,7268,3726,7268,3730,7271,3730,7271,3740,7278,3740,7278,3736,7285,3736,7285,3740,7289,3740,7289,3747,7278,3747,7278,3750,7275,3750,7275,3764,7278,3764,7278,3757,7282,3757,7282,3754,7285,3754,7285,3757,7289,3757,7289,3754,7299,3754,7299,3747,7313,3747,7313,3743,7320,3743,7320,3750,7309,3750,7309,3764,7320,3764,7320,3761,7316,3761,7316,3754,7334,3754,7334,3761,7337,3761,7337,3757,7340,3757,7340,3754,7344,3754,7344,3750,7347,3750,7347,3757,7351,3757,7351,3761,7354,3761,7354,3768,7361,3768,7361,3771,7368,3771,7368,3774,7375,3774,7375,3771,7378,3771,7378,3774,7382,3774,7382,3771,7385,3771,7385,3768,7389,3768,7389,3764,7396,3764,7396,3757,7399,3757,7399,3764,7402,3764,7402,3761,7409,3761,7409,3757,7406,3757,7406,3750,7409,3750,7409,3747,7406,3747,7406,3726,7413,3726,7413,3730,7416,3730,7416,3726,7430,3726,7430,3723,7434,3723,7434,3726,7447,3726,7447,3730,7451,3730,7451,3726,7458,3726,7458,3730,7465,3730,7465,3733,7475,3733,7475,3740,7485,3740,7485,3743,7492,3743,7492,3747,7496,3747,7496,3743,7506,3743,7506,3740,7503,3740,7503,3736,7513,3736,7513,3733,7523,3733,7523,3730,7534,3730,7534,3723,7541,3723,7541,3719,7544,3719,7544,3712,7541,3712,7541,3709,7544,3709,7544,3705,7548,3705,7548,3699,7551,3699,7551,3695,7558,3695,7558,3688,7554,3688,7554,3685,7561,3685,7561,3681,7568,3681,7568,3685,7575,3685,7575,3688,7582,3688,7582,3685,7586,3685,7586,3688,7589,3688,7589,3685,7592,3685,7592,3681,7596,3681,7596,3674,7599,3674,7599,3671,7603,3671,7603,3667,7606,3667,7606,3661,7613,3661,7613,3664,7620,3664,7620,3667,7617,3667,7617,3674,7620,3674,7620,3678,7617,3678,7617,3685,7610,3685,7610,3695,7617,3695,7617,3702,7613,3702,7613,3705,7620,3705,7620,3709,7617,3709,7617,3716,7624,3716,7624,3719,7627,3719,7627,3716,7634,3716,7634,3709,7641,3709,7641,3702,7644,3702,7644,3699,7641,3699,7641,3692,7644,3692,7644,3688,7641,3688,7641,3685,7644,3685,7644,3681,7641,3681,7641,3674,7637,3674,7637,3664,7634,3664,7634,3661,7644,3661,7644,3657,7648,3657,7648,3661,7651,3661,7651,3667,7655,3667,7655,3661,7658,3661,7658,3664,7662,3664,7662,3661,7672,3661,7672,3657,7668,3657,7668,3654,7675,3654,7675,3650,7679,3650,7679,3647,7682,3647,7682,3643,7689,3643,7689,3636,7693,3636,7693,3633,7699,3633,7699,3636,7706,3636,7706,3633,7710,3633,7710,3640,7713,3640,7713,3636,7720,3636,7720,3633,7727,3633,7727,3629,7737,3629,7737,3626,7744,3626,7744,3623,7755,3623,7755,3619,7751,3619,7751,3616,7758,3616,7758,3605,7755,3605,7755,3595,7751,3595,7751,3585,7748,3585,7748,3578,7744,3578,7744,3567,7741,3567,7741,3557,7737,3557,7737,3550,7734,3550,7734,3540,7731,3540,7731,3529,7727,3529,7727,3519,7724,3519,7724,3512,7720,3512,7720,3502,7717,3502,7717,3491,7713,3491,7713,3484,7710,3484,7710,3474,7706,3474,7706,3464,7703,3464,7703,3457,7699,3457,7699,3446,7696,3446,7696,3440,7693,3440,7693,3429,7689,3429,7689,3419,7686,3419,7686,3422,7679,3422,7679,3426,7672,3426,7672,3422,7668,3422,7668,3419,7665,3419,7665,3426,7658,3426,7658,3429,7648,3429,7648,3433,7644,3433,7644,3440,7637,3440,7637,3443,7627,3443,7627,3446,7620,3446,7620,3450,7610,3450,7610,3446,7606,3446,7606,3443,7603,3443,7603,3450,7575,3450,7575,3443,7572,3443,7572,3446,7565,3446,7565,3453,7561,3453,7561,3457,7554,3457,7554,3453,7551,3453,7551,3450,7544,3450,7544,3446,7541,3446,7541,3440,7530,3440,7530,3446,7520,3446,7520,3450,7510,3450,7510,3446,7506,3446,7506,3443,7503,3443,7503,3440,7499,3440,7499,3433,7496,3433,7496,3443,7485,3443,7485,3446,7475,3446,7475,3450,7465,3450,7465,3453,7454,3453,7454,3457,7444,3457,7444,3453,7441,3453,7441,3460,7434,3460,7434,3464,7430,3464,7430,3467,7427,3467,7427,3471,7420,3471,7420,3474,7416,3474,7416,3478,7413,3478,7413,3481,7406,3481,7406,3488,7399,3488,7399,3491,7402,3491,7402,3495,7396,3495,7396,3502,7389,3502,7389,3509,7382,3509,7382,3519,7378,3519,7378,3522,7371,3522,7371,3529,7361,3529,7361,3526,7354,3526,7354,3529,7340,3529,7340,3533,7327,3533,7327,3536,7320,3536,7320,3533,7316,3533,7316,3540,7309,3540,7309,3536,7295,3536,7295,3540,7292,3540,7292,3536,7275,3536,7275,3533,7268,3533,7268,3529,7261,3529,7261,3526,7257,3526,7257,3522,7254,3522,7254,3519,7257,3519,7257,3516,7254,3516,7254,3512,7251,3512,7251,3505,7247,3505,7247,3502,7240,3502,7240,3491,7233,3491,7233,3495,7230,3495,7230,3491,7226,3491,7226,3488,7233,3488,7233,3481,7240,3481,7240,3471,7237,3471,7237,3460,7240,3460,7240,3446,7244,3446,7244,3443,7257,3443,7257,3436,7254,3436,7254,3419,7251,3419,7251,3412,7254,3412,7254,3402,7247,3402,7247,3398,7251,3398,7251,3388,7254,3388,7254,3381,7251,3381,7251,3377,7247,3377,7247,3374,7251,3374,7251,3367,7254,3367,7254,3360,7257,3360,7257,3364,7261,3364,7261,3371,7264,3371,7264,3367,7271,3367,7271,3360,7278,3360,7278,3357,7275,3357,7275,3343,7271,3343,7271,3339,7275,3339,7275,3329,7268,3329,7268,3322,7271,3322,7271,3315,7275,3315,7275,3308,7285,3308,7285,3291,7292,3291,7292,3274,7289,3274,7289,3270,7295,3270,7295,3263,7299,3263,7299,3260,7313,3260,7313,3257,7323,3257,7323,3253,7334,3253,7334,3250,7344,3250,7344,3253,7340,3253,7340,3260,7337,3260,7337,3267,7334,3267,7334,3270,7337,3270,7337,3274,7351,3274,7351,3270,7361,3270,7361,3267,7371,3267,7371,3263,7382,3263,7382,3260,7385,3260,7385,3267,7389,3267,7389,3260,7392,3260,7392,3274,7389,3274,7389,3277,7385,3277,7385,3281,7382,3281,7382,3288,7378,3288,7378,3284,7375,3284,7375,3291,7371,3291,7371,3301,7375,3301,7375,3305,7382,3305,7382,3301,7385,3301,7385,3305,7392,3305,7392,3308,7399,3308,7399,3301,7402,3301,7402,3312,7409,3312,7409,3332,7406,3332,7406,3336,7413,3336,7413,3339,7420,3339,7420,3336,7430,3336,7430,3329,7434,3329,7434,3326,7441,3326,7441,3319,7437,3319,7437,3315,7444,3315,7444,3312,7447,3312,7447,3308,7451,3308,7451,3305,7458,3305,7458,3298,7461,3298,7461,3291,7465,3291,7465,3284,7472,3284,7472,3281,7475,3281,7475,3288,7479,3288,7479,3284,7489,3284,7489,3281,7496,3281,7496,3270,7499,3270,7499,3267,7503,3267,7503,3270,7510,3270,7510,3267,7513,3267,7513,3263,7517,3263,7517,3267,7520,3267,7520,3270,7527,3270,7527,3277,7530,3277,7530,3281,7537,3281,7537,3277,7544,3277,7544,3281,7548,3281,7548,3274,7551,3274,7551,3277,7558,3277,7558,3281,7561,3281,7561,3284,7568,3284,7568,3281,7572,3281,7572,3288,7575,3288,7575,3284,7582,3284,7582,3281,7586,3281,7586,3284,7596,3284,7596,3288,7599,3288,7599,3284,7603,3284,7603,3288,7606,3288,7606,3295,7610,3295,7610,3291,7613,3291,7613,3295,7617,3295,7617,3298,7620,3298,7620,3301,7627,3301,7627,3305,7634,3305,7634,3301,7637,3301,7637,3305,7641,3305,7641,3295,7637,3295,7637,3288,7634,3288,7634,3277,7630,3277,7630,3270,7627,3270,7627,3260,7624,3260,7624,3253,7620,3253,7620,3243,7617,3243,7617,3236,7613,3236,7613,3226,7610,3226,7610,3219,7606,3219,7606,3208,7603,3208,7603,3201,7599,3201,7599,3191,7596,3191,7596,3184,7592,3184,7592,3177,7589,3177,7589,3167,7586,3167,7586,3160,7582,3160,7582,3150,7579,3150,7579,3143,7575,3143,7575,3132,7572,3132,7572,3125,7568,3125,7568,3118,7565,3118,7565,3108,7561,3108,7561,3101,7558,3101,7558,3091,7554,3091,7554,3084,7551,3084,7551,3077,7548,3077,7548,3067,7544,3067,7544,3060,7541,3060,7541,3049,7537,3049,7537,3042,7534,3042,7534,3036,7530,3036,7530,3025,7527,3025,7527,3018,7523,3018,7523,3011,7520,3011,7520,3001,7517,3001,7517,2994,7513,2994,7513,2987,7510,2987,7510,2977,7506,2977,7506,2970,7503,2970,7503,2963,7499,2963,7499,2953,7496,2953,7496,2946,7492,2946,7492,2939,7489,2939,7489,2929,7485,2929,7485,2922,7482,2922,7482,2915,7479,2915,7479,2904,7475,2904,7475,2897,7472,2897,7472,2891,7468,2891,7468,2884,7465,2884,7465,2873,7461,2873,7461,2866,7458,2866,7458,2860,7454,2860,7454,2853,7451,2853,7451,2842,7447,2842,7447,2835,7444,2835,7444,2828,7441,2828,7441,2822,7437,2822,7437,2811,7434,2811,7434,2804,7430,2804,7430,2797,7427,2797,7427,2791,7423,2791,7423,2780,7420,2780,7420,2773,7416,2773,7416,2766,7413,2766,7413,2759,7409,2759,7409,2752,7406,2752,7406,2742,7402,2742,7402,2735,7399,2735,7399,2728,7396,2728,7396,2721,7392,2721,7392,2715,7389,2715,7389,2704,7385,2704,7385,2697,7382,2697,7382,2690,7378,2690,7378,2683,7375,2683,7375,2677,7371,2677,7371,2670,7368,2670,7368,2659,7365,2659,7365,2652,7361,2652,7361,2646,7358,2646,7358,2639,7354,2639,7354,2632,7351,2632,7351,2625,7347,2625,7347,2618,7344,2618,7344,2607,7340,2607,7340,2601,7337,2601,7337,2594,7334,2594,7334,2587,7330,2587,7330,2580,7327,2580,7327,2573,7323,2573,7323,2566,7320,2566,7320,2559,7316,2559,7316,2549,7313,2549,7313,2542,7309,2542,7309,2535,7306,2535,7306,2528,7302,2528,7302,2521,7299,2521,7299,2514,7295,2514,7295,2507,7292,2507,7292,2500,7289,2500,7289,2494,7285,2494,7285,2487,7282,2487,7282,2480,7278,2480,7278,2473,7275,2473,7275,2466,7271,2466,7271,2456,7268,2456,7268,2449,7264,2449,7264,2442,7261,2442,7261,2435,7257,2435,7257,2428,7254,2428,7254,2421,7251,2421,7251,2414,7247,2414,7247,2407,7244,2407,7244,2400,7240,2400,7240,2393,7237,2393,7237,2387,7233,2387,7233,2380,7230,2380,7230,2373,7226,2373,7226,2366,7223,2366,7223,2359,7220,2359,7220,2352,7216,2352,7216,2345,7209,2345,7209,2352,7195,2352,7195,2355,7192,2355,7192,2349,7189,2349,7189,2352,7182,2352,7182,2355,7178,2355,7178,2362,7175,2362,7175,2355,7164,2355,7164,2352,7161,2352,7161,2349,7154,2349,7154,2345,7147,2345,7147,2349,7144,2349,7144,2355,7147,2355,7147,2359,7140,2359,7140,2362,7144,2362,7144,2369,7150,2369,7150,2373,7157,2373,7157,2380,7161,2380,7161,2383,7168,2383,7168,2380,7175,2380,7175,2373,7178,2373,7178,2376,7185,2376,7185,2380,7182,2380,7182,2383,7185,2383,7185,2390,7189,2390,7189,2387,7192,2387,7192,2393,7189,2393,7189,2397,7185,2397,7185,2400,7182,2400,7182,2404,7161,2404,7161,2407,7154,2407,7154,2400,7147,2400,7147,2397,7140,2397,7140,2393,7133,2393,7133,2397,7123,2397,7123,2393,7119,2393,7119,2390,7116,2390,7116,2387,7112,2387,7112,2380,7109,2380,7109,2376,7106,2376,7106,2373,7102,2373,7102,2366,7099,2366,7099,2362,7095,2362,7095,2359,7092,2359,7092,2349,7095,2349,7095,2342,7088,2342,7088,2338,7092,2338,7092,2331,7085,2331,7085,2328,7088,2328,7088,2324,7078,2324,7078,2321,7075,2321,7075,2317,7071,2317,7071,2321,7061,2321,7061,2328,7054,2328,7054,2324,7057,2324,7057,2317,7054,2317,7054,2314,7050,2314,7050,2311,7047,2311,7047,2317,7044,2317,7044,2304,7037,2304,7037,2300,7030,2300,7030,2297,7026,2297,7026,2293,7023,2293,7023,2290,7026,2290,7026,2286,7033,2286,7033,2293,7040,2293,7040,2297,7044,2297,7044,2300,7054,2300,7054,2297,7064,2297,7064,2300,7068,2300,7068,2304,7075,2304,7075,2300,7081,2300,7081,2297,7085,2297,7085,2304,7088,2304,7088,2300,7095,2300,7095,2304,7102,2304,7102,2300,7112,2300,7112,2304,7116,2304,7116,2300,7123,2300,7123,2297,7130,2297,7130,2300,7137,2300,7137,2297,7144,2297,7144,2300,7147,2300,7147,2297,7157,2297,7157,2293,7164,2293,7164,2286,7168,2286,7168,2279,7171,2279,7171,2276,7178,2276,7178,2273,7175,2273,7175,2262,7171,2262,7171,2255,7168,2255,7168,2248,7164,2248,7164,2242,7161,2242,7161,2235,7157,2235,7157,2228,7154,2228,7154,2221,7150,2221,7150,2217,7147,2217,7147,2210,7144,2210,7144,2204,7140,2204,7140,2200,7137,2200,7137,2197,7130,2197,7130,2200,7126,2200,7126,2197,7119,2197,7119,2193,7112,2193,7112,2190,7109,2190,7109,2193,7102,2193,7102,2190,7095,2190,7095,2186,7092,2186,7092,2183,7088,2183,7088,2186,7085,2186,7085,2183,7075,2183,7075,2179,7071,2179,7071,2183,7068,2183,7068,2179,7061,2179,7061,2176,7050,2176,7050,2172,7047,2172,7047,2176,7040,2176,7040,2172,7037,2172,7037,2179,7030,2179,7030,2176,7026,2176,7026,2179,7019,2179,7019,2176,7012,2176,7012,2179,7005,2179,7005,2186,6999,2186,6999,2183,6992,2183,6992,2179,6988,2179,6988,2183,6981,2183,6981,2176,6978,2176,6978,2172,6988,2172,6988,2166,6981,2166,6981,2169,6978,2169,6978,2166,6971,2166,6971,2172,6967,2172,6967,2179,6964,2179,6964,2176,6954,2176,6954,2172,6947,2172,6947,2176,6936,2176,6936,2179,6940,2179,6940,2183,6933,2183,6933,2176,6930,2176,6930,2172,6933,2172,6933,2169,6936,2169,6936,2162,6940,2162,6940,2159,6936,2159,6936,2155,6943,2155,6943,2148,6947,2148,6947,2145,6940,2145,6940,2141,6930,2141,6930,2138,6923,2138,6923,2134,6919,2134,6919,2138,6912,2138,6912,2134,6902,2134,6902,2138,6905,2138,6905,2141,6902,2141,6902,2152,6895,2152,6895,2148,6899,2148,6899,2145,6895,2145,6895,2141,6899,2141,6899,2128,6895,2128xm6919,2166l6923,2166,6923,2172,6912,2172,6912,2169,6919,2169,6919,2166xm6974,2176l6978,2176,6978,2179,6974,2179,6974,2176xm6816,2183l6819,2183,6819,2190,6816,2190,6816,2183xm6819,2190l6826,2190,6826,2197,6819,2197,6819,2190xm6798,2200l6802,2200,6802,2210,6798,2210,6798,2207,6795,2207,6795,2204,6798,2204,6798,2200xm6764,2214l6767,2214,6767,2217,6771,2217,6771,2221,6764,2221,6764,2214xm6774,2214l6778,2214,6778,2217,6774,2217,6774,2214xm6754,2217l6757,2217,6757,2221,6754,2221,6754,2217xm6754,2228l6757,2228,6757,2231,6754,2231,6754,2228xm6747,2238l6750,2238,6750,2242,6747,2242,6747,2238xm6740,2248l6743,2248,6743,2252,6740,2252,6740,2248xm7023,2252l7030,2252,7030,2255,7026,2255,7026,2262,7030,2262,7030,2266,7033,2266,7033,2269,7030,2269,7030,2273,7026,2273,7026,2266,7023,2266,7023,2252xm7005,2262l7009,2262,7009,2266,7005,2266,7005,2262xm6999,2266l7005,2266,7005,2269,6999,2269,6999,2266xm6719,2269l6722,2269,6722,2273,6729,2273,6729,2279,6719,2279,6719,2269xm7016,2269l7023,2269,7023,2273,7019,2273,7019,2276,7005,2276,7005,2273,7016,2273,7016,2269xm6705,2276l6709,2276,6709,2279,6705,2279,6705,2276xm7071,2279l7078,2279,7078,2286,7075,2286,7075,2283,7071,2283,7071,2279xm6733,2283l6736,2283,6736,2290,6729,2290,6729,2286,6733,2286,6733,2283xm6719,2290l6726,2290,6726,2293,6719,2293,6719,2290xm6702,2321l6705,2321,6705,2328,6702,2328,6702,2321xm6698,2335l6705,2335,6705,2338,6698,2338,6698,2335xm7047,2338l7050,2338,7050,2342,7047,2342,7047,2338xm7054,2342l7057,2342,7057,2352,7050,2352,7050,2345,7054,2345,7054,2342xm7064,2342l7068,2342,7068,2345,7064,2345,7064,2342xm6698,2345l6702,2345,6702,2349,6698,2349,6698,2345xm6702,2349l6705,2349,6705,2355,6702,2355,6702,2349xm7047,2362l7050,2362,7050,2366,7047,2366,7047,2362xm7164,2376l7168,2376,7168,2380,7164,2380,7164,2376xm7189,2397l7192,2397,7192,2400,7189,2400,7189,2397xm6671,2400l6674,2400,6674,2404,6671,2404,6671,2400xm7164,2407l7168,2407,7168,2411,7164,2411,7164,2407xm7175,2500l7178,2500,7178,2504,7182,2504,7182,2511,7185,2511,7185,2514,7192,2514,7192,2518,7199,2518,7199,2521,7202,2521,7202,2525,7206,2525,7206,2532,7209,2532,7209,2535,7206,2535,7206,2542,7202,2542,7202,2545,7199,2545,7199,2538,7195,2538,7195,2535,7192,2535,7192,2532,7189,2532,7189,2528,7182,2528,7182,2525,7164,2525,7164,2511,7168,2511,7168,2514,7171,2514,7171,2518,7175,2518,7175,2500xm6626,2507l6633,2507,6633,2514,6626,2514,6626,2507xm6622,2514l6626,2514,6626,2518,6629,2518,6629,2525,6622,2525,6622,2514xm6619,2525l6622,2525,6622,2528,6619,2528,6619,2525xm6605,2528l6615,2528,6615,2538,6598,2538,6598,2535,6605,2535,6605,2528xm7095,2559l7099,2559,7099,2570,7109,2570,7109,2566,7112,2566,7112,2570,7119,2570,7119,2566,7123,2566,7123,2573,7126,2573,7126,2570,7130,2570,7130,2576,7133,2576,7133,2583,7140,2583,7140,2587,7137,2587,7137,2601,7140,2601,7140,2607,7137,2607,7137,2611,7133,2611,7133,2607,7123,2607,7123,2611,7119,2611,7119,2621,7116,2621,7116,2628,7112,2628,7112,2625,7109,2625,7109,2621,7106,2621,7106,2614,7102,2614,7102,2611,7099,2611,7099,2607,7095,2607,7095,2604,7092,2604,7092,2601,7088,2601,7088,2590,7081,2590,7081,2587,7075,2587,7075,2580,7085,2580,7085,2573,7095,2573,7095,2570,7092,2570,7092,2566,7095,2566,7095,2559xm7257,2563l7261,2563,7261,2570,7254,2570,7254,2566,7257,2566,7257,2563xm7081,2566l7085,2566,7085,2570,7081,2570,7081,2566xm6498,2607l6505,2607,6505,2614,6498,2614,6498,2607xm7299,2628l7302,2628,7302,2632,7309,2632,7309,2639,7316,2639,7316,2635,7320,2635,7320,2642,7323,2642,7323,2646,7316,2646,7316,2649,7309,2649,7309,2642,7306,2642,7306,2635,7299,2635,7299,2628xm7299,2642l7306,2642,7306,2646,7299,2646,7299,2642xm6484,2646l6488,2646,6488,2652,6484,2652,6484,2646xm6536,2646l6539,2646,6539,2649,6536,2649,6536,2646xm6491,2649l6519,2649,6519,2652,6491,2652,6491,2649xm6526,2649l6536,2649,6536,2656,6526,2656,6526,2649xm6888,2659l6895,2659,6895,2666,6892,2666,6892,2663,6888,2663,6888,2659xm6484,2663l6488,2663,6488,2666,6484,2666,6484,2663xm6488,2677l6495,2677,6495,2680,6488,2680,6488,2677xm7044,2680l7047,2680,7047,2683,7044,2683,7044,2680xm6508,2683l6512,2683,6512,2687,6508,2687,6508,2683xm6505,2694l6508,2694,6508,2697,6505,2697,6505,2694xm6495,2701l6501,2701,6501,2708,6495,2708,6495,2701xm7040,2708l7047,2708,7047,2711,7050,2711,7050,2725,7054,2725,7054,2728,7044,2728,7044,2725,7040,2725,7040,2721,7037,2721,7037,2715,7033,2715,7033,2711,7040,2711,7040,2708xm7140,2708l7144,2708,7144,2711,7140,2711,7140,2708xm6612,2715l6615,2715,6615,2718,6612,2718,6612,2715xm6785,2718l6788,2718,6788,2728,6791,2728,6791,2735,6781,2735,6781,2725,6785,2725,6785,2718xm6764,2721l6774,2721,6774,2725,6767,2725,6767,2728,6764,2728,6764,2721xm6609,2728l6615,2728,6615,2739,6612,2739,6612,2735,6609,2735,6609,2728xm6684,2746l6698,2746,6698,2756,6684,2756,6684,2746xm6671,2756l6677,2756,6677,2763,6681,2763,6681,2766,6674,2766,6674,2770,6677,2770,6677,2773,6674,2773,6674,2777,6671,2777,6671,2756xm6691,2759l6695,2759,6695,2763,6691,2763,6691,2759xm6715,2773l6722,2773,6722,2780,6719,2780,6719,2777,6715,2777,6715,2773xm6715,2780l6719,2780,6719,2791,6715,2791,6715,2794,6712,2794,6712,2784,6715,2784,6715,2780xm6643,2801l6646,2801,6646,2808,6643,2808,6643,2801xm6570,2853l6577,2853,6577,2866,6574,2866,6574,2863,6564,2863,6564,2856,6570,2856,6570,2853xm6577,2866l6584,2866,6584,2870,6577,2870,6577,2866xm6888,2946l6892,2946,6892,2949,6888,2949,6888,2946xm6588,2956l6591,2956,6591,2960,6588,2960,6588,2956xm6715,3005l6736,3005,6736,3008,6733,3008,6733,3015,6726,3015,6726,3011,6715,3011,6715,3005xm6512,3032l6519,3032,6519,3036,6512,3036,6512,3032xm7544,3143l7548,3143,7548,3150,7551,3150,7551,3153,7544,3153,7544,3156,7541,3156,7541,3160,7537,3160,7537,3163,7530,3163,7530,3174,7527,3174,7527,3181,7517,3181,7517,3184,7510,3184,7510,3191,7513,3191,7513,3194,7517,3194,7517,3198,7534,3198,7534,3208,7530,3208,7530,3229,7527,3229,7527,3246,7523,3246,7523,3253,7499,3253,7499,3260,7496,3260,7496,3257,7485,3257,7485,3260,7482,3260,7482,3263,7479,3263,7479,3267,7472,3267,7472,3263,7468,3263,7468,3270,7465,3270,7465,3277,7461,3277,7461,3274,7454,3274,7454,3270,7451,3270,7451,3267,7444,3267,7444,3263,7441,3263,7441,3257,7437,3257,7437,3253,7434,3253,7434,3250,7437,3250,7437,3246,7441,3246,7441,3243,7444,3243,7444,3236,7447,3236,7447,3229,7451,3229,7451,3215,7454,3215,7454,3212,7458,3212,7458,3208,7465,3208,7465,3212,7461,3212,7461,3219,7465,3219,7465,3215,7468,3215,7468,3205,7475,3205,7475,3198,7479,3198,7479,3201,7485,3201,7485,3191,7489,3191,7489,3184,7499,3184,7499,3170,7506,3170,7506,3167,7523,3167,7523,3163,7527,3163,7527,3160,7530,3160,7530,3156,7534,3156,7534,3153,7537,3153,7537,3150,7541,3150,7541,3146,7544,3146,7544,3143xm7437,3236l7441,3236,7441,3239,7437,3239,7437,3236xm7434,3239l7437,3239,7437,3243,7434,3243,7434,3239xm7430,3243l7434,3243,7434,3246,7430,3246,7430,3243xm7275,3277l7278,3277,7278,3284,7282,3284,7282,3281,7285,3281,7285,3288,7275,3288,7275,3277xm7454,3277l7458,3277,7458,3281,7454,3281,7454,3277xm7264,3319l7268,3319,7268,3322,7264,3322,7264,3319xm7251,3357l7254,3357,7254,3360,7251,3360,7251,3357xm6225,3395l6229,3395,6229,3398,6225,3398,6225,3395xm7302,3550l7309,3550,7309,3554,7313,3554,7313,3557,7316,3557,7316,3560,7313,3560,7313,3564,7306,3564,7306,3567,7302,3567,7302,3571,7299,3571,7299,3574,7309,3574,7309,3581,7302,3581,7302,3578,7299,3578,7299,3585,7289,3585,7289,3581,7285,3581,7285,3585,7275,3585,7275,3588,7271,3588,7271,3591,7268,3591,7268,3585,7264,3585,7264,3591,7261,3591,7261,3598,7251,3598,7251,3595,7247,3595,7247,3591,7233,3591,7233,3595,7226,3595,7226,3588,7233,3588,7233,3585,7237,3585,7237,3581,7240,3581,7240,3578,7244,3578,7244,3574,7247,3574,7247,3571,7244,3571,7244,3564,7261,3564,7261,3560,7264,3560,7264,3557,7268,3557,7268,3554,7285,3554,7285,3557,7289,3557,7289,3554,7302,3554,7302,3550xm6933,3557l6936,3557,6936,3560,6933,3560,6933,3557xm7320,3557l7323,3557,7323,3560,7320,3560,7320,3557xm5873,3654l5877,3654,5877,3657,5873,3657,5873,3654xm7092,3695l7095,3695,7095,3702,7099,3702,7099,3699,7109,3699,7109,3702,7112,3702,7112,3709,7106,3709,7106,3705,7092,3705,7092,3702,7088,3702,7088,3699,7092,3699,7092,3695xm7112,3709l7119,3709,7119,3712,7112,3712,7112,3709xm7133,3716l7140,3716,7140,3719,7133,3719,7133,3716xm7078,3723l7085,3723,7085,3726,7092,3726,7092,3730,7106,3730,7106,3733,7112,3733,7112,3736,7106,3736,7106,3740,7102,3740,7102,3743,7095,3743,7095,3740,7085,3740,7085,3736,7078,3736,7078,3740,7071,3740,7071,3733,7064,3733,7064,3730,7078,3730,7078,3723xm7230,3847l7230,3850,7223,3850,7223,3854,7216,3854,7216,3850,7213,3850,7213,3854,7206,3854,7206,3850,7192,3850,7192,3854,7189,3854,7189,3857,7171,3857,7171,3854,7168,3854,7168,3850,7161,3850,7161,3854,7154,3854,7154,3857,7150,3857,7150,3861,7147,3861,7147,3868,7164,3868,7164,3864,7178,3864,7178,3868,7189,3868,7189,3871,7195,3871,7195,3875,7206,3875,7206,3871,7216,3871,7216,3864,7233,3864,7233,3861,7240,3861,7240,3864,7244,3864,7244,3861,7251,3861,7251,3857,7254,3857,7254,3854,7257,3854,7257,3847,7251,3847,7251,3850,7240,3850,7240,3854,7237,3854,7237,3857,7233,3857,7233,3847,7230,3847xm6774,3878l6774,3885,6781,3885,6781,3881,6785,3881,6785,3878,6774,3878xe" filled="false" stroked="true" strokeweight=".2134pt" strokecolor="#666666">
                  <v:path arrowok="t"/>
                  <v:stroke dashstyle="solid"/>
                </v:shape>
                <v:rect style="position:absolute;left:5771;top:2062;width:2018;height:1880" id="docshape47" filled="false" stroked="true" strokeweight=".8536pt" strokecolor="#4d4d4d">
                  <v:stroke dashstyle="solid"/>
                </v:rect>
                <v:line style="position:absolute" from="3069,5648" to="5772,5648" stroked="true" strokeweight=".5335pt" strokecolor="#ebebeb">
                  <v:stroke dashstyle="solid"/>
                </v:line>
                <v:line style="position:absolute" from="3069,5326" to="5772,5326" stroked="true" strokeweight=".5335pt" strokecolor="#ebebeb">
                  <v:stroke dashstyle="solid"/>
                </v:line>
                <v:line style="position:absolute" from="3069,5003" to="5772,5003" stroked="true" strokeweight=".5335pt" strokecolor="#ebebeb">
                  <v:stroke dashstyle="solid"/>
                </v:line>
                <v:line style="position:absolute" from="3069,4681" to="5772,4681" stroked="true" strokeweight=".5335pt" strokecolor="#ebebeb">
                  <v:stroke dashstyle="solid"/>
                </v:line>
                <v:line style="position:absolute" from="3069,4359" to="5772,4359" stroked="true" strokeweight=".5335pt" strokecolor="#ebebeb">
                  <v:stroke dashstyle="solid"/>
                </v:line>
                <v:line style="position:absolute" from="3069,5809" to="5772,5809" stroked="true" strokeweight="1.066999pt" strokecolor="#ebebeb">
                  <v:stroke dashstyle="solid"/>
                </v:line>
                <v:line style="position:absolute" from="3069,5487" to="5772,5487" stroked="true" strokeweight="1.066999pt" strokecolor="#ebebeb">
                  <v:stroke dashstyle="solid"/>
                </v:line>
                <v:line style="position:absolute" from="3069,5164" to="5772,5164" stroked="true" strokeweight="1.066999pt" strokecolor="#ebebeb">
                  <v:stroke dashstyle="solid"/>
                </v:line>
                <v:line style="position:absolute" from="3069,4842" to="5772,4842" stroked="true" strokeweight="1.066999pt" strokecolor="#ebebeb">
                  <v:stroke dashstyle="solid"/>
                </v:line>
                <v:line style="position:absolute" from="3069,4520" to="5772,4520" stroked="true" strokeweight="1.066999pt" strokecolor="#ebebeb">
                  <v:stroke dashstyle="solid"/>
                </v:line>
                <v:line style="position:absolute" from="3069,4197" to="5772,4197" stroked="true" strokeweight="1.066999pt" strokecolor="#ebebeb">
                  <v:stroke dashstyle="solid"/>
                </v:line>
                <v:shape style="position:absolute;left:3069;top:5072;width:2703;height:475" id="docshape48" coordorigin="3069,5073" coordsize="2703,475" path="m5772,5547l5712,5540,5682,5532,5651,5528,5621,5523,5591,5517,5561,5509,5531,5502,5501,5496,5441,5485,5411,5479,5381,5477,5321,5467,5291,5463,5261,5456,5231,5452,5201,5448,5171,5442,5051,5431,5021,5427,4991,5425,4961,5422,4931,5421,4871,5415,4841,5414,4781,5405,4751,5401,4721,5401,4691,5397,4661,5393,4601,5388,4571,5383,4541,5380,4511,5376,4481,5374,4451,5370,4420,5367,4390,5364,4360,5358,4330,5355,4300,5353,4270,5348,4210,5341,4180,5337,4120,5333,4060,5326,4030,5325,4000,5323,3970,5319,3940,5318,3910,5316,3880,5312,3850,5307,3820,5304,3790,5300,3760,5296,3730,5293,3700,5289,3670,5289,3610,5282,3580,5281,3550,5281,3460,5275,3430,5275,3400,5271,3370,5269,3340,5264,3310,5259,3249,5254,3219,5247,3189,5243,3159,5237,3129,5234,3099,5230,3069,5230,3069,5102,3099,5100,3129,5094,3159,5087,3189,5085,3219,5083,3249,5083,3280,5082,3310,5078,3340,5078,3370,5079,3400,5080,3460,5075,3490,5073,3520,5076,3550,5076,3580,5073,3610,5076,3640,5075,3670,5075,3700,5075,3730,5073,3760,5077,3790,5077,3820,5075,3850,5078,3880,5079,3910,5082,3940,5084,3970,5083,4000,5080,4060,5081,4090,5081,4120,5083,4150,5083,4180,5085,4210,5085,4270,5088,4300,5088,4330,5087,4360,5092,4390,5089,4420,5090,4451,5092,4481,5093,4511,5096,4541,5095,4571,5095,4601,5098,4661,5100,4691,5099,4721,5099,4751,5097,4781,5100,4811,5101,4841,5102,4871,5103,4901,5105,4931,5106,4961,5106,5021,5110,5051,5109,5081,5109,5111,5111,5141,5112,5171,5112,5201,5113,5231,5111,5261,5112,5291,5112,5321,5113,5381,5114,5411,5113,5441,5114,5471,5113,5501,5111,5531,5112,5561,5109,5591,5107,5621,5105,5651,5105,5682,5106,5712,5107,5742,5108,5772,5104,5772,5547xe" filled="true" fillcolor="#937567" stroked="false">
                  <v:path arrowok="t"/>
                  <v:fill type="solid"/>
                </v:shape>
                <v:shape style="position:absolute;left:3069;top:5079;width:2703;height:446" id="docshape49" coordorigin="3069,5079" coordsize="2703,446" path="m5772,5524l5712,5518,5682,5510,5591,5495,5561,5488,5501,5476,5441,5467,5411,5462,5381,5460,5321,5451,5291,5447,5261,5441,5231,5437,5201,5434,5171,5428,5111,5423,5081,5420,5051,5418,5021,5415,4991,5413,4961,5410,4931,5409,4871,5404,4841,5402,4811,5398,4751,5390,4721,5389,4661,5381,4601,5377,4571,5372,4511,5366,4451,5360,4420,5357,4390,5354,4360,5349,4330,5346,4300,5344,4270,5339,4210,5333,4180,5329,4120,5325,4060,5317,4030,5317,4000,5315,3970,5311,3940,5309,3910,5308,3880,5304,3850,5300,3820,5296,3790,5293,3760,5289,3730,5287,3700,5283,3670,5282,3610,5276,3580,5273,3550,5273,3460,5266,3430,5265,3400,5262,3370,5260,3340,5257,3310,5252,3249,5246,3219,5240,3189,5236,3159,5231,3129,5229,3099,5225,3069,5225,3069,5107,3099,5105,3159,5093,3219,5090,3249,5091,3280,5089,3310,5085,3340,5085,3370,5088,3400,5089,3430,5087,3460,5083,3490,5082,3520,5084,3550,5084,3580,5081,3610,5083,3640,5081,3700,5082,3730,5079,3760,5083,3790,5083,3820,5083,3850,5086,3880,5087,3910,5090,3940,5092,3970,5091,4000,5089,4060,5089,4090,5090,4120,5091,4150,5092,4180,5093,4210,5094,4270,5097,4300,5097,4330,5097,4360,5101,4390,5099,4420,5100,4451,5102,4481,5103,4511,5106,4541,5106,4571,5106,4601,5109,4661,5111,4691,5110,4721,5110,4751,5109,4781,5111,4811,5112,4841,5113,4931,5118,4961,5118,4991,5120,5021,5123,5051,5122,5081,5123,5111,5125,5141,5126,5171,5126,5201,5127,5231,5126,5261,5127,5291,5128,5321,5129,5351,5130,5381,5131,5411,5130,5441,5132,5471,5132,5501,5130,5531,5132,5561,5129,5621,5128,5651,5127,5682,5128,5712,5128,5742,5130,5772,5127,5772,5524xe" filled="true" fillcolor="#8e85c3" stroked="false">
                  <v:path arrowok="t"/>
                  <v:fill type="solid"/>
                </v:shape>
                <v:shape style="position:absolute;left:3069;top:5097;width:2703;height:317" id="docshape50" coordorigin="3069,5097" coordsize="2703,317" path="m5772,5413l5742,5411,5712,5410,5682,5404,5651,5403,5621,5400,5591,5397,5561,5390,5531,5384,5501,5380,5411,5371,5381,5369,5321,5364,5291,5364,5261,5360,5201,5356,5171,5352,5141,5352,5081,5350,5051,5350,5021,5347,4991,5346,4961,5345,4931,5345,4841,5345,4781,5340,4751,5339,4721,5339,4691,5337,4661,5334,4631,5333,4601,5332,4571,5330,4541,5329,4481,5325,4451,5322,4420,5321,4390,5319,4360,5315,4330,5314,4300,5312,4240,5307,4210,5305,4180,5302,4150,5301,4120,5300,4090,5297,4060,5294,4030,5294,4000,5293,3970,5289,3940,5287,3910,5286,3880,5284,3850,5280,3730,5269,3700,5265,3670,5265,3640,5262,3610,5259,3580,5257,3550,5256,3520,5253,3490,5252,3460,5249,3430,5249,3400,5246,3370,5245,3340,5242,3310,5238,3249,5233,3219,5227,3189,5224,3159,5218,3129,5217,3099,5214,3069,5215,3069,5118,3099,5116,3159,5105,3189,5104,3219,5103,3249,5104,3280,5103,3310,5099,3340,5100,3370,5104,3400,5105,3430,5103,3460,5100,3490,5098,3520,5101,3550,5100,3580,5098,3610,5100,3640,5099,3670,5099,3700,5100,3730,5097,3760,5101,3790,5103,3820,5102,3850,5106,3880,5108,3940,5114,3970,5113,4000,5110,4030,5112,4090,5114,4120,5117,4150,5117,4180,5120,4210,5121,4240,5124,4300,5129,4330,5128,4360,5135,4390,5134,4420,5136,4451,5140,4481,5142,4511,5145,4541,5146,4571,5148,4601,5153,4631,5157,4661,5159,4691,5158,4721,5160,4751,5159,4781,5165,4811,5168,4841,5170,4901,5178,4931,5182,4961,5184,5021,5191,5051,5190,5081,5192,5111,5197,5171,5201,5201,5205,5231,5205,5261,5208,5291,5211,5321,5216,5381,5221,5411,5221,5441,5225,5471,5226,5501,5226,5531,5229,5561,5227,5591,5227,5621,5228,5651,5230,5682,5234,5712,5236,5742,5240,5772,5238,5772,5413xe" filled="true" fillcolor="#6b95b1" stroked="false">
                  <v:path arrowok="t"/>
                  <v:fill type="solid"/>
                </v:shape>
                <v:shape style="position:absolute;left:3069;top:5131;width:2703;height:270" id="docshape51" coordorigin="3069,5131" coordsize="2703,270" path="m5772,5400l5742,5398,5712,5397,5682,5391,5651,5389,5621,5386,5591,5382,5561,5374,5531,5368,5501,5363,5471,5360,5411,5353,5381,5350,5321,5344,5291,5342,5261,5337,5231,5334,5201,5332,5171,5327,5141,5326,5111,5325,5081,5323,5051,5322,5021,5318,4991,5317,4961,5315,4931,5315,4841,5312,4781,5306,4751,5305,4721,5305,4691,5302,4661,5300,4601,5298,4571,5295,4541,5294,4511,5292,4451,5286,4420,5285,4390,5283,4360,5279,4330,5278,4300,5276,4270,5272,4240,5270,4210,5267,4180,5264,4150,5264,4120,5262,4060,5255,4000,5252,3970,5249,3940,5248,3910,5246,3850,5240,3820,5237,3790,5232,3760,5230,3730,5229,3700,5226,3670,5225,3640,5222,3610,5219,3550,5218,3520,5216,3490,5216,3460,5214,3430,5214,3400,5213,3370,5211,3310,5205,3280,5203,3249,5203,3219,5198,3189,5197,3159,5193,3129,5192,3099,5190,3069,5192,3069,5141,3099,5140,3129,5136,3159,5131,3189,5131,3280,5135,3310,5132,3340,5134,3370,5137,3430,5138,3460,5135,3490,5134,3520,5139,3550,5139,3580,5136,3610,5139,3640,5138,3700,5139,3730,5137,3760,5142,3790,5144,3820,5142,3850,5146,3880,5149,3910,5151,3940,5153,3970,5153,4000,5151,4030,5152,4060,5152,4090,5153,4120,5154,4150,5155,4180,5158,4240,5161,4270,5164,4300,5165,4330,5165,4360,5171,4390,5170,4420,5172,4451,5176,4481,5177,4511,5180,4541,5181,4571,5184,4601,5188,4661,5193,4691,5193,4721,5194,4751,5194,4781,5199,4811,5201,4841,5203,4871,5205,4901,5208,4931,5212,4961,5214,5021,5219,5051,5218,5081,5220,5111,5223,5201,5228,5231,5228,5261,5231,5291,5232,5321,5236,5351,5237,5381,5240,5411,5239,5441,5243,5471,5243,5501,5243,5531,5245,5561,5243,5591,5242,5621,5242,5651,5244,5682,5248,5712,5250,5742,5253,5772,5251,5772,5400xe" filled="true" fillcolor="#7ea587" stroked="false">
                  <v:path arrowok="t"/>
                  <v:fill type="solid"/>
                </v:shape>
                <v:shape style="position:absolute;left:3069;top:5154;width:2703;height:230" id="docshape52" coordorigin="3069,5154" coordsize="2703,230" path="m5772,5383l5712,5379,5682,5372,5651,5371,5621,5367,5591,5364,5561,5356,5531,5349,5501,5343,5471,5339,5441,5335,5411,5330,5381,5329,5351,5326,5321,5322,5291,5319,5261,5314,5231,5310,5201,5307,5171,5301,5111,5298,5081,5295,5051,5294,4991,5289,4961,5285,4931,5286,4901,5286,4841,5283,4811,5279,4751,5274,4721,5274,4691,5272,4661,5270,4631,5269,4601,5269,4571,5264,4541,5264,4511,5261,4481,5258,4451,5254,4420,5253,4390,5249,4300,5243,4270,5237,4210,5230,4180,5227,4150,5226,4120,5225,4060,5218,4000,5214,3970,5212,3940,5212,3910,5209,3880,5205,3850,5201,3820,5197,3790,5194,3760,5191,3730,5188,3700,5187,3670,5188,3640,5186,3580,5184,3550,5185,3520,5182,3490,5183,3460,5183,3430,5186,3400,5185,3370,5182,3340,5178,3310,5175,3280,5176,3249,5177,3219,5173,3189,5174,3159,5169,3129,5170,3099,5170,3069,5174,3069,5159,3099,5159,3129,5157,3159,5154,3189,5154,3249,5160,3280,5162,3310,5162,3370,5166,3430,5167,3490,5166,3520,5172,3550,5171,3580,5170,3610,5174,3640,5174,3700,5177,3730,5178,3760,5181,3790,5183,3820,5181,3850,5185,3940,5189,3970,5190,4000,5189,4030,5189,4060,5189,4090,5189,4120,5191,4150,5192,4180,5195,4210,5196,4270,5199,4330,5198,4360,5203,4390,5204,4420,5204,4451,5208,4481,5208,4511,5211,4541,5211,4601,5217,4631,5220,4661,5223,4691,5223,4721,5225,4751,5225,4781,5228,4811,5231,4841,5232,4871,5234,4901,5237,4931,5241,4961,5244,5021,5246,5051,5245,5111,5250,5171,5253,5201,5254,5231,5253,5291,5256,5321,5258,5351,5259,5381,5261,5411,5262,5441,5263,5471,5264,5501,5263,5531,5265,5561,5262,5591,5260,5621,5261,5651,5262,5682,5266,5712,5268,5742,5270,5772,5268,5772,5383xe" filled="true" fillcolor="#ddb166" stroked="false">
                  <v:path arrowok="t"/>
                  <v:fill type="solid"/>
                </v:shape>
                <v:shape style="position:absolute;left:3069;top:5160;width:2703;height:218" id="docshape53" coordorigin="3069,5160" coordsize="2703,218" path="m5772,5274l5742,5276,5682,5271,5651,5267,5621,5266,5591,5266,5561,5266,5531,5269,5501,5267,5471,5268,5441,5266,5411,5265,5381,5264,5351,5261,5321,5261,5291,5258,5231,5256,5201,5257,5171,5256,5111,5253,5051,5248,5021,5248,4961,5245,4931,5243,4901,5239,4871,5237,4841,5234,4811,5234,4781,5231,4751,5227,4721,5228,4691,5226,4661,5226,4631,5223,4601,5219,4541,5214,4511,5214,4481,5211,4451,5211,4420,5207,4360,5206,4330,5202,4300,5202,4270,5202,4210,5199,4180,5198,4150,5195,4120,5194,4060,5192,4030,5192,4000,5192,3970,5193,3940,5192,3880,5189,3850,5188,3820,5184,3790,5185,3760,5183,3730,5180,3700,5180,3640,5177,3610,5177,3580,5174,3550,5176,3520,5175,3490,5172,3460,5171,3430,5172,3370,5171,3340,5169,3310,5167,3280,5167,3249,5165,3221,5163,3219,5163,3189,5160,3159,5160,3129,5163,3099,5163,3069,5163,3069,5170,3099,5166,3159,5164,3189,5168,3219,5167,3249,5172,3280,5171,3310,5170,3370,5177,3400,5179,3430,5180,3460,5178,3520,5179,3550,5181,3580,5180,3640,5183,3670,5185,3700,5184,3730,5186,3760,5189,3790,5192,3820,5195,3850,5198,3910,5207,3940,5209,3970,5209,4000,5211,4060,5215,4090,5218,4120,5222,4150,5223,4180,5224,4210,5227,4270,5234,4300,5239,4390,5246,4420,5250,4451,5251,4481,5255,4511,5259,4541,5261,4571,5262,4601,5266,4631,5266,4661,5267,4691,5269,4721,5272,4751,5271,4781,5274,4811,5277,4841,5281,4901,5284,4931,5284,4961,5283,4991,5287,5051,5292,5081,5293,5111,5296,5171,5298,5201,5304,5231,5307,5291,5316,5321,5319,5351,5324,5381,5327,5411,5328,5441,5332,5501,5340,5561,5351,5591,5358,5621,5362,5651,5366,5682,5367,5712,5373,5772,5377,5772,5342,5772,5340,5772,5311,5772,5309,5772,5274xe" filled="true" fillcolor="#d88a64" stroked="false">
                  <v:path arrowok="t"/>
                  <v:fill type="solid"/>
                </v:shape>
                <v:shape style="position:absolute;left:3069;top:5161;width:2703;height:164" id="docshape54" coordorigin="3069,5162" coordsize="2703,164" path="m3069,5166l3099,5165,3129,5164,3159,5162,3189,5164,3219,5165,3249,5169,3280,5169,3310,5168,3340,5171,3370,5174,3400,5175,3430,5176,3460,5175,3490,5175,3520,5177,3550,5178,3580,5177,3610,5179,3640,5180,3670,5182,3700,5182,3730,5183,3760,5186,3790,5188,3820,5189,3850,5193,3880,5196,3910,5199,3940,5201,3970,5201,4000,5201,4030,5203,4060,5203,4090,5205,4120,5208,4150,5209,4180,5211,4210,5213,4240,5216,4270,5218,4300,5221,4330,5221,4360,5225,4390,5226,4420,5229,4451,5231,4481,5233,4511,5236,4541,5238,4571,5239,4601,5243,4631,5245,4661,5246,4691,5248,4721,5250,4751,5249,4781,5252,4811,5255,4841,5258,4871,5259,4901,5261,4931,5264,4961,5264,4991,5267,5021,5269,5051,5270,5081,5271,5111,5274,5141,5276,5171,5277,5201,5280,5231,5281,5261,5284,5291,5287,5321,5290,5351,5292,5381,5295,5411,5296,5441,5299,5471,5302,5501,5303,5531,5307,5561,5309,5591,5312,5621,5314,5651,5316,5682,5319,5712,5323,5742,5325,5772,5326e" filled="false" stroked="true" strokeweight="1.4938pt" strokecolor="#ffffff">
                  <v:path arrowok="t"/>
                  <v:stroke dashstyle="solid"/>
                </v:shape>
                <v:shape style="position:absolute;left:3069;top:5161;width:2703;height:164" id="docshape55" coordorigin="3069,5162" coordsize="2703,164" path="m3069,5166l3099,5165,3129,5164,3159,5162,3189,5164,3219,5165,3249,5169,3280,5169,3310,5168,3340,5171,3370,5174,3400,5175,3430,5176,3460,5175,3490,5175,3520,5177,3550,5178,3580,5177,3610,5179,3640,5180,3670,5182,3700,5182,3730,5183,3760,5186,3790,5188,3820,5189,3850,5193,3880,5196,3910,5199,3940,5201,3970,5201,4000,5201,4030,5203,4060,5203,4090,5205,4120,5208,4150,5209,4180,5211,4210,5213,4240,5216,4270,5218,4300,5221,4330,5221,4360,5225,4390,5226,4420,5229,4451,5231,4481,5233,4511,5236,4541,5238,4571,5239,4601,5243,4631,5245,4661,5246,4691,5248,4721,5250,4751,5249,4781,5252,4811,5255,4841,5258,4871,5259,4901,5261,4931,5264,4961,5264,4991,5267,5021,5269,5051,5270,5081,5271,5111,5274,5141,5276,5171,5277,5201,5280,5231,5281,5261,5284,5291,5287,5321,5290,5351,5292,5381,5295,5411,5296,5441,5299,5471,5302,5501,5303,5531,5307,5561,5309,5591,5312,5621,5314,5651,5316,5682,5319,5712,5323,5742,5325,5772,5326e" filled="false" stroked="true" strokeweight=".6402pt" strokecolor="#000000">
                  <v:path arrowok="t"/>
                  <v:stroke dashstyle="dash"/>
                </v:shape>
                <v:rect style="position:absolute;left:3069;top:4197;width:2703;height:1612" id="docshape56" filled="false" stroked="true" strokeweight="1.2804pt" strokecolor="#e66e50">
                  <v:stroke dashstyle="solid"/>
                </v:rect>
                <v:shape style="position:absolute;left:3014;top:4197;width:2758;height:1667" id="docshape57" coordorigin="3015,4197" coordsize="2758,1667" path="m3015,5809l3069,5809m3015,5487l3069,5487m3015,5164l3069,5164m3015,4842l3069,4842m3015,4520l3069,4520m3015,4197l3069,4197m3069,5864l3069,5809m3520,5864l3520,5809m3970,5864l3970,5809m4420,5864l4420,5809m4871,5864l4871,5809m5321,5864l5321,5809m5772,5864l5772,5809e" filled="false" stroked="true" strokeweight=".6402pt" strokecolor="#4d4d4d">
                  <v:path arrowok="t"/>
                  <v:stroke dashstyle="solid"/>
                </v:shape>
                <v:line style="position:absolute" from="6606,5648" to="9308,5648" stroked="true" strokeweight=".5335pt" strokecolor="#ebebeb">
                  <v:stroke dashstyle="solid"/>
                </v:line>
                <v:line style="position:absolute" from="6606,5326" to="9308,5326" stroked="true" strokeweight=".5335pt" strokecolor="#ebebeb">
                  <v:stroke dashstyle="solid"/>
                </v:line>
                <v:line style="position:absolute" from="6606,5003" to="9308,5003" stroked="true" strokeweight=".5335pt" strokecolor="#ebebeb">
                  <v:stroke dashstyle="solid"/>
                </v:line>
                <v:line style="position:absolute" from="6606,4681" to="9308,4681" stroked="true" strokeweight=".5335pt" strokecolor="#ebebeb">
                  <v:stroke dashstyle="solid"/>
                </v:line>
                <v:line style="position:absolute" from="6606,4359" to="9308,4359" stroked="true" strokeweight=".5335pt" strokecolor="#ebebeb">
                  <v:stroke dashstyle="solid"/>
                </v:line>
                <v:line style="position:absolute" from="6606,5809" to="9308,5809" stroked="true" strokeweight="1.066999pt" strokecolor="#ebebeb">
                  <v:stroke dashstyle="solid"/>
                </v:line>
                <v:line style="position:absolute" from="6606,5487" to="9308,5487" stroked="true" strokeweight="1.066999pt" strokecolor="#ebebeb">
                  <v:stroke dashstyle="solid"/>
                </v:line>
                <v:line style="position:absolute" from="6606,5164" to="9308,5164" stroked="true" strokeweight="1.066999pt" strokecolor="#ebebeb">
                  <v:stroke dashstyle="solid"/>
                </v:line>
                <v:line style="position:absolute" from="6606,4842" to="9308,4842" stroked="true" strokeweight="1.066999pt" strokecolor="#ebebeb">
                  <v:stroke dashstyle="solid"/>
                </v:line>
                <v:line style="position:absolute" from="6606,4520" to="9308,4520" stroked="true" strokeweight="1.066999pt" strokecolor="#ebebeb">
                  <v:stroke dashstyle="solid"/>
                </v:line>
                <v:line style="position:absolute" from="6606,4197" to="9308,4197" stroked="true" strokeweight="1.066999pt" strokecolor="#ebebeb">
                  <v:stroke dashstyle="solid"/>
                </v:line>
                <v:shape style="position:absolute;left:6606;top:4630;width:2703;height:567" id="docshape58" coordorigin="6606,4631" coordsize="2703,567" path="m9308,5197l9278,5196,9248,5193,9218,5188,9158,5184,9098,5178,9038,5181,9008,5179,8978,5176,8948,5174,8918,5176,8888,5175,8828,5170,8798,5168,8768,5168,8738,5168,8678,5168,8648,5166,8618,5167,8588,5169,8558,5170,8528,5168,8498,5168,8468,5170,8408,5169,8377,5167,8347,5166,8287,5168,8257,5169,8197,5171,8167,5170,8137,5167,8047,5170,8017,5171,7987,5170,7957,5168,7927,5166,7897,5167,7867,5169,7837,5169,7807,5168,7777,5168,7717,5171,7687,5169,7657,5169,7627,5170,7597,5169,7567,5167,7537,5169,7507,5171,7477,5170,7447,5169,7417,5169,7387,5170,7357,5173,7327,5171,7297,5170,7267,5171,7206,5171,7176,5170,7116,5167,7026,5166,6996,5164,6966,5165,6936,5167,6906,5167,6846,5167,6816,5169,6726,5169,6696,5174,6666,5176,6636,5179,6606,5179,6606,5076,6636,5072,6666,5068,6696,5064,6726,5061,6756,5054,6786,5048,6816,5045,6846,5040,6876,5036,6936,5026,6966,5017,6996,5019,7026,5017,7056,5013,7086,5010,7116,5003,7146,4997,7176,4990,7206,4985,7236,4980,7297,4975,7327,4972,7357,4966,7387,4963,7417,4957,7447,4950,7477,4946,7507,4940,7537,4937,7567,4935,7597,4932,7627,4925,7657,4921,7687,4917,7717,4910,7777,4901,7837,4893,7867,4889,7897,4884,7927,4877,7957,4870,7987,4867,8017,4863,8047,4862,8077,4860,8107,4856,8137,4852,8167,4845,8197,4841,8227,4838,8257,4830,8287,4825,8377,4816,8408,4810,8438,4807,8498,4796,8528,4793,8588,4785,8648,4774,8708,4759,8738,4757,8768,4754,8798,4749,8828,4739,8858,4731,8888,4723,8948,4705,8978,4699,9008,4691,9038,4689,9068,4685,9098,4676,9128,4671,9158,4664,9188,4658,9218,4651,9248,4643,9278,4636,9308,4631,9308,5197xe" filled="true" fillcolor="#937567" stroked="false">
                  <v:path arrowok="t"/>
                  <v:fill type="solid"/>
                </v:shape>
                <v:shape style="position:absolute;left:6606;top:4659;width:2703;height:517" id="docshape59" coordorigin="6606,4659" coordsize="2703,517" path="m6606,5175l6606,5080,6636,5077,6666,5073,6696,5068,6726,5065,6756,5058,6786,5052,6816,5050,6846,5045,6876,5041,6936,5031,6966,5022,6996,5024,7026,5022,7056,5018,7086,5016,7116,5009,7146,5004,7176,4998,7206,4992,7236,4986,7267,4984,7327,4979,7357,4974,7387,4971,7417,4965,7447,4959,7477,4955,7507,4950,7537,4946,7597,4942,7627,4935,7657,4931,7687,4927,7717,4920,7777,4910,7837,4902,7867,4898,7897,4892,7927,4885,7957,4879,7987,4876,8017,4872,8047,4871,8077,4868,8107,4863,8137,4859,8167,4853,8197,4848,8227,4844,8257,4837,8287,4832,8377,4824,8408,4818,8438,4814,8468,4810,8498,4804,8528,4801,8588,4793,8648,4783,8708,4769,8768,4763,8798,4759,8828,4751,8858,4744,8888,4738,8948,4722,8978,4717,9008,4709,9038,4708,9068,4704,9098,4697,9128,4693,9158,4688,9188,4682,9218,4677,9248,4670,9278,4664,9308,4659,9308,5169,9278,5168,9218,5162,9188,5162,9158,5161,9128,5159,9098,5157,9038,5161,9008,5161,8978,5159,8948,5158,8918,5161,8888,5161,8858,5159,8828,5158,8768,5158,8738,5159,8648,5157,8618,5158,8588,5161,8558,5163,8528,5160,8498,5160,8468,5161,8438,5161,8408,5161,8347,5159,8287,5161,8257,5161,8227,5163,8197,5164,8167,5162,8137,5159,8077,5161,8017,5162,7987,5161,7957,5159,7927,5158,7867,5160,7837,5160,7807,5159,7777,5159,7717,5161,7687,5159,7657,5158,7627,5160,7567,5158,7537,5159,7507,5162,7447,5160,7417,5161,7387,5162,7357,5166,7327,5164,7297,5164,7267,5165,7206,5164,7176,5163,7146,5161,7116,5160,7056,5161,7026,5160,6996,5159,6966,5160,6936,5161,6906,5161,6846,5162,6816,5164,6726,5165,6696,5169,6636,5174,6606,5175xe" filled="true" fillcolor="#8e85c3" stroked="false">
                  <v:path arrowok="t"/>
                  <v:fill type="solid"/>
                </v:shape>
                <v:shape style="position:absolute;left:6606;top:4703;width:2703;height:459" id="docshape60" coordorigin="6606,4703" coordsize="2703,459" path="m6606,5162l6606,5093,6636,5090,6666,5087,6696,5085,6726,5084,6756,5077,6786,5073,6876,5063,6906,5059,6936,5055,6966,5047,6996,5049,7026,5047,7056,5043,7086,5043,7116,5037,7146,5033,7176,5026,7206,5022,7236,5017,7267,5015,7297,5012,7327,5009,7357,5004,7387,5001,7417,4995,7447,4990,7477,4986,7507,4981,7537,4978,7567,4976,7597,4974,7627,4968,7657,4965,7687,4960,7717,4953,7777,4943,7807,4939,7837,4935,7867,4931,7897,4925,7927,4919,7957,4913,7987,4909,8017,4905,8047,4905,8077,4903,8137,4894,8167,4887,8197,4883,8227,4880,8257,4873,8287,4868,8317,4866,8377,4861,8468,4847,8498,4841,8528,4838,8588,4831,8648,4822,8708,4807,8768,4802,8798,4797,8828,4789,8858,4782,8888,4776,8948,4762,8978,4757,9008,4749,9038,4747,9068,4745,9098,4739,9128,4735,9158,4731,9188,4725,9218,4720,9278,4707,9308,4703,9308,5124,9278,5125,9218,5119,9188,5119,9098,5115,9068,5119,9038,5122,9008,5121,8978,5119,8948,5118,8918,5121,8888,5123,8828,5119,8768,5120,8738,5121,8708,5120,8648,5119,8618,5120,8588,5123,8558,5125,8528,5123,8498,5122,8468,5124,8438,5124,8408,5123,8347,5122,8317,5123,8287,5126,8257,5125,8227,5128,8197,5129,8167,5128,8137,5125,8107,5125,8077,5127,8017,5129,7987,5128,7957,5125,7927,5124,7867,5127,7837,5127,7807,5126,7777,5126,7747,5128,7717,5129,7687,5126,7657,5125,7627,5127,7597,5127,7567,5126,7537,5127,7507,5130,7477,5130,7447,5130,7387,5132,7357,5136,7297,5133,7267,5134,7176,5135,7146,5132,7116,5132,7086,5133,7056,5135,7026,5136,6996,5134,6966,5135,6936,5137,6846,5141,6816,5144,6786,5143,6756,5145,6726,5146,6696,5152,6666,5157,6636,5160,6606,5162xe" filled="true" fillcolor="#6b95b1" stroked="false">
                  <v:path arrowok="t"/>
                  <v:fill type="solid"/>
                </v:shape>
                <v:shape style="position:absolute;left:6606;top:4726;width:2703;height:431" id="docshape61" coordorigin="6606,4726" coordsize="2703,431" path="m6606,5157l6606,5098,6636,5096,6666,5094,6696,5092,6726,5092,6756,5086,6816,5079,6846,5077,6906,5070,6936,5067,6966,5059,6996,5060,7026,5058,7056,5055,7086,5054,7116,5049,7146,5046,7176,5038,7206,5035,7236,5030,7267,5028,7297,5025,7327,5021,7357,5016,7387,5014,7447,5002,7507,4994,7567,4988,7597,4987,7627,4980,7657,4978,7687,4972,7717,4964,7747,4959,7777,4954,7867,4942,7897,4936,7927,4930,7987,4919,8017,4915,8047,4915,8077,4913,8107,4908,8137,4904,8167,4897,8197,4893,8227,4889,8287,4878,8317,4877,8377,4871,8408,4867,8498,4854,8618,4840,8678,4830,8708,4822,8738,4819,8768,4817,8798,4813,8828,4805,8888,4793,8948,4780,8978,4776,9008,4769,9038,4767,9068,4765,9098,4759,9158,4751,9188,4745,9218,4741,9278,4730,9308,4726,9308,5102,9278,5102,9248,5100,9218,5098,9188,5098,9128,5096,9098,5095,9068,5099,9038,5102,8978,5100,8948,5099,8918,5104,8888,5105,8858,5104,8828,5103,8768,5104,8738,5106,8708,5105,8648,5105,8618,5107,8588,5110,8558,5112,8528,5110,8498,5110,8468,5113,8438,5113,8408,5112,8377,5112,8347,5111,8317,5113,8287,5115,8257,5115,8227,5118,8197,5119,8167,5118,8137,5115,8107,5115,8077,5117,8047,5118,8017,5118,7987,5117,7957,5113,7927,5113,7867,5116,7837,5116,7807,5114,7777,5115,7747,5116,7717,5117,7657,5112,7627,5115,7567,5114,7537,5114,7507,5118,7477,5118,7447,5117,7387,5120,7357,5123,7327,5122,7297,5120,7267,5120,7236,5120,7206,5122,7176,5122,7146,5120,7116,5120,7056,5124,7026,5125,6996,5123,6966,5123,6936,5126,6876,5130,6846,5130,6816,5135,6786,5134,6756,5136,6726,5138,6696,5145,6666,5150,6636,5155,6606,5157xe" filled="true" fillcolor="#7ea587" stroked="false">
                  <v:path arrowok="t"/>
                  <v:fill type="solid"/>
                </v:shape>
                <v:shape style="position:absolute;left:6606;top:4779;width:2703;height:375" id="docshape62" coordorigin="6606,4779" coordsize="2703,375" path="m6606,5154l6606,5101,6636,5099,6696,5096,6726,5096,6756,5091,6786,5088,6816,5084,6846,5082,6936,5073,6966,5066,6996,5068,7026,5066,7056,5063,7086,5063,7116,5058,7146,5055,7176,5047,7206,5045,7236,5041,7267,5040,7297,5038,7327,5034,7357,5030,7387,5028,7417,5023,7507,5012,7567,5009,7597,5006,7627,5000,7657,4999,7687,4994,7717,4986,7747,4982,7837,4973,7867,4970,7897,4965,7927,4959,7957,4954,7987,4950,8017,4947,8047,4948,8077,4946,8107,4943,8137,4939,8167,4932,8197,4929,8227,4928,8257,4922,8287,4918,8317,4918,8347,4918,8377,4916,8408,4911,8438,4908,8468,4903,8498,4899,8528,4898,8588,4892,8618,4887,8648,4882,8678,4876,8708,4869,8738,4867,8768,4865,8798,4861,8828,4854,8858,4848,8888,4842,8948,4829,8978,4824,9008,4818,9038,4816,9068,4814,9098,4809,9128,4806,9158,4802,9188,4796,9218,4792,9278,4783,9308,4779,9308,5048,9278,5049,9248,5048,9218,5047,9188,5047,9128,5046,9098,5045,9068,5050,9038,5053,8978,5051,8948,5051,8918,5055,8888,5057,8858,5055,8828,5055,8798,5055,8768,5056,8738,5059,8648,5058,8618,5059,8558,5065,8528,5064,8498,5064,8468,5068,8408,5068,8347,5067,8317,5071,8287,5075,8257,5077,8197,5083,8167,5082,8137,5080,8107,5081,8077,5084,8047,5085,8017,5087,7987,5087,7957,5083,7927,5084,7867,5089,7807,5089,7777,5090,7747,5094,7717,5095,7687,5093,7657,5091,7627,5095,7597,5095,7567,5093,7537,5095,7507,5099,7477,5100,7447,5100,7387,5105,7357,5110,7327,5109,7297,5108,7236,5110,7206,5111,7176,5113,7146,5110,7116,5112,7056,5116,7026,5116,6996,5115,6966,5116,6936,5120,6876,5124,6846,5125,6816,5130,6786,5129,6756,5132,6726,5134,6696,5141,6636,5152,6606,5154xe" filled="true" fillcolor="#ddb166" stroked="false">
                  <v:path arrowok="t"/>
                  <v:fill type="solid"/>
                </v:shape>
                <v:shape style="position:absolute;left:6606;top:4789;width:2703;height:352" id="docshape63" coordorigin="6606,4789" coordsize="2703,352" path="m9308,4789l9278,4793,9218,4802,9188,4806,9158,4811,9128,4815,9098,4818,9068,4823,9038,4825,9008,4827,8978,4833,8948,4837,8918,4843,8888,4851,8828,4863,8798,4870,8768,4874,8708,4877,8678,4884,8618,4895,8528,4905,8498,4907,8468,4911,8438,4916,8408,4918,8377,4923,8347,4925,8317,4926,8287,4925,8257,4930,8227,4935,8197,4936,8167,4939,8107,4949,8047,4954,8017,4954,7987,4957,7957,4961,7927,4967,7897,4972,7867,4977,7837,4981,7777,4986,7747,4989,7717,4995,7687,5002,7657,5007,7627,5009,7597,5015,7567,5018,7537,5020,7507,5022,7477,5026,7447,5029,7387,5038,7357,5040,7327,5043,7297,5046,7267,5048,7236,5049,7206,5053,7176,5056,7146,5064,7116,5067,7086,5071,7056,5072,7026,5077,6996,5079,6966,5077,6936,5083,6846,5094,6816,5097,6756,5101,6726,5106,6696,5107,6666,5109,6636,5112,6606,5115,6606,5140,6636,5138,6666,5135,6696,5130,6726,5124,6756,5122,6786,5118,6816,5117,6846,5113,6876,5112,6936,5109,6966,5105,6996,5104,7005,5105,7026,5106,7056,5107,7086,5105,7116,5103,7146,5102,7176,5105,7206,5103,7236,5101,7297,5099,7327,5100,7357,5100,7387,5095,7417,5093,7447,5090,7477,5090,7507,5089,7537,5086,7567,5084,7597,5086,7627,5087,7657,5083,7687,5084,7717,5087,7747,5086,7777,5083,7807,5082,7867,5081,7897,5079,7927,5076,7957,5076,7987,5079,8017,5080,8047,5079,8077,5077,8107,5074,8137,5073,8167,5076,8197,5076,8257,5069,8287,5068,8347,5060,8408,5061,8438,5060,8468,5060,8498,5057,8528,5056,8558,5058,8588,5055,8618,5052,8648,5051,8708,5051,8738,5050,8768,5048,8828,5046,8858,5046,8888,5048,8918,5047,8948,5043,8978,5043,9038,5044,9068,5041,9098,5036,9128,5037,9188,5038,9218,5037,9278,5039,9308,5039,9308,5002,9308,5001,9308,4827,9308,4826,9308,4789xe" filled="true" fillcolor="#d88a64" stroked="false">
                  <v:path arrowok="t"/>
                  <v:fill type="solid"/>
                </v:shape>
                <v:shape style="position:absolute;left:6606;top:4913;width:2703;height:214" id="docshape64" coordorigin="6606,4914" coordsize="2703,214" path="m6606,5128l6636,5125,6666,5122,6696,5119,6726,5115,6756,5111,6786,5108,6816,5107,6846,5104,6876,5101,6906,5099,6936,5096,6966,5091,6996,5092,7026,5091,7056,5089,7086,5088,7116,5085,7146,5083,7176,5080,7206,5078,7236,5075,7267,5074,7297,5073,7327,5072,7357,5070,7387,5067,7417,5063,7447,5060,7477,5058,7507,5056,7537,5053,7567,5051,7597,5050,7627,5048,7657,5045,7687,5043,7717,5041,7747,5038,7777,5035,7807,5032,7837,5031,7867,5029,7897,5025,7927,5021,7957,5019,7987,5018,8017,5017,8047,5016,8077,5015,8107,5012,8137,5009,8167,5007,8197,5006,8227,5004,8287,4997,8347,4993,8377,4992,8408,4990,8438,4988,8468,4986,8498,4982,8528,4981,8558,4980,8588,4977,8618,4973,8648,4970,8678,4967,8708,4964,8738,4963,8768,4961,8798,4958,8828,4954,8858,4952,8888,4949,8918,4945,8948,4940,8978,4938,9008,4935,9038,4935,9068,4932,9098,4927,9128,4926,9158,4924,9188,4922,9218,4920,9248,4918,9278,4916,9308,4914e" filled="false" stroked="true" strokeweight="1.4938pt" strokecolor="#ffffff">
                  <v:path arrowok="t"/>
                  <v:stroke dashstyle="solid"/>
                </v:shape>
                <v:shape style="position:absolute;left:6606;top:4913;width:2703;height:214" id="docshape65" coordorigin="6606,4914" coordsize="2703,214" path="m6606,5128l6636,5125,6666,5122,6696,5119,6726,5115,6756,5111,6786,5108,6816,5107,6846,5104,6876,5101,6906,5099,6936,5096,6966,5091,6996,5092,7026,5091,7056,5089,7086,5088,7116,5085,7146,5083,7176,5080,7206,5078,7236,5075,7267,5074,7297,5073,7327,5072,7357,5070,7387,5067,7417,5063,7447,5060,7477,5058,7507,5056,7537,5053,7567,5051,7597,5050,7627,5048,7657,5045,7687,5043,7717,5041,7747,5038,7777,5035,7807,5032,7837,5031,7867,5029,7897,5025,7927,5021,7957,5019,7987,5018,8017,5017,8047,5016,8077,5015,8107,5012,8137,5009,8167,5007,8197,5006,8227,5004,8287,4997,8347,4993,8377,4992,8408,4990,8438,4988,8468,4986,8498,4982,8528,4981,8558,4980,8588,4977,8618,4973,8648,4970,8678,4967,8708,4964,8738,4963,8768,4961,8798,4958,8828,4954,8858,4952,8888,4949,8918,4945,8948,4940,8978,4938,9008,4935,9038,4935,9068,4932,9098,4927,9128,4926,9158,4924,9188,4922,9218,4920,9248,4918,9278,4916,9308,4914e" filled="false" stroked="true" strokeweight=".6402pt" strokecolor="#000000">
                  <v:path arrowok="t"/>
                  <v:stroke dashstyle="dash"/>
                </v:shape>
                <v:rect style="position:absolute;left:6606;top:4197;width:2703;height:1612" id="docshape66" filled="false" stroked="true" strokeweight="1.2804pt" strokecolor="#bfddef">
                  <v:stroke dashstyle="solid"/>
                </v:rect>
                <v:shape style="position:absolute;left:6606;top:4197;width:2758;height:1667" id="docshape67" coordorigin="6606,4197" coordsize="2758,1667" path="m9363,5809l9308,5809m9363,5487l9308,5487m9363,5164l9308,5164m9363,4842l9308,4842m9363,4520l9308,4520m9363,4197l9308,4197m6606,5864l6606,5809m7056,5864l7056,5809m7507,5864l7507,5809m7957,5864l7957,5809m8408,5864l8408,5809m8858,5864l8858,5809m9308,5864l9308,5809e" filled="false" stroked="true" strokeweight=".6402pt" strokecolor="#4d4d4d">
                  <v:path arrowok="t"/>
                  <v:stroke dashstyle="solid"/>
                </v:shape>
                <v:line style="position:absolute" from="5763,4806" to="6043,3675" stroked="true" strokeweight=".6402pt" strokecolor="#e66e50">
                  <v:stroke dashstyle="solid"/>
                </v:line>
                <v:shape style="position:absolute;left:6028;top:3659;width:30;height:30" id="docshape68" coordorigin="6028,3660" coordsize="30,30" path="m6043,3690l6033,3686,6028,3675,6033,3663,6043,3660,6054,3663,6058,3675,6054,3686,6043,3690xe" filled="true" fillcolor="#e66e50" stroked="false">
                  <v:path arrowok="t"/>
                  <v:fill type="solid"/>
                </v:shape>
                <v:shape style="position:absolute;left:6028;top:3659;width:30;height:30" id="docshape69" coordorigin="6028,3660" coordsize="30,30" path="m6058,3675l6054,3686,6043,3690,6033,3686,6028,3675,6033,3663,6043,3660,6054,3663,6058,3675e" filled="false" stroked="true" strokeweight=".450009pt" strokecolor="#ffffff">
                  <v:path arrowok="t"/>
                  <v:stroke dashstyle="solid"/>
                </v:shape>
                <v:line style="position:absolute" from="7402,4202" to="6587,3373" stroked="true" strokeweight=".6402pt" strokecolor="#bfddef">
                  <v:stroke dashstyle="solid"/>
                </v:line>
                <v:shape style="position:absolute;left:6572;top:3357;width:30;height:30" id="docshape70" coordorigin="6572,3358" coordsize="30,30" path="m6587,3388l6577,3384,6572,3373,6577,3362,6587,3358,6597,3362,6602,3373,6597,3384,6587,3388xe" filled="true" fillcolor="#bfddef" stroked="false">
                  <v:path arrowok="t"/>
                  <v:fill type="solid"/>
                </v:shape>
                <v:shape style="position:absolute;left:6572;top:3357;width:30;height:30" id="docshape71" coordorigin="6572,3358" coordsize="30,30" path="m6602,3373l6597,3384,6587,3388,6577,3384,6572,3373,6577,3362,6587,3358,6597,3362,6602,3373e" filled="false" stroked="true" strokeweight=".450009pt" strokecolor="#ffffff">
                  <v:path arrowok="t"/>
                  <v:stroke dashstyle="solid"/>
                </v:shape>
                <v:line style="position:absolute" from="5047,2996" to="6270,3297" stroked="true" strokeweight=".6402pt" strokecolor="#80b15b">
                  <v:stroke dashstyle="solid"/>
                </v:line>
                <v:shape style="position:absolute;left:6254;top:3282;width:30;height:30" id="docshape72" coordorigin="6255,3283" coordsize="30,30" path="m6270,3312l6260,3309,6255,3297,6260,3286,6270,3283,6280,3286,6285,3297,6280,3309,6270,3312xe" filled="true" fillcolor="#80b15b" stroked="false">
                  <v:path arrowok="t"/>
                  <v:fill type="solid"/>
                </v:shape>
                <v:shape style="position:absolute;left:6254;top:3282;width:30;height:30" id="docshape73" coordorigin="6255,3283" coordsize="30,30" path="m6285,3297l6280,3309,6270,3312,6260,3309,6255,3297,6260,3286,6270,3283,6280,3286,6285,3297e" filled="false" stroked="true" strokeweight=".375008pt" strokecolor="#ffffff">
                  <v:path arrowok="t"/>
                  <v:stroke dashstyle="solid"/>
                </v:shape>
                <v:line style="position:absolute" from="5763,1374" to="6678,3184" stroked="true" strokeweight=".6402pt" strokecolor="#e8c369">
                  <v:stroke dashstyle="solid"/>
                </v:line>
                <v:shape style="position:absolute;left:6662;top:3169;width:30;height:30" id="docshape74" coordorigin="6663,3169" coordsize="30,30" path="m6678,3199l6667,3196,6663,3184,6667,3173,6678,3169,6688,3173,6693,3184,6688,3196,6678,3199xe" filled="true" fillcolor="#e8c369" stroked="false">
                  <v:path arrowok="t"/>
                  <v:fill type="solid"/>
                </v:shape>
                <v:shape style="position:absolute;left:6662;top:3169;width:30;height:30" id="docshape75" coordorigin="6663,3169" coordsize="30,30" path="m6693,3184l6688,3196,6678,3199,6667,3196,6663,3184,6667,3173,6678,3169,6688,3173,6693,3184e" filled="false" stroked="true" strokeweight=".375008pt" strokecolor="#ffffff">
                  <v:path arrowok="t"/>
                  <v:stroke dashstyle="solid"/>
                </v:shape>
                <v:line style="position:absolute" from="7131,2694" to="7312,1676" stroked="true" strokeweight=".6402pt" strokecolor="#2a9c8e">
                  <v:stroke dashstyle="solid"/>
                </v:line>
                <v:shape style="position:absolute;left:7115;top:2679;width:30;height:30" id="docshape76" coordorigin="7116,2679" coordsize="30,30" path="m7131,2709l7120,2705,7116,2694,7120,2683,7131,2679,7141,2683,7146,2694,7141,2705,7131,2709xe" filled="true" fillcolor="#2a9c8e" stroked="false">
                  <v:path arrowok="t"/>
                  <v:fill type="solid"/>
                </v:shape>
                <v:shape style="position:absolute;left:7115;top:2679;width:30;height:30" id="docshape77" coordorigin="7116,2679" coordsize="30,30" path="m7146,2694l7141,2705,7131,2709,7120,2705,7116,2694,7120,2683,7131,2679,7141,2683,7146,2694e" filled="false" stroked="true" strokeweight=".375008pt" strokecolor="#ffffff">
                  <v:path arrowok="t"/>
                  <v:stroke dashstyle="solid"/>
                </v:shape>
                <w10:wrap type="none"/>
              </v:group>
            </w:pict>
          </mc:Fallback>
        </mc:AlternateContent>
      </w:r>
      <w:bookmarkStart w:id="633" w:name="_bookmark0"/>
      <w:bookmarkEnd w:id="633"/>
      <w:r>
        <w:rPr>
          <w:rFonts w:ascii="Arial"/>
          <w:color w:val="4D4D4D"/>
          <w:spacing w:val="-4"/>
          <w:sz w:val="13"/>
        </w:rPr>
        <w:t>0.75</w:t>
      </w:r>
      <w:r>
        <w:rPr>
          <w:rFonts w:ascii="Arial"/>
          <w:color w:val="4D4D4D"/>
          <w:sz w:val="13"/>
        </w:rPr>
        <w:tab/>
      </w:r>
      <w:r>
        <w:rPr>
          <w:rFonts w:ascii="Arial"/>
          <w:color w:val="4D4D4D"/>
          <w:spacing w:val="-4"/>
          <w:sz w:val="13"/>
        </w:rPr>
        <w:t>0.75</w:t>
      </w:r>
    </w:p>
    <w:p w14:paraId="22589257" w14:textId="77777777" w:rsidR="00F52AD7" w:rsidRDefault="00F52AD7">
      <w:pPr>
        <w:pStyle w:val="Corpsdetexte"/>
        <w:spacing w:before="24"/>
        <w:rPr>
          <w:rFonts w:ascii="Arial"/>
          <w:sz w:val="13"/>
        </w:rPr>
      </w:pPr>
    </w:p>
    <w:p w14:paraId="3AF2E8BA" w14:textId="77777777" w:rsidR="00F52AD7" w:rsidRDefault="00000000">
      <w:pPr>
        <w:tabs>
          <w:tab w:val="left" w:pos="8186"/>
        </w:tabs>
        <w:ind w:left="1497"/>
        <w:rPr>
          <w:rFonts w:ascii="Arial"/>
          <w:sz w:val="13"/>
        </w:rPr>
      </w:pPr>
      <w:r>
        <w:rPr>
          <w:rFonts w:ascii="Arial"/>
          <w:color w:val="4D4D4D"/>
          <w:spacing w:val="-4"/>
          <w:sz w:val="13"/>
        </w:rPr>
        <w:t>0.50</w:t>
      </w:r>
      <w:r>
        <w:rPr>
          <w:rFonts w:ascii="Arial"/>
          <w:color w:val="4D4D4D"/>
          <w:sz w:val="13"/>
        </w:rPr>
        <w:tab/>
      </w:r>
      <w:r>
        <w:rPr>
          <w:rFonts w:ascii="Arial"/>
          <w:color w:val="4D4D4D"/>
          <w:spacing w:val="-4"/>
          <w:sz w:val="13"/>
        </w:rPr>
        <w:t>0.50</w:t>
      </w:r>
    </w:p>
    <w:p w14:paraId="13D6E83D" w14:textId="77777777" w:rsidR="00F52AD7" w:rsidRDefault="00F52AD7">
      <w:pPr>
        <w:pStyle w:val="Corpsdetexte"/>
        <w:spacing w:before="23"/>
        <w:rPr>
          <w:rFonts w:ascii="Arial"/>
          <w:sz w:val="13"/>
        </w:rPr>
      </w:pPr>
    </w:p>
    <w:p w14:paraId="36981645" w14:textId="77777777" w:rsidR="00F52AD7" w:rsidRDefault="00000000">
      <w:pPr>
        <w:tabs>
          <w:tab w:val="left" w:pos="8186"/>
        </w:tabs>
        <w:ind w:left="1497"/>
        <w:rPr>
          <w:rFonts w:ascii="Arial"/>
          <w:sz w:val="13"/>
        </w:rPr>
      </w:pPr>
      <w:r>
        <w:rPr>
          <w:rFonts w:ascii="Arial"/>
          <w:color w:val="4D4D4D"/>
          <w:spacing w:val="-4"/>
          <w:sz w:val="13"/>
        </w:rPr>
        <w:t>0.25</w:t>
      </w:r>
      <w:r>
        <w:rPr>
          <w:rFonts w:ascii="Arial"/>
          <w:color w:val="4D4D4D"/>
          <w:sz w:val="13"/>
        </w:rPr>
        <w:tab/>
      </w:r>
      <w:r>
        <w:rPr>
          <w:rFonts w:ascii="Arial"/>
          <w:color w:val="4D4D4D"/>
          <w:spacing w:val="-4"/>
          <w:sz w:val="13"/>
        </w:rPr>
        <w:t>0.25</w:t>
      </w:r>
    </w:p>
    <w:p w14:paraId="039B320E" w14:textId="77777777" w:rsidR="00F52AD7" w:rsidRDefault="00F52AD7">
      <w:pPr>
        <w:pStyle w:val="Corpsdetexte"/>
        <w:spacing w:before="23"/>
        <w:rPr>
          <w:rFonts w:ascii="Arial"/>
          <w:sz w:val="13"/>
        </w:rPr>
      </w:pPr>
    </w:p>
    <w:p w14:paraId="73DC0685" w14:textId="77777777" w:rsidR="00F52AD7" w:rsidRDefault="00000000">
      <w:pPr>
        <w:tabs>
          <w:tab w:val="left" w:pos="8186"/>
        </w:tabs>
        <w:ind w:left="1497"/>
        <w:rPr>
          <w:rFonts w:ascii="Arial"/>
          <w:sz w:val="13"/>
        </w:rPr>
      </w:pPr>
      <w:r>
        <w:rPr>
          <w:rFonts w:ascii="Arial"/>
          <w:color w:val="4D4D4D"/>
          <w:spacing w:val="-4"/>
          <w:sz w:val="13"/>
        </w:rPr>
        <w:t>0.00</w:t>
      </w:r>
      <w:r>
        <w:rPr>
          <w:rFonts w:ascii="Arial"/>
          <w:color w:val="4D4D4D"/>
          <w:sz w:val="13"/>
        </w:rPr>
        <w:tab/>
      </w:r>
      <w:r>
        <w:rPr>
          <w:rFonts w:ascii="Arial"/>
          <w:color w:val="4D4D4D"/>
          <w:spacing w:val="-4"/>
          <w:sz w:val="13"/>
        </w:rPr>
        <w:t>0.00</w:t>
      </w:r>
    </w:p>
    <w:p w14:paraId="5AF30870" w14:textId="77777777" w:rsidR="00F52AD7" w:rsidRDefault="00F52AD7">
      <w:pPr>
        <w:pStyle w:val="Corpsdetexte"/>
        <w:spacing w:before="24"/>
        <w:rPr>
          <w:rFonts w:ascii="Arial"/>
          <w:sz w:val="13"/>
        </w:rPr>
      </w:pPr>
    </w:p>
    <w:p w14:paraId="38978EB9" w14:textId="77777777" w:rsidR="00F52AD7" w:rsidRDefault="00000000">
      <w:pPr>
        <w:tabs>
          <w:tab w:val="left" w:pos="6944"/>
        </w:tabs>
        <w:ind w:left="211"/>
        <w:jc w:val="center"/>
        <w:rPr>
          <w:rFonts w:ascii="Arial"/>
          <w:sz w:val="13"/>
        </w:rPr>
      </w:pPr>
      <w:r>
        <w:rPr>
          <w:rFonts w:ascii="Arial"/>
          <w:color w:val="4D4D4D"/>
          <w:spacing w:val="-2"/>
          <w:sz w:val="13"/>
        </w:rPr>
        <w:t>-</w:t>
      </w:r>
      <w:r>
        <w:rPr>
          <w:rFonts w:ascii="Arial"/>
          <w:color w:val="4D4D4D"/>
          <w:spacing w:val="-4"/>
          <w:sz w:val="13"/>
        </w:rPr>
        <w:t>0.25</w:t>
      </w:r>
      <w:r>
        <w:rPr>
          <w:rFonts w:ascii="Arial"/>
          <w:color w:val="4D4D4D"/>
          <w:sz w:val="13"/>
        </w:rPr>
        <w:tab/>
      </w:r>
      <w:r>
        <w:rPr>
          <w:rFonts w:ascii="Arial"/>
          <w:color w:val="4D4D4D"/>
          <w:spacing w:val="-2"/>
          <w:sz w:val="13"/>
        </w:rPr>
        <w:t>-</w:t>
      </w:r>
      <w:r>
        <w:rPr>
          <w:rFonts w:ascii="Arial"/>
          <w:color w:val="4D4D4D"/>
          <w:spacing w:val="-4"/>
          <w:sz w:val="13"/>
        </w:rPr>
        <w:t>0.25</w:t>
      </w:r>
    </w:p>
    <w:p w14:paraId="294B2779" w14:textId="77777777" w:rsidR="00F52AD7" w:rsidRDefault="00F52AD7">
      <w:pPr>
        <w:jc w:val="center"/>
        <w:rPr>
          <w:rFonts w:ascii="Arial"/>
          <w:sz w:val="13"/>
        </w:rPr>
        <w:sectPr w:rsidR="00F52AD7">
          <w:pgSz w:w="11910" w:h="16840"/>
          <w:pgMar w:top="1000" w:right="960" w:bottom="800" w:left="1220" w:header="0" w:footer="606" w:gutter="0"/>
          <w:cols w:space="720"/>
        </w:sectPr>
      </w:pPr>
    </w:p>
    <w:p w14:paraId="433625BF" w14:textId="77777777" w:rsidR="00F52AD7" w:rsidRDefault="00F52AD7">
      <w:pPr>
        <w:pStyle w:val="Corpsdetexte"/>
        <w:spacing w:before="23"/>
        <w:rPr>
          <w:rFonts w:ascii="Arial"/>
          <w:sz w:val="13"/>
        </w:rPr>
      </w:pPr>
    </w:p>
    <w:p w14:paraId="0F52F398" w14:textId="77777777" w:rsidR="00F52AD7" w:rsidRDefault="00000000">
      <w:pPr>
        <w:spacing w:line="147" w:lineRule="exact"/>
        <w:ind w:left="1454"/>
        <w:rPr>
          <w:rFonts w:ascii="Arial"/>
          <w:sz w:val="13"/>
        </w:rPr>
      </w:pPr>
      <w:r>
        <w:rPr>
          <w:rFonts w:ascii="Arial"/>
          <w:color w:val="4D4D4D"/>
          <w:spacing w:val="-2"/>
          <w:sz w:val="13"/>
        </w:rPr>
        <w:t>-</w:t>
      </w:r>
      <w:r>
        <w:rPr>
          <w:rFonts w:ascii="Arial"/>
          <w:color w:val="4D4D4D"/>
          <w:spacing w:val="-4"/>
          <w:sz w:val="13"/>
        </w:rPr>
        <w:t>0.50</w:t>
      </w:r>
    </w:p>
    <w:p w14:paraId="7C57D493" w14:textId="77777777" w:rsidR="00F52AD7" w:rsidRDefault="00000000">
      <w:pPr>
        <w:tabs>
          <w:tab w:val="left" w:pos="2605"/>
          <w:tab w:val="left" w:pos="3505"/>
          <w:tab w:val="left" w:pos="4406"/>
        </w:tabs>
        <w:spacing w:line="147" w:lineRule="exact"/>
        <w:ind w:left="1704"/>
        <w:rPr>
          <w:rFonts w:ascii="Arial"/>
          <w:sz w:val="13"/>
        </w:rPr>
      </w:pPr>
      <w:r>
        <w:rPr>
          <w:rFonts w:ascii="Arial"/>
          <w:color w:val="4D4D4D"/>
          <w:spacing w:val="-4"/>
          <w:sz w:val="13"/>
        </w:rPr>
        <w:t>2000</w:t>
      </w:r>
      <w:r>
        <w:rPr>
          <w:rFonts w:ascii="Arial"/>
          <w:color w:val="4D4D4D"/>
          <w:sz w:val="13"/>
        </w:rPr>
        <w:tab/>
      </w:r>
      <w:r>
        <w:rPr>
          <w:rFonts w:ascii="Arial"/>
          <w:color w:val="4D4D4D"/>
          <w:spacing w:val="-4"/>
          <w:sz w:val="13"/>
        </w:rPr>
        <w:t>2030</w:t>
      </w:r>
      <w:r>
        <w:rPr>
          <w:rFonts w:ascii="Arial"/>
          <w:color w:val="4D4D4D"/>
          <w:sz w:val="13"/>
        </w:rPr>
        <w:tab/>
      </w:r>
      <w:r>
        <w:rPr>
          <w:rFonts w:ascii="Arial"/>
          <w:color w:val="4D4D4D"/>
          <w:spacing w:val="-4"/>
          <w:sz w:val="13"/>
        </w:rPr>
        <w:t>2060</w:t>
      </w:r>
      <w:r>
        <w:rPr>
          <w:rFonts w:ascii="Arial"/>
          <w:color w:val="4D4D4D"/>
          <w:sz w:val="13"/>
        </w:rPr>
        <w:tab/>
      </w:r>
      <w:r>
        <w:rPr>
          <w:rFonts w:ascii="Arial"/>
          <w:color w:val="4D4D4D"/>
          <w:spacing w:val="-4"/>
          <w:sz w:val="13"/>
        </w:rPr>
        <w:t>2090</w:t>
      </w:r>
    </w:p>
    <w:p w14:paraId="5082FABF" w14:textId="77777777" w:rsidR="00F52AD7" w:rsidRDefault="00000000">
      <w:pPr>
        <w:spacing w:before="23"/>
        <w:rPr>
          <w:rFonts w:ascii="Arial"/>
          <w:sz w:val="13"/>
        </w:rPr>
      </w:pPr>
      <w:r>
        <w:br w:type="column"/>
      </w:r>
    </w:p>
    <w:p w14:paraId="4BDA4814" w14:textId="77777777" w:rsidR="00F52AD7" w:rsidRDefault="00000000">
      <w:pPr>
        <w:spacing w:line="147" w:lineRule="exact"/>
        <w:ind w:left="3450"/>
        <w:rPr>
          <w:rFonts w:ascii="Arial"/>
          <w:sz w:val="13"/>
        </w:rPr>
      </w:pPr>
      <w:r>
        <w:rPr>
          <w:rFonts w:ascii="Arial"/>
          <w:color w:val="4D4D4D"/>
          <w:spacing w:val="-2"/>
          <w:sz w:val="13"/>
        </w:rPr>
        <w:t>-</w:t>
      </w:r>
      <w:r>
        <w:rPr>
          <w:rFonts w:ascii="Arial"/>
          <w:color w:val="4D4D4D"/>
          <w:spacing w:val="-4"/>
          <w:sz w:val="13"/>
        </w:rPr>
        <w:t>0.50</w:t>
      </w:r>
    </w:p>
    <w:p w14:paraId="100C072D" w14:textId="77777777" w:rsidR="00F52AD7" w:rsidRDefault="00000000">
      <w:pPr>
        <w:tabs>
          <w:tab w:val="left" w:pos="1405"/>
          <w:tab w:val="left" w:pos="2306"/>
          <w:tab w:val="left" w:pos="3207"/>
        </w:tabs>
        <w:spacing w:line="147" w:lineRule="exact"/>
        <w:ind w:left="505"/>
        <w:rPr>
          <w:rFonts w:ascii="Arial"/>
          <w:sz w:val="13"/>
        </w:rPr>
      </w:pPr>
      <w:r>
        <w:rPr>
          <w:rFonts w:ascii="Arial"/>
          <w:color w:val="4D4D4D"/>
          <w:spacing w:val="-4"/>
          <w:sz w:val="13"/>
        </w:rPr>
        <w:t>2000</w:t>
      </w:r>
      <w:r>
        <w:rPr>
          <w:rFonts w:ascii="Arial"/>
          <w:color w:val="4D4D4D"/>
          <w:sz w:val="13"/>
        </w:rPr>
        <w:tab/>
      </w:r>
      <w:r>
        <w:rPr>
          <w:rFonts w:ascii="Arial"/>
          <w:color w:val="4D4D4D"/>
          <w:spacing w:val="-4"/>
          <w:sz w:val="13"/>
        </w:rPr>
        <w:t>2030</w:t>
      </w:r>
      <w:r>
        <w:rPr>
          <w:rFonts w:ascii="Arial"/>
          <w:color w:val="4D4D4D"/>
          <w:sz w:val="13"/>
        </w:rPr>
        <w:tab/>
      </w:r>
      <w:r>
        <w:rPr>
          <w:rFonts w:ascii="Arial"/>
          <w:color w:val="4D4D4D"/>
          <w:spacing w:val="-4"/>
          <w:sz w:val="13"/>
        </w:rPr>
        <w:t>2060</w:t>
      </w:r>
      <w:r>
        <w:rPr>
          <w:rFonts w:ascii="Arial"/>
          <w:color w:val="4D4D4D"/>
          <w:sz w:val="13"/>
        </w:rPr>
        <w:tab/>
      </w:r>
      <w:r>
        <w:rPr>
          <w:rFonts w:ascii="Arial"/>
          <w:color w:val="4D4D4D"/>
          <w:spacing w:val="-4"/>
          <w:sz w:val="13"/>
        </w:rPr>
        <w:t>2090</w:t>
      </w:r>
    </w:p>
    <w:p w14:paraId="387C1001" w14:textId="77777777" w:rsidR="00F52AD7" w:rsidRDefault="00F52AD7">
      <w:pPr>
        <w:spacing w:line="147" w:lineRule="exact"/>
        <w:rPr>
          <w:rFonts w:ascii="Arial"/>
          <w:sz w:val="13"/>
        </w:rPr>
        <w:sectPr w:rsidR="00F52AD7">
          <w:type w:val="continuous"/>
          <w:pgSz w:w="11910" w:h="16840"/>
          <w:pgMar w:top="860" w:right="960" w:bottom="800" w:left="1220" w:header="0" w:footer="606" w:gutter="0"/>
          <w:cols w:num="2" w:space="720" w:equalWidth="0">
            <w:col w:w="4697" w:space="40"/>
            <w:col w:w="4993"/>
          </w:cols>
        </w:sectPr>
      </w:pPr>
    </w:p>
    <w:p w14:paraId="0A7EDB38" w14:textId="77777777" w:rsidR="00F52AD7" w:rsidRDefault="00F52AD7">
      <w:pPr>
        <w:pStyle w:val="Corpsdetexte"/>
        <w:spacing w:before="5"/>
        <w:rPr>
          <w:rFonts w:ascii="Arial"/>
          <w:sz w:val="13"/>
        </w:rPr>
      </w:pPr>
    </w:p>
    <w:p w14:paraId="3FACB98D" w14:textId="77777777" w:rsidR="00F52AD7" w:rsidRDefault="00000000">
      <w:pPr>
        <w:ind w:right="38"/>
        <w:jc w:val="right"/>
        <w:rPr>
          <w:rFonts w:ascii="Arial"/>
          <w:sz w:val="13"/>
        </w:rPr>
      </w:pPr>
      <w:r>
        <w:rPr>
          <w:noProof/>
        </w:rPr>
        <mc:AlternateContent>
          <mc:Choice Requires="wps">
            <w:drawing>
              <wp:anchor distT="0" distB="0" distL="0" distR="0" simplePos="0" relativeHeight="15730688" behindDoc="0" locked="0" layoutInCell="1" allowOverlap="1" wp14:anchorId="6988D086" wp14:editId="40B48B1B">
                <wp:simplePos x="0" y="0"/>
                <wp:positionH relativeFrom="page">
                  <wp:posOffset>942253</wp:posOffset>
                </wp:positionH>
                <wp:positionV relativeFrom="paragraph">
                  <wp:posOffset>-82466</wp:posOffset>
                </wp:positionV>
                <wp:extent cx="234950" cy="128524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950" cy="1285240"/>
                        </a:xfrm>
                        <a:prstGeom prst="rect">
                          <a:avLst/>
                        </a:prstGeom>
                      </wps:spPr>
                      <wps:txbx>
                        <w:txbxContent>
                          <w:p w14:paraId="585990D9" w14:textId="77777777" w:rsidR="00F52AD7" w:rsidRDefault="00000000">
                            <w:pPr>
                              <w:spacing w:before="23" w:line="225" w:lineRule="auto"/>
                              <w:ind w:left="307" w:right="18" w:hanging="288"/>
                              <w:rPr>
                                <w:rFonts w:ascii="Arial"/>
                                <w:sz w:val="15"/>
                              </w:rPr>
                            </w:pPr>
                            <w:r>
                              <w:rPr>
                                <w:rFonts w:ascii="Arial"/>
                                <w:sz w:val="15"/>
                              </w:rPr>
                              <w:t>Projected</w:t>
                            </w:r>
                            <w:r>
                              <w:rPr>
                                <w:rFonts w:ascii="Arial"/>
                                <w:spacing w:val="-11"/>
                                <w:sz w:val="15"/>
                              </w:rPr>
                              <w:t xml:space="preserve"> </w:t>
                            </w:r>
                            <w:r>
                              <w:rPr>
                                <w:rFonts w:ascii="Arial"/>
                                <w:sz w:val="15"/>
                              </w:rPr>
                              <w:t>change</w:t>
                            </w:r>
                            <w:r>
                              <w:rPr>
                                <w:rFonts w:ascii="Arial"/>
                                <w:spacing w:val="-10"/>
                                <w:sz w:val="15"/>
                              </w:rPr>
                              <w:t xml:space="preserve"> </w:t>
                            </w:r>
                            <w:r>
                              <w:rPr>
                                <w:rFonts w:ascii="Arial"/>
                                <w:sz w:val="15"/>
                              </w:rPr>
                              <w:t>in</w:t>
                            </w:r>
                            <w:r>
                              <w:rPr>
                                <w:rFonts w:ascii="Arial"/>
                                <w:spacing w:val="-11"/>
                                <w:sz w:val="15"/>
                              </w:rPr>
                              <w:t xml:space="preserve"> </w:t>
                            </w:r>
                            <w:r>
                              <w:rPr>
                                <w:rFonts w:ascii="Arial"/>
                                <w:sz w:val="15"/>
                              </w:rPr>
                              <w:t>suitability relative to 1970-2000</w:t>
                            </w:r>
                          </w:p>
                        </w:txbxContent>
                      </wps:txbx>
                      <wps:bodyPr vert="vert270"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4.193184pt;margin-top:-6.493439pt;width:18.5pt;height:101.2pt;mso-position-horizontal-relative:page;mso-position-vertical-relative:paragraph;z-index:15730688" type="#_x0000_t202" id="docshape78" filled="false" stroked="false">
                <v:textbox inset="0,0,0,0" style="layout-flow:vertical;mso-layout-flow-alt:bottom-to-top">
                  <w:txbxContent>
                    <w:p>
                      <w:pPr>
                        <w:spacing w:line="225" w:lineRule="auto" w:before="23"/>
                        <w:ind w:left="307" w:right="18" w:hanging="288"/>
                        <w:jc w:val="left"/>
                        <w:rPr>
                          <w:rFonts w:ascii="Arial"/>
                          <w:sz w:val="15"/>
                        </w:rPr>
                      </w:pPr>
                      <w:r>
                        <w:rPr>
                          <w:rFonts w:ascii="Arial"/>
                          <w:sz w:val="15"/>
                        </w:rPr>
                        <w:t>Projected</w:t>
                      </w:r>
                      <w:r>
                        <w:rPr>
                          <w:rFonts w:ascii="Arial"/>
                          <w:spacing w:val="-11"/>
                          <w:sz w:val="15"/>
                        </w:rPr>
                        <w:t> </w:t>
                      </w:r>
                      <w:r>
                        <w:rPr>
                          <w:rFonts w:ascii="Arial"/>
                          <w:sz w:val="15"/>
                        </w:rPr>
                        <w:t>change</w:t>
                      </w:r>
                      <w:r>
                        <w:rPr>
                          <w:rFonts w:ascii="Arial"/>
                          <w:spacing w:val="-10"/>
                          <w:sz w:val="15"/>
                        </w:rPr>
                        <w:t> </w:t>
                      </w:r>
                      <w:r>
                        <w:rPr>
                          <w:rFonts w:ascii="Arial"/>
                          <w:sz w:val="15"/>
                        </w:rPr>
                        <w:t>in</w:t>
                      </w:r>
                      <w:r>
                        <w:rPr>
                          <w:rFonts w:ascii="Arial"/>
                          <w:spacing w:val="-11"/>
                          <w:sz w:val="15"/>
                        </w:rPr>
                        <w:t> </w:t>
                      </w:r>
                      <w:r>
                        <w:rPr>
                          <w:rFonts w:ascii="Arial"/>
                          <w:sz w:val="15"/>
                        </w:rPr>
                        <w:t>suitability relative to 1970-2000</w:t>
                      </w:r>
                    </w:p>
                  </w:txbxContent>
                </v:textbox>
                <w10:wrap type="none"/>
              </v:shape>
            </w:pict>
          </mc:Fallback>
        </mc:AlternateContent>
      </w:r>
      <w:r>
        <w:rPr>
          <w:rFonts w:ascii="Arial"/>
          <w:color w:val="4D4D4D"/>
          <w:spacing w:val="-4"/>
          <w:sz w:val="13"/>
        </w:rPr>
        <w:t>0.75</w:t>
      </w:r>
    </w:p>
    <w:p w14:paraId="605737A1" w14:textId="77777777" w:rsidR="00F52AD7" w:rsidRDefault="00F52AD7">
      <w:pPr>
        <w:pStyle w:val="Corpsdetexte"/>
        <w:spacing w:before="23"/>
        <w:rPr>
          <w:rFonts w:ascii="Arial"/>
          <w:sz w:val="13"/>
        </w:rPr>
      </w:pPr>
    </w:p>
    <w:p w14:paraId="0CFDFA6D" w14:textId="77777777" w:rsidR="00F52AD7" w:rsidRDefault="00000000">
      <w:pPr>
        <w:ind w:right="38"/>
        <w:jc w:val="right"/>
        <w:rPr>
          <w:rFonts w:ascii="Arial"/>
          <w:sz w:val="13"/>
        </w:rPr>
      </w:pPr>
      <w:r>
        <w:rPr>
          <w:rFonts w:ascii="Arial"/>
          <w:color w:val="4D4D4D"/>
          <w:spacing w:val="-4"/>
          <w:sz w:val="13"/>
        </w:rPr>
        <w:t>0.50</w:t>
      </w:r>
    </w:p>
    <w:p w14:paraId="067CE066" w14:textId="77777777" w:rsidR="00F52AD7" w:rsidRDefault="00F52AD7">
      <w:pPr>
        <w:pStyle w:val="Corpsdetexte"/>
        <w:spacing w:before="24"/>
        <w:rPr>
          <w:rFonts w:ascii="Arial"/>
          <w:sz w:val="13"/>
        </w:rPr>
      </w:pPr>
    </w:p>
    <w:p w14:paraId="7FB95063" w14:textId="77777777" w:rsidR="00F52AD7" w:rsidRDefault="00000000">
      <w:pPr>
        <w:ind w:right="38"/>
        <w:jc w:val="right"/>
        <w:rPr>
          <w:rFonts w:ascii="Arial"/>
          <w:sz w:val="13"/>
        </w:rPr>
      </w:pPr>
      <w:r>
        <w:rPr>
          <w:rFonts w:ascii="Arial"/>
          <w:color w:val="4D4D4D"/>
          <w:spacing w:val="-4"/>
          <w:sz w:val="13"/>
        </w:rPr>
        <w:t>0.25</w:t>
      </w:r>
    </w:p>
    <w:p w14:paraId="034DF408" w14:textId="77777777" w:rsidR="00F52AD7" w:rsidRDefault="00F52AD7">
      <w:pPr>
        <w:pStyle w:val="Corpsdetexte"/>
        <w:spacing w:before="23"/>
        <w:rPr>
          <w:rFonts w:ascii="Arial"/>
          <w:sz w:val="13"/>
        </w:rPr>
      </w:pPr>
    </w:p>
    <w:p w14:paraId="6097995E" w14:textId="77777777" w:rsidR="00F52AD7" w:rsidRDefault="00000000">
      <w:pPr>
        <w:ind w:right="38"/>
        <w:jc w:val="right"/>
        <w:rPr>
          <w:rFonts w:ascii="Arial"/>
          <w:sz w:val="13"/>
        </w:rPr>
      </w:pPr>
      <w:r>
        <w:rPr>
          <w:rFonts w:ascii="Arial"/>
          <w:color w:val="4D4D4D"/>
          <w:spacing w:val="-4"/>
          <w:sz w:val="13"/>
        </w:rPr>
        <w:t>0.00</w:t>
      </w:r>
    </w:p>
    <w:p w14:paraId="32E38969" w14:textId="77777777" w:rsidR="00F52AD7" w:rsidRDefault="00F52AD7">
      <w:pPr>
        <w:pStyle w:val="Corpsdetexte"/>
        <w:spacing w:before="23"/>
        <w:rPr>
          <w:rFonts w:ascii="Arial"/>
          <w:sz w:val="13"/>
        </w:rPr>
      </w:pPr>
    </w:p>
    <w:p w14:paraId="5E1B5EF4" w14:textId="77777777" w:rsidR="00F52AD7" w:rsidRDefault="00000000">
      <w:pPr>
        <w:ind w:right="38"/>
        <w:jc w:val="right"/>
        <w:rPr>
          <w:rFonts w:ascii="Arial"/>
          <w:sz w:val="13"/>
        </w:rPr>
      </w:pPr>
      <w:r>
        <w:rPr>
          <w:rFonts w:ascii="Arial"/>
          <w:color w:val="4D4D4D"/>
          <w:spacing w:val="-2"/>
          <w:sz w:val="13"/>
        </w:rPr>
        <w:t>-</w:t>
      </w:r>
      <w:r>
        <w:rPr>
          <w:rFonts w:ascii="Arial"/>
          <w:color w:val="4D4D4D"/>
          <w:spacing w:val="-4"/>
          <w:sz w:val="13"/>
        </w:rPr>
        <w:t>0.25</w:t>
      </w:r>
    </w:p>
    <w:p w14:paraId="5B16A05D" w14:textId="77777777" w:rsidR="00F52AD7" w:rsidRDefault="00000000">
      <w:pPr>
        <w:rPr>
          <w:rFonts w:ascii="Arial"/>
          <w:sz w:val="13"/>
        </w:rPr>
      </w:pPr>
      <w:r>
        <w:br w:type="column"/>
      </w:r>
    </w:p>
    <w:p w14:paraId="0E12F4F1" w14:textId="77777777" w:rsidR="00F52AD7" w:rsidRDefault="00F52AD7">
      <w:pPr>
        <w:pStyle w:val="Corpsdetexte"/>
        <w:rPr>
          <w:rFonts w:ascii="Arial"/>
          <w:sz w:val="13"/>
        </w:rPr>
      </w:pPr>
    </w:p>
    <w:p w14:paraId="084B7D46" w14:textId="77777777" w:rsidR="00F52AD7" w:rsidRDefault="00F52AD7">
      <w:pPr>
        <w:pStyle w:val="Corpsdetexte"/>
        <w:spacing w:before="123"/>
        <w:rPr>
          <w:rFonts w:ascii="Arial"/>
          <w:sz w:val="13"/>
        </w:rPr>
      </w:pPr>
    </w:p>
    <w:p w14:paraId="531190FD" w14:textId="77777777" w:rsidR="00F52AD7" w:rsidRDefault="00000000">
      <w:pPr>
        <w:ind w:left="729"/>
        <w:rPr>
          <w:rFonts w:ascii="Arial"/>
          <w:sz w:val="13"/>
        </w:rPr>
      </w:pPr>
      <w:r>
        <w:rPr>
          <w:rFonts w:ascii="Arial"/>
          <w:spacing w:val="-2"/>
          <w:sz w:val="13"/>
        </w:rPr>
        <w:t>Ecoregions</w:t>
      </w:r>
    </w:p>
    <w:p w14:paraId="63F41A57" w14:textId="77777777" w:rsidR="00F52AD7" w:rsidRDefault="00000000">
      <w:pPr>
        <w:spacing w:before="106" w:line="211" w:lineRule="auto"/>
        <w:ind w:left="958" w:right="2079"/>
        <w:rPr>
          <w:rFonts w:ascii="Arial"/>
          <w:sz w:val="13"/>
        </w:rPr>
      </w:pPr>
      <w:r>
        <w:rPr>
          <w:noProof/>
        </w:rPr>
        <w:drawing>
          <wp:anchor distT="0" distB="0" distL="0" distR="0" simplePos="0" relativeHeight="15730176" behindDoc="0" locked="0" layoutInCell="1" allowOverlap="1" wp14:anchorId="69497042" wp14:editId="416491EE">
            <wp:simplePos x="0" y="0"/>
            <wp:positionH relativeFrom="page">
              <wp:posOffset>5018347</wp:posOffset>
            </wp:positionH>
            <wp:positionV relativeFrom="paragraph">
              <wp:posOffset>64640</wp:posOffset>
            </wp:positionV>
            <wp:extent cx="75909" cy="500364"/>
            <wp:effectExtent l="0" t="0" r="0" b="0"/>
            <wp:wrapNone/>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5" cstate="print"/>
                    <a:stretch>
                      <a:fillRect/>
                    </a:stretch>
                  </pic:blipFill>
                  <pic:spPr>
                    <a:xfrm>
                      <a:off x="0" y="0"/>
                      <a:ext cx="75909" cy="500364"/>
                    </a:xfrm>
                    <a:prstGeom prst="rect">
                      <a:avLst/>
                    </a:prstGeom>
                  </pic:spPr>
                </pic:pic>
              </a:graphicData>
            </a:graphic>
          </wp:anchor>
        </w:drawing>
      </w:r>
      <w:r>
        <w:rPr>
          <w:rFonts w:ascii="Arial"/>
          <w:spacing w:val="-2"/>
          <w:sz w:val="13"/>
        </w:rPr>
        <w:t>Alpine</w:t>
      </w:r>
      <w:r>
        <w:rPr>
          <w:rFonts w:ascii="Arial"/>
          <w:spacing w:val="40"/>
          <w:sz w:val="13"/>
        </w:rPr>
        <w:t xml:space="preserve"> </w:t>
      </w:r>
      <w:r>
        <w:rPr>
          <w:rFonts w:ascii="Arial"/>
          <w:spacing w:val="-2"/>
          <w:sz w:val="13"/>
        </w:rPr>
        <w:t>Atlantic</w:t>
      </w:r>
      <w:r>
        <w:rPr>
          <w:rFonts w:ascii="Arial"/>
          <w:spacing w:val="40"/>
          <w:sz w:val="13"/>
        </w:rPr>
        <w:t xml:space="preserve"> </w:t>
      </w:r>
      <w:r>
        <w:rPr>
          <w:rFonts w:ascii="Arial"/>
          <w:spacing w:val="-2"/>
          <w:sz w:val="13"/>
        </w:rPr>
        <w:t>Boreal</w:t>
      </w:r>
      <w:r>
        <w:rPr>
          <w:rFonts w:ascii="Arial"/>
          <w:spacing w:val="40"/>
          <w:sz w:val="13"/>
        </w:rPr>
        <w:t xml:space="preserve"> </w:t>
      </w:r>
      <w:r>
        <w:rPr>
          <w:rFonts w:ascii="Arial"/>
          <w:spacing w:val="-2"/>
          <w:sz w:val="13"/>
        </w:rPr>
        <w:t>Continental</w:t>
      </w:r>
    </w:p>
    <w:p w14:paraId="26A3730B" w14:textId="77777777" w:rsidR="00F52AD7" w:rsidRDefault="00000000">
      <w:pPr>
        <w:spacing w:line="211" w:lineRule="auto"/>
        <w:ind w:left="958" w:right="1721"/>
        <w:rPr>
          <w:rFonts w:ascii="Arial"/>
          <w:sz w:val="13"/>
        </w:rPr>
      </w:pPr>
      <w:r>
        <w:rPr>
          <w:rFonts w:ascii="Arial"/>
          <w:spacing w:val="-2"/>
          <w:sz w:val="13"/>
        </w:rPr>
        <w:t>Mediterranean</w:t>
      </w:r>
      <w:r>
        <w:rPr>
          <w:rFonts w:ascii="Arial"/>
          <w:spacing w:val="40"/>
          <w:sz w:val="13"/>
        </w:rPr>
        <w:t xml:space="preserve"> </w:t>
      </w:r>
      <w:r>
        <w:rPr>
          <w:rFonts w:ascii="Arial"/>
          <w:spacing w:val="-4"/>
          <w:sz w:val="13"/>
        </w:rPr>
        <w:t>Other</w:t>
      </w:r>
    </w:p>
    <w:p w14:paraId="67813500" w14:textId="77777777" w:rsidR="00F52AD7" w:rsidRDefault="00F52AD7">
      <w:pPr>
        <w:spacing w:line="211" w:lineRule="auto"/>
        <w:rPr>
          <w:rFonts w:ascii="Arial"/>
          <w:sz w:val="13"/>
        </w:rPr>
        <w:sectPr w:rsidR="00F52AD7">
          <w:type w:val="continuous"/>
          <w:pgSz w:w="11910" w:h="16840"/>
          <w:pgMar w:top="860" w:right="960" w:bottom="800" w:left="1220" w:header="0" w:footer="606" w:gutter="0"/>
          <w:cols w:num="2" w:space="720" w:equalWidth="0">
            <w:col w:w="1066" w:space="4887"/>
            <w:col w:w="3777"/>
          </w:cols>
        </w:sectPr>
      </w:pPr>
    </w:p>
    <w:p w14:paraId="62DB3031" w14:textId="77777777" w:rsidR="00F52AD7" w:rsidRDefault="00F52AD7">
      <w:pPr>
        <w:pStyle w:val="Corpsdetexte"/>
        <w:rPr>
          <w:rFonts w:ascii="Arial"/>
          <w:sz w:val="13"/>
        </w:rPr>
      </w:pPr>
    </w:p>
    <w:p w14:paraId="0DD4B6EC" w14:textId="77777777" w:rsidR="00F52AD7" w:rsidRDefault="00000000">
      <w:pPr>
        <w:spacing w:line="147" w:lineRule="exact"/>
        <w:ind w:left="729"/>
        <w:rPr>
          <w:rFonts w:ascii="Arial"/>
          <w:sz w:val="13"/>
        </w:rPr>
      </w:pPr>
      <w:r>
        <w:rPr>
          <w:rFonts w:ascii="Arial"/>
          <w:color w:val="4D4D4D"/>
          <w:spacing w:val="-2"/>
          <w:sz w:val="13"/>
        </w:rPr>
        <w:t>-</w:t>
      </w:r>
      <w:r>
        <w:rPr>
          <w:rFonts w:ascii="Arial"/>
          <w:color w:val="4D4D4D"/>
          <w:spacing w:val="-4"/>
          <w:sz w:val="13"/>
        </w:rPr>
        <w:t>0.50</w:t>
      </w:r>
    </w:p>
    <w:p w14:paraId="347A3D86" w14:textId="77777777" w:rsidR="00F52AD7" w:rsidRDefault="00000000">
      <w:pPr>
        <w:tabs>
          <w:tab w:val="left" w:pos="1880"/>
          <w:tab w:val="left" w:pos="2781"/>
          <w:tab w:val="left" w:pos="3682"/>
        </w:tabs>
        <w:spacing w:line="147" w:lineRule="exact"/>
        <w:ind w:left="979"/>
        <w:rPr>
          <w:rFonts w:ascii="Arial"/>
          <w:sz w:val="13"/>
        </w:rPr>
      </w:pPr>
      <w:r>
        <w:rPr>
          <w:rFonts w:ascii="Arial"/>
          <w:color w:val="4D4D4D"/>
          <w:spacing w:val="-4"/>
          <w:sz w:val="13"/>
        </w:rPr>
        <w:t>2000</w:t>
      </w:r>
      <w:r>
        <w:rPr>
          <w:rFonts w:ascii="Arial"/>
          <w:color w:val="4D4D4D"/>
          <w:sz w:val="13"/>
        </w:rPr>
        <w:tab/>
      </w:r>
      <w:r>
        <w:rPr>
          <w:rFonts w:ascii="Arial"/>
          <w:color w:val="4D4D4D"/>
          <w:spacing w:val="-4"/>
          <w:sz w:val="13"/>
        </w:rPr>
        <w:t>2030</w:t>
      </w:r>
      <w:r>
        <w:rPr>
          <w:rFonts w:ascii="Arial"/>
          <w:color w:val="4D4D4D"/>
          <w:sz w:val="13"/>
        </w:rPr>
        <w:tab/>
      </w:r>
      <w:r>
        <w:rPr>
          <w:rFonts w:ascii="Arial"/>
          <w:color w:val="4D4D4D"/>
          <w:spacing w:val="-4"/>
          <w:sz w:val="13"/>
        </w:rPr>
        <w:t>2060</w:t>
      </w:r>
      <w:r>
        <w:rPr>
          <w:rFonts w:ascii="Arial"/>
          <w:color w:val="4D4D4D"/>
          <w:sz w:val="13"/>
        </w:rPr>
        <w:tab/>
      </w:r>
      <w:r>
        <w:rPr>
          <w:rFonts w:ascii="Arial"/>
          <w:color w:val="4D4D4D"/>
          <w:spacing w:val="-4"/>
          <w:sz w:val="13"/>
        </w:rPr>
        <w:t>2090</w:t>
      </w:r>
    </w:p>
    <w:p w14:paraId="50970396" w14:textId="77777777" w:rsidR="00F52AD7" w:rsidRDefault="00F52AD7">
      <w:pPr>
        <w:pStyle w:val="Corpsdetexte"/>
        <w:spacing w:before="5"/>
        <w:rPr>
          <w:rFonts w:ascii="Arial"/>
          <w:sz w:val="13"/>
        </w:rPr>
      </w:pPr>
    </w:p>
    <w:p w14:paraId="4C717D63" w14:textId="77777777" w:rsidR="00F52AD7" w:rsidRDefault="00000000">
      <w:pPr>
        <w:tabs>
          <w:tab w:val="left" w:pos="8186"/>
        </w:tabs>
        <w:ind w:left="1497"/>
        <w:rPr>
          <w:rFonts w:ascii="Arial"/>
          <w:sz w:val="13"/>
        </w:rPr>
      </w:pPr>
      <w:r>
        <w:rPr>
          <w:rFonts w:ascii="Arial"/>
          <w:color w:val="4D4D4D"/>
          <w:spacing w:val="-4"/>
          <w:sz w:val="13"/>
        </w:rPr>
        <w:t>0.75</w:t>
      </w:r>
      <w:r>
        <w:rPr>
          <w:rFonts w:ascii="Arial"/>
          <w:color w:val="4D4D4D"/>
          <w:sz w:val="13"/>
        </w:rPr>
        <w:tab/>
      </w:r>
      <w:r>
        <w:rPr>
          <w:rFonts w:ascii="Arial"/>
          <w:color w:val="4D4D4D"/>
          <w:spacing w:val="-4"/>
          <w:sz w:val="13"/>
        </w:rPr>
        <w:t>0.75</w:t>
      </w:r>
    </w:p>
    <w:p w14:paraId="38E42E62" w14:textId="77777777" w:rsidR="00F52AD7" w:rsidRDefault="00F52AD7">
      <w:pPr>
        <w:pStyle w:val="Corpsdetexte"/>
        <w:spacing w:before="24"/>
        <w:rPr>
          <w:rFonts w:ascii="Arial"/>
          <w:sz w:val="13"/>
        </w:rPr>
      </w:pPr>
    </w:p>
    <w:p w14:paraId="24D44344" w14:textId="77777777" w:rsidR="00F52AD7" w:rsidRDefault="00000000">
      <w:pPr>
        <w:tabs>
          <w:tab w:val="left" w:pos="8186"/>
        </w:tabs>
        <w:ind w:left="1497"/>
        <w:rPr>
          <w:rFonts w:ascii="Arial"/>
          <w:sz w:val="13"/>
        </w:rPr>
      </w:pPr>
      <w:r>
        <w:rPr>
          <w:rFonts w:ascii="Arial"/>
          <w:color w:val="4D4D4D"/>
          <w:spacing w:val="-4"/>
          <w:sz w:val="13"/>
        </w:rPr>
        <w:t>0.50</w:t>
      </w:r>
      <w:r>
        <w:rPr>
          <w:rFonts w:ascii="Arial"/>
          <w:color w:val="4D4D4D"/>
          <w:sz w:val="13"/>
        </w:rPr>
        <w:tab/>
      </w:r>
      <w:r>
        <w:rPr>
          <w:rFonts w:ascii="Arial"/>
          <w:color w:val="4D4D4D"/>
          <w:spacing w:val="-4"/>
          <w:sz w:val="13"/>
        </w:rPr>
        <w:t>0.50</w:t>
      </w:r>
    </w:p>
    <w:p w14:paraId="7E253D20" w14:textId="77777777" w:rsidR="00F52AD7" w:rsidRDefault="00F52AD7">
      <w:pPr>
        <w:pStyle w:val="Corpsdetexte"/>
        <w:spacing w:before="23"/>
        <w:rPr>
          <w:rFonts w:ascii="Arial"/>
          <w:sz w:val="13"/>
        </w:rPr>
      </w:pPr>
    </w:p>
    <w:p w14:paraId="75A6E204" w14:textId="77777777" w:rsidR="00F52AD7" w:rsidRDefault="00000000">
      <w:pPr>
        <w:tabs>
          <w:tab w:val="left" w:pos="8186"/>
        </w:tabs>
        <w:ind w:left="1497"/>
        <w:rPr>
          <w:rFonts w:ascii="Arial"/>
          <w:sz w:val="13"/>
        </w:rPr>
      </w:pPr>
      <w:r>
        <w:rPr>
          <w:rFonts w:ascii="Arial"/>
          <w:color w:val="4D4D4D"/>
          <w:spacing w:val="-4"/>
          <w:sz w:val="13"/>
        </w:rPr>
        <w:t>0.25</w:t>
      </w:r>
      <w:r>
        <w:rPr>
          <w:rFonts w:ascii="Arial"/>
          <w:color w:val="4D4D4D"/>
          <w:sz w:val="13"/>
        </w:rPr>
        <w:tab/>
      </w:r>
      <w:r>
        <w:rPr>
          <w:rFonts w:ascii="Arial"/>
          <w:color w:val="4D4D4D"/>
          <w:spacing w:val="-4"/>
          <w:sz w:val="13"/>
        </w:rPr>
        <w:t>0.25</w:t>
      </w:r>
    </w:p>
    <w:p w14:paraId="1E39BB27" w14:textId="77777777" w:rsidR="00F52AD7" w:rsidRDefault="00F52AD7">
      <w:pPr>
        <w:pStyle w:val="Corpsdetexte"/>
        <w:spacing w:before="23"/>
        <w:rPr>
          <w:rFonts w:ascii="Arial"/>
          <w:sz w:val="13"/>
        </w:rPr>
      </w:pPr>
    </w:p>
    <w:p w14:paraId="27CD78D9" w14:textId="77777777" w:rsidR="00F52AD7" w:rsidRDefault="00000000">
      <w:pPr>
        <w:tabs>
          <w:tab w:val="left" w:pos="8186"/>
        </w:tabs>
        <w:ind w:left="1497"/>
        <w:rPr>
          <w:rFonts w:ascii="Arial"/>
          <w:sz w:val="13"/>
        </w:rPr>
      </w:pPr>
      <w:r>
        <w:rPr>
          <w:rFonts w:ascii="Arial"/>
          <w:color w:val="4D4D4D"/>
          <w:spacing w:val="-4"/>
          <w:sz w:val="13"/>
        </w:rPr>
        <w:t>0.00</w:t>
      </w:r>
      <w:r>
        <w:rPr>
          <w:rFonts w:ascii="Arial"/>
          <w:color w:val="4D4D4D"/>
          <w:sz w:val="13"/>
        </w:rPr>
        <w:tab/>
      </w:r>
      <w:r>
        <w:rPr>
          <w:rFonts w:ascii="Arial"/>
          <w:color w:val="4D4D4D"/>
          <w:spacing w:val="-4"/>
          <w:sz w:val="13"/>
        </w:rPr>
        <w:t>0.00</w:t>
      </w:r>
    </w:p>
    <w:p w14:paraId="10A1E0B8" w14:textId="77777777" w:rsidR="00F52AD7" w:rsidRDefault="00F52AD7">
      <w:pPr>
        <w:pStyle w:val="Corpsdetexte"/>
        <w:spacing w:before="24"/>
        <w:rPr>
          <w:rFonts w:ascii="Arial"/>
          <w:sz w:val="13"/>
        </w:rPr>
      </w:pPr>
    </w:p>
    <w:p w14:paraId="2D36BC0D" w14:textId="77777777" w:rsidR="00F52AD7" w:rsidRDefault="00000000">
      <w:pPr>
        <w:tabs>
          <w:tab w:val="left" w:pos="6944"/>
        </w:tabs>
        <w:ind w:left="211"/>
        <w:jc w:val="center"/>
        <w:rPr>
          <w:rFonts w:ascii="Arial"/>
          <w:sz w:val="13"/>
        </w:rPr>
      </w:pPr>
      <w:r>
        <w:rPr>
          <w:rFonts w:ascii="Arial"/>
          <w:color w:val="4D4D4D"/>
          <w:spacing w:val="-2"/>
          <w:sz w:val="13"/>
        </w:rPr>
        <w:t>-</w:t>
      </w:r>
      <w:r>
        <w:rPr>
          <w:rFonts w:ascii="Arial"/>
          <w:color w:val="4D4D4D"/>
          <w:spacing w:val="-4"/>
          <w:sz w:val="13"/>
        </w:rPr>
        <w:t>0.25</w:t>
      </w:r>
      <w:r>
        <w:rPr>
          <w:rFonts w:ascii="Arial"/>
          <w:color w:val="4D4D4D"/>
          <w:sz w:val="13"/>
        </w:rPr>
        <w:tab/>
      </w:r>
      <w:r>
        <w:rPr>
          <w:rFonts w:ascii="Arial"/>
          <w:color w:val="4D4D4D"/>
          <w:spacing w:val="-2"/>
          <w:sz w:val="13"/>
        </w:rPr>
        <w:t>-</w:t>
      </w:r>
      <w:r>
        <w:rPr>
          <w:rFonts w:ascii="Arial"/>
          <w:color w:val="4D4D4D"/>
          <w:spacing w:val="-4"/>
          <w:sz w:val="13"/>
        </w:rPr>
        <w:t>0.25</w:t>
      </w:r>
    </w:p>
    <w:p w14:paraId="27D903F5" w14:textId="77777777" w:rsidR="00F52AD7" w:rsidRDefault="00F52AD7">
      <w:pPr>
        <w:jc w:val="center"/>
        <w:rPr>
          <w:rFonts w:ascii="Arial"/>
          <w:sz w:val="13"/>
        </w:rPr>
        <w:sectPr w:rsidR="00F52AD7">
          <w:type w:val="continuous"/>
          <w:pgSz w:w="11910" w:h="16840"/>
          <w:pgMar w:top="860" w:right="960" w:bottom="800" w:left="1220" w:header="0" w:footer="606" w:gutter="0"/>
          <w:cols w:space="720"/>
        </w:sectPr>
      </w:pPr>
    </w:p>
    <w:p w14:paraId="4B79A18C" w14:textId="77777777" w:rsidR="00F52AD7" w:rsidRDefault="00F52AD7">
      <w:pPr>
        <w:pStyle w:val="Corpsdetexte"/>
        <w:spacing w:before="23"/>
        <w:rPr>
          <w:rFonts w:ascii="Arial"/>
          <w:sz w:val="13"/>
        </w:rPr>
      </w:pPr>
    </w:p>
    <w:p w14:paraId="14376602" w14:textId="77777777" w:rsidR="00F52AD7" w:rsidRDefault="00000000">
      <w:pPr>
        <w:spacing w:line="147" w:lineRule="exact"/>
        <w:ind w:left="1454"/>
        <w:rPr>
          <w:rFonts w:ascii="Arial"/>
          <w:sz w:val="13"/>
        </w:rPr>
      </w:pPr>
      <w:r>
        <w:rPr>
          <w:rFonts w:ascii="Arial"/>
          <w:color w:val="4D4D4D"/>
          <w:spacing w:val="-2"/>
          <w:sz w:val="13"/>
        </w:rPr>
        <w:t>-</w:t>
      </w:r>
      <w:r>
        <w:rPr>
          <w:rFonts w:ascii="Arial"/>
          <w:color w:val="4D4D4D"/>
          <w:spacing w:val="-4"/>
          <w:sz w:val="13"/>
        </w:rPr>
        <w:t>0.50</w:t>
      </w:r>
    </w:p>
    <w:p w14:paraId="2C510EA7" w14:textId="77777777" w:rsidR="00F52AD7" w:rsidRDefault="00000000">
      <w:pPr>
        <w:tabs>
          <w:tab w:val="left" w:pos="2605"/>
          <w:tab w:val="left" w:pos="3505"/>
          <w:tab w:val="left" w:pos="4406"/>
        </w:tabs>
        <w:spacing w:line="147" w:lineRule="exact"/>
        <w:ind w:left="1704"/>
        <w:rPr>
          <w:rFonts w:ascii="Arial"/>
          <w:sz w:val="13"/>
        </w:rPr>
      </w:pPr>
      <w:r>
        <w:rPr>
          <w:rFonts w:ascii="Arial"/>
          <w:color w:val="4D4D4D"/>
          <w:spacing w:val="-4"/>
          <w:sz w:val="13"/>
        </w:rPr>
        <w:t>2000</w:t>
      </w:r>
      <w:r>
        <w:rPr>
          <w:rFonts w:ascii="Arial"/>
          <w:color w:val="4D4D4D"/>
          <w:sz w:val="13"/>
        </w:rPr>
        <w:tab/>
      </w:r>
      <w:r>
        <w:rPr>
          <w:rFonts w:ascii="Arial"/>
          <w:color w:val="4D4D4D"/>
          <w:spacing w:val="-4"/>
          <w:sz w:val="13"/>
        </w:rPr>
        <w:t>2030</w:t>
      </w:r>
      <w:r>
        <w:rPr>
          <w:rFonts w:ascii="Arial"/>
          <w:color w:val="4D4D4D"/>
          <w:sz w:val="13"/>
        </w:rPr>
        <w:tab/>
      </w:r>
      <w:r>
        <w:rPr>
          <w:rFonts w:ascii="Arial"/>
          <w:color w:val="4D4D4D"/>
          <w:spacing w:val="-4"/>
          <w:sz w:val="13"/>
        </w:rPr>
        <w:t>2060</w:t>
      </w:r>
      <w:r>
        <w:rPr>
          <w:rFonts w:ascii="Arial"/>
          <w:color w:val="4D4D4D"/>
          <w:sz w:val="13"/>
        </w:rPr>
        <w:tab/>
      </w:r>
      <w:r>
        <w:rPr>
          <w:rFonts w:ascii="Arial"/>
          <w:color w:val="4D4D4D"/>
          <w:spacing w:val="-4"/>
          <w:sz w:val="13"/>
        </w:rPr>
        <w:t>2090</w:t>
      </w:r>
    </w:p>
    <w:p w14:paraId="3CABF1C9" w14:textId="77777777" w:rsidR="00F52AD7" w:rsidRDefault="00000000">
      <w:pPr>
        <w:spacing w:before="23"/>
        <w:rPr>
          <w:rFonts w:ascii="Arial"/>
          <w:sz w:val="13"/>
        </w:rPr>
      </w:pPr>
      <w:r>
        <w:br w:type="column"/>
      </w:r>
    </w:p>
    <w:p w14:paraId="2B67930C" w14:textId="77777777" w:rsidR="00F52AD7" w:rsidRDefault="00000000">
      <w:pPr>
        <w:spacing w:line="147" w:lineRule="exact"/>
        <w:ind w:left="3450"/>
        <w:rPr>
          <w:rFonts w:ascii="Arial"/>
          <w:sz w:val="13"/>
        </w:rPr>
      </w:pPr>
      <w:r>
        <w:rPr>
          <w:rFonts w:ascii="Arial"/>
          <w:color w:val="4D4D4D"/>
          <w:spacing w:val="-2"/>
          <w:sz w:val="13"/>
        </w:rPr>
        <w:t>-</w:t>
      </w:r>
      <w:r>
        <w:rPr>
          <w:rFonts w:ascii="Arial"/>
          <w:color w:val="4D4D4D"/>
          <w:spacing w:val="-4"/>
          <w:sz w:val="13"/>
        </w:rPr>
        <w:t>0.50</w:t>
      </w:r>
    </w:p>
    <w:p w14:paraId="3F8103D5" w14:textId="77777777" w:rsidR="00F52AD7" w:rsidRDefault="00000000">
      <w:pPr>
        <w:tabs>
          <w:tab w:val="left" w:pos="1405"/>
          <w:tab w:val="left" w:pos="2306"/>
          <w:tab w:val="left" w:pos="3207"/>
        </w:tabs>
        <w:spacing w:line="147" w:lineRule="exact"/>
        <w:ind w:left="505"/>
        <w:rPr>
          <w:rFonts w:ascii="Arial"/>
          <w:sz w:val="13"/>
        </w:rPr>
      </w:pPr>
      <w:r>
        <w:rPr>
          <w:rFonts w:ascii="Arial"/>
          <w:color w:val="4D4D4D"/>
          <w:spacing w:val="-4"/>
          <w:sz w:val="13"/>
        </w:rPr>
        <w:t>2000</w:t>
      </w:r>
      <w:r>
        <w:rPr>
          <w:rFonts w:ascii="Arial"/>
          <w:color w:val="4D4D4D"/>
          <w:sz w:val="13"/>
        </w:rPr>
        <w:tab/>
      </w:r>
      <w:r>
        <w:rPr>
          <w:rFonts w:ascii="Arial"/>
          <w:color w:val="4D4D4D"/>
          <w:spacing w:val="-4"/>
          <w:sz w:val="13"/>
        </w:rPr>
        <w:t>2030</w:t>
      </w:r>
      <w:r>
        <w:rPr>
          <w:rFonts w:ascii="Arial"/>
          <w:color w:val="4D4D4D"/>
          <w:sz w:val="13"/>
        </w:rPr>
        <w:tab/>
      </w:r>
      <w:r>
        <w:rPr>
          <w:rFonts w:ascii="Arial"/>
          <w:color w:val="4D4D4D"/>
          <w:spacing w:val="-4"/>
          <w:sz w:val="13"/>
        </w:rPr>
        <w:t>2060</w:t>
      </w:r>
      <w:r>
        <w:rPr>
          <w:rFonts w:ascii="Arial"/>
          <w:color w:val="4D4D4D"/>
          <w:sz w:val="13"/>
        </w:rPr>
        <w:tab/>
      </w:r>
      <w:r>
        <w:rPr>
          <w:rFonts w:ascii="Arial"/>
          <w:color w:val="4D4D4D"/>
          <w:spacing w:val="-4"/>
          <w:sz w:val="13"/>
        </w:rPr>
        <w:t>2090</w:t>
      </w:r>
    </w:p>
    <w:p w14:paraId="537CDF5D" w14:textId="77777777" w:rsidR="00F52AD7" w:rsidRDefault="00F52AD7">
      <w:pPr>
        <w:spacing w:line="147" w:lineRule="exact"/>
        <w:rPr>
          <w:rFonts w:ascii="Arial"/>
          <w:sz w:val="13"/>
        </w:rPr>
        <w:sectPr w:rsidR="00F52AD7">
          <w:type w:val="continuous"/>
          <w:pgSz w:w="11910" w:h="16840"/>
          <w:pgMar w:top="860" w:right="960" w:bottom="800" w:left="1220" w:header="0" w:footer="606" w:gutter="0"/>
          <w:cols w:num="2" w:space="720" w:equalWidth="0">
            <w:col w:w="4697" w:space="40"/>
            <w:col w:w="4993"/>
          </w:cols>
        </w:sectPr>
      </w:pPr>
    </w:p>
    <w:p w14:paraId="7891DC95" w14:textId="77777777" w:rsidR="00F52AD7" w:rsidRDefault="00F52AD7">
      <w:pPr>
        <w:pStyle w:val="Corpsdetexte"/>
        <w:rPr>
          <w:rFonts w:ascii="Arial"/>
          <w:sz w:val="13"/>
        </w:rPr>
      </w:pPr>
    </w:p>
    <w:p w14:paraId="0EC82C41" w14:textId="77777777" w:rsidR="00F52AD7" w:rsidRDefault="00F52AD7">
      <w:pPr>
        <w:pStyle w:val="Corpsdetexte"/>
        <w:spacing w:before="54"/>
        <w:rPr>
          <w:rFonts w:ascii="Arial"/>
          <w:sz w:val="13"/>
        </w:rPr>
      </w:pPr>
    </w:p>
    <w:p w14:paraId="30567149" w14:textId="77777777" w:rsidR="00F52AD7" w:rsidRDefault="00000000">
      <w:pPr>
        <w:tabs>
          <w:tab w:val="left" w:pos="2711"/>
        </w:tabs>
        <w:ind w:left="1220"/>
        <w:rPr>
          <w:rFonts w:ascii="Arial"/>
          <w:sz w:val="13"/>
        </w:rPr>
      </w:pPr>
      <w:r>
        <w:rPr>
          <w:rFonts w:ascii="Arial"/>
          <w:position w:val="1"/>
          <w:sz w:val="13"/>
        </w:rPr>
        <w:t>Source</w:t>
      </w:r>
      <w:r>
        <w:rPr>
          <w:rFonts w:ascii="Arial"/>
          <w:spacing w:val="-4"/>
          <w:position w:val="1"/>
          <w:sz w:val="13"/>
        </w:rPr>
        <w:t xml:space="preserve"> </w:t>
      </w:r>
      <w:r>
        <w:rPr>
          <w:rFonts w:ascii="Arial"/>
          <w:position w:val="1"/>
          <w:sz w:val="13"/>
        </w:rPr>
        <w:t>of</w:t>
      </w:r>
      <w:r>
        <w:rPr>
          <w:rFonts w:ascii="Arial"/>
          <w:spacing w:val="-4"/>
          <w:position w:val="1"/>
          <w:sz w:val="13"/>
        </w:rPr>
        <w:t xml:space="preserve"> </w:t>
      </w:r>
      <w:r>
        <w:rPr>
          <w:rFonts w:ascii="Arial"/>
          <w:spacing w:val="-2"/>
          <w:position w:val="1"/>
          <w:sz w:val="13"/>
        </w:rPr>
        <w:t>uncertainty:</w:t>
      </w:r>
      <w:r>
        <w:rPr>
          <w:rFonts w:ascii="Arial"/>
          <w:position w:val="1"/>
          <w:sz w:val="13"/>
        </w:rPr>
        <w:tab/>
      </w:r>
      <w:r>
        <w:rPr>
          <w:rFonts w:ascii="Arial"/>
          <w:noProof/>
          <w:sz w:val="13"/>
        </w:rPr>
        <w:drawing>
          <wp:inline distT="0" distB="0" distL="0" distR="0" wp14:anchorId="4A3F3E43" wp14:editId="77447245">
            <wp:extent cx="70549" cy="70549"/>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6" cstate="print"/>
                    <a:stretch>
                      <a:fillRect/>
                    </a:stretch>
                  </pic:blipFill>
                  <pic:spPr>
                    <a:xfrm>
                      <a:off x="0" y="0"/>
                      <a:ext cx="70549" cy="70549"/>
                    </a:xfrm>
                    <a:prstGeom prst="rect">
                      <a:avLst/>
                    </a:prstGeom>
                  </pic:spPr>
                </pic:pic>
              </a:graphicData>
            </a:graphic>
          </wp:inline>
        </w:drawing>
      </w:r>
      <w:r>
        <w:rPr>
          <w:spacing w:val="-1"/>
          <w:position w:val="1"/>
          <w:sz w:val="13"/>
        </w:rPr>
        <w:t xml:space="preserve"> </w:t>
      </w:r>
      <w:r>
        <w:rPr>
          <w:rFonts w:ascii="Arial"/>
          <w:position w:val="1"/>
          <w:sz w:val="13"/>
        </w:rPr>
        <w:t>Climate</w:t>
      </w:r>
      <w:r>
        <w:rPr>
          <w:rFonts w:ascii="Arial"/>
          <w:spacing w:val="-2"/>
          <w:position w:val="1"/>
          <w:sz w:val="13"/>
        </w:rPr>
        <w:t xml:space="preserve"> </w:t>
      </w:r>
      <w:r>
        <w:rPr>
          <w:rFonts w:ascii="Arial"/>
          <w:position w:val="1"/>
          <w:sz w:val="13"/>
        </w:rPr>
        <w:t>(SSP,</w:t>
      </w:r>
      <w:r>
        <w:rPr>
          <w:rFonts w:ascii="Arial"/>
          <w:spacing w:val="-2"/>
          <w:position w:val="1"/>
          <w:sz w:val="13"/>
        </w:rPr>
        <w:t xml:space="preserve"> </w:t>
      </w:r>
      <w:r>
        <w:rPr>
          <w:rFonts w:ascii="Arial"/>
          <w:position w:val="1"/>
          <w:sz w:val="13"/>
        </w:rPr>
        <w:t>GCM)</w:t>
      </w:r>
      <w:r>
        <w:rPr>
          <w:rFonts w:ascii="Arial"/>
          <w:spacing w:val="37"/>
          <w:position w:val="1"/>
          <w:sz w:val="13"/>
        </w:rPr>
        <w:t xml:space="preserve">  </w:t>
      </w:r>
      <w:r>
        <w:rPr>
          <w:rFonts w:ascii="Arial"/>
          <w:noProof/>
          <w:spacing w:val="7"/>
          <w:sz w:val="13"/>
        </w:rPr>
        <w:drawing>
          <wp:inline distT="0" distB="0" distL="0" distR="0" wp14:anchorId="17E0AA6B" wp14:editId="20F68D2F">
            <wp:extent cx="70549" cy="70549"/>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7" cstate="print"/>
                    <a:stretch>
                      <a:fillRect/>
                    </a:stretch>
                  </pic:blipFill>
                  <pic:spPr>
                    <a:xfrm>
                      <a:off x="0" y="0"/>
                      <a:ext cx="70549" cy="70549"/>
                    </a:xfrm>
                    <a:prstGeom prst="rect">
                      <a:avLst/>
                    </a:prstGeom>
                  </pic:spPr>
                </pic:pic>
              </a:graphicData>
            </a:graphic>
          </wp:inline>
        </w:drawing>
      </w:r>
      <w:r>
        <w:rPr>
          <w:spacing w:val="-7"/>
          <w:position w:val="1"/>
          <w:sz w:val="13"/>
        </w:rPr>
        <w:t xml:space="preserve"> </w:t>
      </w:r>
      <w:r>
        <w:rPr>
          <w:rFonts w:ascii="Arial"/>
          <w:position w:val="1"/>
          <w:sz w:val="13"/>
        </w:rPr>
        <w:t>Climate</w:t>
      </w:r>
      <w:r>
        <w:rPr>
          <w:rFonts w:ascii="Arial"/>
          <w:spacing w:val="-2"/>
          <w:position w:val="1"/>
          <w:sz w:val="13"/>
        </w:rPr>
        <w:t xml:space="preserve"> </w:t>
      </w:r>
      <w:r>
        <w:rPr>
          <w:rFonts w:ascii="Arial"/>
          <w:position w:val="1"/>
          <w:sz w:val="13"/>
        </w:rPr>
        <w:t>-</w:t>
      </w:r>
      <w:r>
        <w:rPr>
          <w:rFonts w:ascii="Arial"/>
          <w:spacing w:val="-2"/>
          <w:position w:val="1"/>
          <w:sz w:val="13"/>
        </w:rPr>
        <w:t xml:space="preserve"> </w:t>
      </w:r>
      <w:r>
        <w:rPr>
          <w:rFonts w:ascii="Arial"/>
          <w:position w:val="1"/>
          <w:sz w:val="13"/>
        </w:rPr>
        <w:t>SDM</w:t>
      </w:r>
      <w:r>
        <w:rPr>
          <w:rFonts w:ascii="Arial"/>
          <w:spacing w:val="54"/>
          <w:position w:val="1"/>
          <w:sz w:val="13"/>
        </w:rPr>
        <w:t xml:space="preserve">  </w:t>
      </w:r>
      <w:r>
        <w:rPr>
          <w:rFonts w:ascii="Arial"/>
          <w:noProof/>
          <w:spacing w:val="4"/>
          <w:sz w:val="13"/>
        </w:rPr>
        <w:drawing>
          <wp:inline distT="0" distB="0" distL="0" distR="0" wp14:anchorId="2D931466" wp14:editId="7E825C1A">
            <wp:extent cx="70549" cy="70549"/>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8" cstate="print"/>
                    <a:stretch>
                      <a:fillRect/>
                    </a:stretch>
                  </pic:blipFill>
                  <pic:spPr>
                    <a:xfrm>
                      <a:off x="0" y="0"/>
                      <a:ext cx="70549" cy="70549"/>
                    </a:xfrm>
                    <a:prstGeom prst="rect">
                      <a:avLst/>
                    </a:prstGeom>
                  </pic:spPr>
                </pic:pic>
              </a:graphicData>
            </a:graphic>
          </wp:inline>
        </w:drawing>
      </w:r>
      <w:r>
        <w:rPr>
          <w:spacing w:val="-5"/>
          <w:position w:val="1"/>
          <w:sz w:val="13"/>
        </w:rPr>
        <w:t xml:space="preserve"> </w:t>
      </w:r>
      <w:proofErr w:type="spellStart"/>
      <w:r>
        <w:rPr>
          <w:rFonts w:ascii="Arial"/>
          <w:position w:val="1"/>
          <w:sz w:val="13"/>
        </w:rPr>
        <w:t>SDM</w:t>
      </w:r>
      <w:proofErr w:type="spellEnd"/>
      <w:r>
        <w:rPr>
          <w:rFonts w:ascii="Arial"/>
          <w:spacing w:val="67"/>
          <w:position w:val="1"/>
          <w:sz w:val="13"/>
        </w:rPr>
        <w:t xml:space="preserve"> </w:t>
      </w:r>
      <w:r>
        <w:rPr>
          <w:rFonts w:ascii="Arial"/>
          <w:noProof/>
          <w:spacing w:val="-2"/>
          <w:sz w:val="13"/>
        </w:rPr>
        <w:drawing>
          <wp:inline distT="0" distB="0" distL="0" distR="0" wp14:anchorId="6A14437C" wp14:editId="266DD76C">
            <wp:extent cx="70549" cy="70549"/>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9" cstate="print"/>
                    <a:stretch>
                      <a:fillRect/>
                    </a:stretch>
                  </pic:blipFill>
                  <pic:spPr>
                    <a:xfrm>
                      <a:off x="0" y="0"/>
                      <a:ext cx="70549" cy="70549"/>
                    </a:xfrm>
                    <a:prstGeom prst="rect">
                      <a:avLst/>
                    </a:prstGeom>
                  </pic:spPr>
                </pic:pic>
              </a:graphicData>
            </a:graphic>
          </wp:inline>
        </w:drawing>
      </w:r>
      <w:r>
        <w:rPr>
          <w:spacing w:val="1"/>
          <w:position w:val="1"/>
          <w:sz w:val="13"/>
        </w:rPr>
        <w:t xml:space="preserve"> </w:t>
      </w:r>
      <w:r>
        <w:rPr>
          <w:rFonts w:ascii="Arial"/>
          <w:position w:val="1"/>
          <w:sz w:val="13"/>
        </w:rPr>
        <w:t>Species</w:t>
      </w:r>
      <w:r>
        <w:rPr>
          <w:rFonts w:ascii="Arial"/>
          <w:spacing w:val="63"/>
          <w:w w:val="150"/>
          <w:position w:val="1"/>
          <w:sz w:val="13"/>
        </w:rPr>
        <w:t xml:space="preserve"> </w:t>
      </w:r>
      <w:r>
        <w:rPr>
          <w:rFonts w:ascii="Arial"/>
          <w:noProof/>
          <w:spacing w:val="12"/>
          <w:sz w:val="13"/>
        </w:rPr>
        <w:drawing>
          <wp:inline distT="0" distB="0" distL="0" distR="0" wp14:anchorId="5EEE08DF" wp14:editId="6CD74D84">
            <wp:extent cx="70549" cy="70549"/>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20" cstate="print"/>
                    <a:stretch>
                      <a:fillRect/>
                    </a:stretch>
                  </pic:blipFill>
                  <pic:spPr>
                    <a:xfrm>
                      <a:off x="0" y="0"/>
                      <a:ext cx="70549" cy="70549"/>
                    </a:xfrm>
                    <a:prstGeom prst="rect">
                      <a:avLst/>
                    </a:prstGeom>
                  </pic:spPr>
                </pic:pic>
              </a:graphicData>
            </a:graphic>
          </wp:inline>
        </w:drawing>
      </w:r>
      <w:r>
        <w:rPr>
          <w:spacing w:val="-12"/>
          <w:position w:val="1"/>
          <w:sz w:val="13"/>
        </w:rPr>
        <w:t xml:space="preserve"> </w:t>
      </w:r>
      <w:proofErr w:type="spellStart"/>
      <w:r>
        <w:rPr>
          <w:rFonts w:ascii="Arial"/>
          <w:position w:val="1"/>
          <w:sz w:val="13"/>
        </w:rPr>
        <w:t>Species</w:t>
      </w:r>
      <w:proofErr w:type="spellEnd"/>
      <w:r>
        <w:rPr>
          <w:rFonts w:ascii="Arial"/>
          <w:spacing w:val="-2"/>
          <w:position w:val="1"/>
          <w:sz w:val="13"/>
        </w:rPr>
        <w:t xml:space="preserve"> </w:t>
      </w:r>
      <w:r>
        <w:rPr>
          <w:rFonts w:ascii="Arial"/>
          <w:position w:val="1"/>
          <w:sz w:val="13"/>
        </w:rPr>
        <w:t>-</w:t>
      </w:r>
      <w:r>
        <w:rPr>
          <w:rFonts w:ascii="Arial"/>
          <w:spacing w:val="-2"/>
          <w:position w:val="1"/>
          <w:sz w:val="13"/>
        </w:rPr>
        <w:t xml:space="preserve"> </w:t>
      </w:r>
      <w:r>
        <w:rPr>
          <w:rFonts w:ascii="Arial"/>
          <w:position w:val="1"/>
          <w:sz w:val="13"/>
        </w:rPr>
        <w:t>climate/SDM</w:t>
      </w:r>
    </w:p>
    <w:p w14:paraId="7F44D5C8" w14:textId="77777777" w:rsidR="00F52AD7" w:rsidRDefault="00F52AD7">
      <w:pPr>
        <w:pStyle w:val="Corpsdetexte"/>
        <w:spacing w:before="184"/>
        <w:rPr>
          <w:rFonts w:ascii="Arial"/>
          <w:sz w:val="22"/>
        </w:rPr>
      </w:pPr>
    </w:p>
    <w:p w14:paraId="0ECA58D0" w14:textId="473CA930" w:rsidR="00F52AD7" w:rsidRDefault="00000000">
      <w:pPr>
        <w:spacing w:before="1" w:line="283" w:lineRule="auto"/>
        <w:ind w:left="197" w:right="453"/>
        <w:jc w:val="both"/>
        <w:rPr>
          <w:rFonts w:ascii="Arial" w:hAnsi="Arial"/>
        </w:rPr>
      </w:pPr>
      <w:r>
        <w:rPr>
          <w:rFonts w:ascii="Arial" w:hAnsi="Arial"/>
          <w:b/>
          <w:spacing w:val="-2"/>
        </w:rPr>
        <w:t>Fig.</w:t>
      </w:r>
      <w:r>
        <w:rPr>
          <w:rFonts w:ascii="Arial" w:hAnsi="Arial"/>
          <w:b/>
          <w:spacing w:val="-14"/>
        </w:rPr>
        <w:t xml:space="preserve"> </w:t>
      </w:r>
      <w:r>
        <w:rPr>
          <w:rFonts w:ascii="Arial" w:hAnsi="Arial"/>
          <w:b/>
          <w:spacing w:val="-2"/>
        </w:rPr>
        <w:t>20.</w:t>
      </w:r>
      <w:r>
        <w:rPr>
          <w:rFonts w:ascii="Arial" w:hAnsi="Arial"/>
          <w:b/>
          <w:spacing w:val="-7"/>
        </w:rPr>
        <w:t xml:space="preserve"> </w:t>
      </w:r>
      <w:del w:id="634" w:author="J Chave" w:date="2025-02-13T20:56:00Z" w16du:dateUtc="2025-02-13T19:56:00Z">
        <w:r w:rsidDel="00A34C3D">
          <w:rPr>
            <w:rFonts w:ascii="Arial" w:hAnsi="Arial"/>
            <w:b/>
            <w:spacing w:val="-2"/>
          </w:rPr>
          <w:delText>Evolution</w:delText>
        </w:r>
        <w:r w:rsidDel="00A34C3D">
          <w:rPr>
            <w:rFonts w:ascii="Arial" w:hAnsi="Arial"/>
            <w:b/>
            <w:spacing w:val="-13"/>
          </w:rPr>
          <w:delText xml:space="preserve"> </w:delText>
        </w:r>
        <w:r w:rsidDel="00A34C3D">
          <w:rPr>
            <w:rFonts w:ascii="Arial" w:hAnsi="Arial"/>
            <w:b/>
            <w:spacing w:val="-2"/>
          </w:rPr>
          <w:delText>of</w:delText>
        </w:r>
      </w:del>
      <w:ins w:id="635" w:author="J Chave" w:date="2025-02-13T20:56:00Z" w16du:dateUtc="2025-02-13T19:56:00Z">
        <w:r w:rsidR="00A34C3D">
          <w:rPr>
            <w:rFonts w:ascii="Arial" w:hAnsi="Arial"/>
            <w:b/>
            <w:spacing w:val="-2"/>
          </w:rPr>
          <w:t>Changes in</w:t>
        </w:r>
      </w:ins>
      <w:r>
        <w:rPr>
          <w:rFonts w:ascii="Arial" w:hAnsi="Arial"/>
          <w:b/>
          <w:spacing w:val="-14"/>
        </w:rPr>
        <w:t xml:space="preserve"> </w:t>
      </w:r>
      <w:r>
        <w:rPr>
          <w:rFonts w:ascii="Arial" w:hAnsi="Arial"/>
          <w:b/>
          <w:spacing w:val="-2"/>
        </w:rPr>
        <w:t>climatic</w:t>
      </w:r>
      <w:r>
        <w:rPr>
          <w:rFonts w:ascii="Arial" w:hAnsi="Arial"/>
          <w:b/>
          <w:spacing w:val="-13"/>
        </w:rPr>
        <w:t xml:space="preserve"> </w:t>
      </w:r>
      <w:r>
        <w:rPr>
          <w:rFonts w:ascii="Arial" w:hAnsi="Arial"/>
          <w:b/>
          <w:spacing w:val="-2"/>
        </w:rPr>
        <w:t>suitability</w:t>
      </w:r>
      <w:r>
        <w:rPr>
          <w:rFonts w:ascii="Arial" w:hAnsi="Arial"/>
          <w:b/>
          <w:spacing w:val="-13"/>
        </w:rPr>
        <w:t xml:space="preserve"> </w:t>
      </w:r>
      <w:r>
        <w:rPr>
          <w:rFonts w:ascii="Arial" w:hAnsi="Arial"/>
          <w:b/>
          <w:spacing w:val="-2"/>
        </w:rPr>
        <w:t>change</w:t>
      </w:r>
      <w:r>
        <w:rPr>
          <w:rFonts w:ascii="Arial" w:hAnsi="Arial"/>
          <w:b/>
          <w:spacing w:val="-13"/>
        </w:rPr>
        <w:t xml:space="preserve"> </w:t>
      </w:r>
      <w:del w:id="636" w:author="J Chave" w:date="2025-02-13T20:56:00Z" w16du:dateUtc="2025-02-13T19:56:00Z">
        <w:r w:rsidDel="00A34C3D">
          <w:rPr>
            <w:rFonts w:ascii="Arial" w:hAnsi="Arial"/>
            <w:b/>
            <w:spacing w:val="-2"/>
          </w:rPr>
          <w:delText>and</w:delText>
        </w:r>
        <w:r w:rsidDel="00A34C3D">
          <w:rPr>
            <w:rFonts w:ascii="Arial" w:hAnsi="Arial"/>
            <w:b/>
            <w:spacing w:val="-14"/>
          </w:rPr>
          <w:delText xml:space="preserve"> </w:delText>
        </w:r>
        <w:r w:rsidDel="00A34C3D">
          <w:rPr>
            <w:rFonts w:ascii="Arial" w:hAnsi="Arial"/>
            <w:b/>
            <w:spacing w:val="-2"/>
          </w:rPr>
          <w:delText>variance</w:delText>
        </w:r>
        <w:r w:rsidDel="00A34C3D">
          <w:rPr>
            <w:rFonts w:ascii="Arial" w:hAnsi="Arial"/>
            <w:b/>
            <w:spacing w:val="-13"/>
          </w:rPr>
          <w:delText xml:space="preserve"> </w:delText>
        </w:r>
        <w:r w:rsidDel="00A34C3D">
          <w:rPr>
            <w:rFonts w:ascii="Arial" w:hAnsi="Arial"/>
            <w:b/>
            <w:spacing w:val="-2"/>
          </w:rPr>
          <w:delText>partitioning</w:delText>
        </w:r>
        <w:r w:rsidDel="00A34C3D">
          <w:rPr>
            <w:rFonts w:ascii="Arial" w:hAnsi="Arial"/>
            <w:b/>
            <w:spacing w:val="-13"/>
          </w:rPr>
          <w:delText xml:space="preserve"> </w:delText>
        </w:r>
      </w:del>
      <w:r>
        <w:rPr>
          <w:rFonts w:ascii="Arial" w:hAnsi="Arial"/>
          <w:b/>
          <w:spacing w:val="-2"/>
        </w:rPr>
        <w:t>across</w:t>
      </w:r>
      <w:r>
        <w:rPr>
          <w:rFonts w:ascii="Arial" w:hAnsi="Arial"/>
          <w:b/>
          <w:spacing w:val="-14"/>
        </w:rPr>
        <w:t xml:space="preserve"> </w:t>
      </w:r>
      <w:r>
        <w:rPr>
          <w:rFonts w:ascii="Arial" w:hAnsi="Arial"/>
          <w:b/>
          <w:spacing w:val="-2"/>
        </w:rPr>
        <w:t>Europ</w:t>
      </w:r>
      <w:ins w:id="637" w:author="J Chave" w:date="2025-02-13T20:56:00Z" w16du:dateUtc="2025-02-13T19:56:00Z">
        <w:r w:rsidR="00A34C3D">
          <w:rPr>
            <w:rFonts w:ascii="Arial" w:hAnsi="Arial"/>
            <w:b/>
            <w:spacing w:val="-2"/>
          </w:rPr>
          <w:t>ean biomes</w:t>
        </w:r>
      </w:ins>
      <w:ins w:id="638" w:author="J Chave" w:date="2025-02-13T20:57:00Z" w16du:dateUtc="2025-02-13T19:57:00Z">
        <w:r w:rsidR="00A34C3D">
          <w:rPr>
            <w:rFonts w:ascii="Arial" w:hAnsi="Arial"/>
            <w:b/>
            <w:spacing w:val="-2"/>
          </w:rPr>
          <w:t xml:space="preserve"> for xx tree species</w:t>
        </w:r>
      </w:ins>
      <w:del w:id="639" w:author="J Chave" w:date="2025-02-13T20:56:00Z" w16du:dateUtc="2025-02-13T19:56:00Z">
        <w:r w:rsidDel="00A34C3D">
          <w:rPr>
            <w:rFonts w:ascii="Arial" w:hAnsi="Arial"/>
            <w:b/>
            <w:spacing w:val="-2"/>
          </w:rPr>
          <w:delText xml:space="preserve">e’s </w:delText>
        </w:r>
        <w:r w:rsidDel="00A34C3D">
          <w:rPr>
            <w:rFonts w:ascii="Arial" w:hAnsi="Arial"/>
            <w:b/>
            <w:w w:val="90"/>
          </w:rPr>
          <w:delText>ecoregions</w:delText>
        </w:r>
      </w:del>
      <w:r>
        <w:rPr>
          <w:rFonts w:ascii="Arial" w:hAnsi="Arial"/>
          <w:b/>
          <w:w w:val="90"/>
        </w:rPr>
        <w:t>.</w:t>
      </w:r>
      <w:r>
        <w:rPr>
          <w:rFonts w:ascii="Arial" w:hAnsi="Arial"/>
          <w:b/>
        </w:rPr>
        <w:t xml:space="preserve"> </w:t>
      </w:r>
      <w:moveToRangeStart w:id="640" w:author="J Chave" w:date="2025-02-13T20:58:00Z" w:name="move190372749"/>
      <w:moveTo w:id="641" w:author="J Chave" w:date="2025-02-13T20:58:00Z" w16du:dateUtc="2025-02-13T19:58:00Z">
        <w:r w:rsidR="00A34C3D">
          <w:rPr>
            <w:rFonts w:ascii="Arial" w:hAnsi="Arial"/>
            <w:w w:val="90"/>
          </w:rPr>
          <w:t>The dotted line represents the mean projection</w:t>
        </w:r>
        <w:del w:id="642" w:author="J Chave" w:date="2025-02-13T20:59:00Z" w16du:dateUtc="2025-02-13T19:59:00Z">
          <w:r w:rsidR="00A34C3D" w:rsidDel="00A34C3D">
            <w:rPr>
              <w:rFonts w:ascii="Arial" w:hAnsi="Arial"/>
              <w:w w:val="90"/>
            </w:rPr>
            <w:delText>,</w:delText>
          </w:r>
        </w:del>
        <w:r w:rsidR="00A34C3D">
          <w:rPr>
            <w:rFonts w:ascii="Arial" w:hAnsi="Arial"/>
            <w:w w:val="90"/>
          </w:rPr>
          <w:t xml:space="preserve"> across</w:t>
        </w:r>
        <w:del w:id="643" w:author="J Chave" w:date="2025-02-13T20:59:00Z" w16du:dateUtc="2025-02-13T19:59:00Z">
          <w:r w:rsidR="00A34C3D" w:rsidDel="00A34C3D">
            <w:rPr>
              <w:rFonts w:ascii="Arial" w:hAnsi="Arial"/>
              <w:w w:val="90"/>
            </w:rPr>
            <w:delText xml:space="preserve"> </w:delText>
          </w:r>
        </w:del>
      </w:moveTo>
      <w:ins w:id="644" w:author="J Chave" w:date="2025-02-13T20:59:00Z" w16du:dateUtc="2025-02-13T19:59:00Z">
        <w:r w:rsidR="00A34C3D">
          <w:rPr>
            <w:rFonts w:ascii="Arial" w:hAnsi="Arial"/>
            <w:w w:val="90"/>
          </w:rPr>
          <w:t xml:space="preserve"> all simulations</w:t>
        </w:r>
      </w:ins>
      <w:moveTo w:id="645" w:author="J Chave" w:date="2025-02-13T20:58:00Z" w16du:dateUtc="2025-02-13T19:58:00Z">
        <w:del w:id="646" w:author="J Chave" w:date="2025-02-13T20:59:00Z" w16du:dateUtc="2025-02-13T19:59:00Z">
          <w:r w:rsidR="00A34C3D" w:rsidDel="00A34C3D">
            <w:rPr>
              <w:rFonts w:ascii="Arial" w:hAnsi="Arial"/>
              <w:w w:val="90"/>
            </w:rPr>
            <w:delText>all GCMs, SSPs, SDMs and</w:delText>
          </w:r>
          <w:r w:rsidR="00A34C3D" w:rsidDel="00A34C3D">
            <w:rPr>
              <w:rFonts w:ascii="Arial" w:hAnsi="Arial"/>
            </w:rPr>
            <w:delText xml:space="preserve"> </w:delText>
          </w:r>
          <w:r w:rsidR="00A34C3D" w:rsidDel="00A34C3D">
            <w:rPr>
              <w:rFonts w:ascii="Arial" w:hAnsi="Arial"/>
              <w:w w:val="90"/>
            </w:rPr>
            <w:delText>species</w:delText>
          </w:r>
        </w:del>
        <w:r w:rsidR="00A34C3D">
          <w:rPr>
            <w:rFonts w:ascii="Arial" w:hAnsi="Arial"/>
            <w:w w:val="90"/>
          </w:rPr>
          <w:t>.</w:t>
        </w:r>
      </w:moveTo>
      <w:moveToRangeEnd w:id="640"/>
      <w:ins w:id="647" w:author="J Chave" w:date="2025-02-13T20:58:00Z" w16du:dateUtc="2025-02-13T19:58:00Z">
        <w:r w:rsidR="00A34C3D">
          <w:rPr>
            <w:rFonts w:ascii="Arial" w:hAnsi="Arial"/>
            <w:w w:val="90"/>
          </w:rPr>
          <w:t xml:space="preserve"> </w:t>
        </w:r>
      </w:ins>
      <w:del w:id="648" w:author="J Chave" w:date="2025-02-13T20:57:00Z" w16du:dateUtc="2025-02-13T19:57:00Z">
        <w:r w:rsidDel="00A34C3D">
          <w:rPr>
            <w:rFonts w:ascii="Arial" w:hAnsi="Arial"/>
            <w:w w:val="90"/>
          </w:rPr>
          <w:delText>An ANOVA-based</w:delText>
        </w:r>
      </w:del>
      <w:ins w:id="649" w:author="J Chave" w:date="2025-02-13T20:57:00Z" w16du:dateUtc="2025-02-13T19:57:00Z">
        <w:r w:rsidR="00A34C3D">
          <w:rPr>
            <w:rFonts w:ascii="Arial" w:hAnsi="Arial"/>
            <w:w w:val="90"/>
          </w:rPr>
          <w:t>A</w:t>
        </w:r>
      </w:ins>
      <w:r>
        <w:rPr>
          <w:rFonts w:ascii="Arial" w:hAnsi="Arial"/>
          <w:w w:val="90"/>
        </w:rPr>
        <w:t xml:space="preserve"> variance decomposition was performed to </w:t>
      </w:r>
      <w:del w:id="650" w:author="J Chave" w:date="2025-02-13T20:57:00Z" w16du:dateUtc="2025-02-13T19:57:00Z">
        <w:r w:rsidDel="00A34C3D">
          <w:rPr>
            <w:rFonts w:ascii="Arial" w:hAnsi="Arial"/>
            <w:w w:val="90"/>
          </w:rPr>
          <w:delText xml:space="preserve">distinguish </w:delText>
        </w:r>
      </w:del>
      <w:ins w:id="651" w:author="J Chave" w:date="2025-02-13T20:57:00Z" w16du:dateUtc="2025-02-13T19:57:00Z">
        <w:r w:rsidR="00A34C3D">
          <w:rPr>
            <w:rFonts w:ascii="Arial" w:hAnsi="Arial"/>
            <w:w w:val="90"/>
          </w:rPr>
          <w:t>partition</w:t>
        </w:r>
        <w:r w:rsidR="00A34C3D">
          <w:rPr>
            <w:rFonts w:ascii="Arial" w:hAnsi="Arial"/>
            <w:w w:val="90"/>
          </w:rPr>
          <w:t xml:space="preserve"> </w:t>
        </w:r>
      </w:ins>
      <w:del w:id="652" w:author="J Chave" w:date="2025-02-13T20:57:00Z" w16du:dateUtc="2025-02-13T19:57:00Z">
        <w:r w:rsidDel="00A34C3D">
          <w:rPr>
            <w:rFonts w:ascii="Arial" w:hAnsi="Arial"/>
            <w:w w:val="90"/>
          </w:rPr>
          <w:delText>between 5 main</w:delText>
        </w:r>
      </w:del>
      <w:ins w:id="653" w:author="J Chave" w:date="2025-02-13T20:57:00Z" w16du:dateUtc="2025-02-13T19:57:00Z">
        <w:r w:rsidR="00A34C3D">
          <w:rPr>
            <w:rFonts w:ascii="Arial" w:hAnsi="Arial"/>
            <w:w w:val="90"/>
          </w:rPr>
          <w:t>five</w:t>
        </w:r>
      </w:ins>
      <w:r>
        <w:rPr>
          <w:rFonts w:ascii="Arial" w:hAnsi="Arial"/>
          <w:w w:val="90"/>
        </w:rPr>
        <w:t xml:space="preserve"> </w:t>
      </w:r>
      <w:r>
        <w:rPr>
          <w:rFonts w:ascii="Arial" w:hAnsi="Arial"/>
          <w:spacing w:val="-2"/>
        </w:rPr>
        <w:t>uncertainty</w:t>
      </w:r>
      <w:r>
        <w:rPr>
          <w:rFonts w:ascii="Arial" w:hAnsi="Arial"/>
          <w:spacing w:val="-7"/>
        </w:rPr>
        <w:t xml:space="preserve"> </w:t>
      </w:r>
      <w:r>
        <w:rPr>
          <w:rFonts w:ascii="Arial" w:hAnsi="Arial"/>
          <w:spacing w:val="-2"/>
        </w:rPr>
        <w:t>sources:</w:t>
      </w:r>
      <w:r>
        <w:rPr>
          <w:rFonts w:ascii="Arial" w:hAnsi="Arial"/>
          <w:spacing w:val="11"/>
        </w:rPr>
        <w:t xml:space="preserve"> </w:t>
      </w:r>
      <w:r>
        <w:rPr>
          <w:rFonts w:ascii="Arial" w:hAnsi="Arial"/>
          <w:spacing w:val="-2"/>
        </w:rPr>
        <w:t>(</w:t>
      </w:r>
      <w:proofErr w:type="spellStart"/>
      <w:r>
        <w:rPr>
          <w:rFonts w:ascii="Arial" w:hAnsi="Arial"/>
          <w:spacing w:val="-2"/>
        </w:rPr>
        <w:t>i</w:t>
      </w:r>
      <w:proofErr w:type="spellEnd"/>
      <w:r>
        <w:rPr>
          <w:rFonts w:ascii="Arial" w:hAnsi="Arial"/>
          <w:spacing w:val="-2"/>
        </w:rPr>
        <w:t>)</w:t>
      </w:r>
      <w:r>
        <w:rPr>
          <w:rFonts w:ascii="Arial" w:hAnsi="Arial"/>
          <w:spacing w:val="-7"/>
        </w:rPr>
        <w:t xml:space="preserve"> </w:t>
      </w:r>
      <w:del w:id="654" w:author="J Chave" w:date="2025-02-13T20:57:00Z" w16du:dateUtc="2025-02-13T19:57:00Z">
        <w:r w:rsidDel="00A34C3D">
          <w:rPr>
            <w:rFonts w:ascii="Arial" w:hAnsi="Arial"/>
            <w:spacing w:val="-2"/>
          </w:rPr>
          <w:delText>the</w:delText>
        </w:r>
        <w:r w:rsidDel="00A34C3D">
          <w:rPr>
            <w:rFonts w:ascii="Arial" w:hAnsi="Arial"/>
            <w:spacing w:val="-7"/>
          </w:rPr>
          <w:delText xml:space="preserve"> </w:delText>
        </w:r>
      </w:del>
      <w:r>
        <w:rPr>
          <w:rFonts w:ascii="Arial" w:hAnsi="Arial"/>
          <w:spacing w:val="-2"/>
        </w:rPr>
        <w:t>future</w:t>
      </w:r>
      <w:r>
        <w:rPr>
          <w:rFonts w:ascii="Arial" w:hAnsi="Arial"/>
          <w:spacing w:val="-7"/>
        </w:rPr>
        <w:t xml:space="preserve"> </w:t>
      </w:r>
      <w:r>
        <w:rPr>
          <w:rFonts w:ascii="Arial" w:hAnsi="Arial"/>
          <w:spacing w:val="-2"/>
        </w:rPr>
        <w:t>climate</w:t>
      </w:r>
      <w:r>
        <w:rPr>
          <w:rFonts w:ascii="Arial" w:hAnsi="Arial"/>
          <w:spacing w:val="-7"/>
        </w:rPr>
        <w:t xml:space="preserve"> </w:t>
      </w:r>
      <w:r>
        <w:rPr>
          <w:rFonts w:ascii="Arial" w:hAnsi="Arial"/>
          <w:spacing w:val="-2"/>
        </w:rPr>
        <w:t>projections</w:t>
      </w:r>
      <w:del w:id="655" w:author="J Chave" w:date="2025-02-13T20:57:00Z" w16du:dateUtc="2025-02-13T19:57:00Z">
        <w:r w:rsidDel="00A34C3D">
          <w:rPr>
            <w:rFonts w:ascii="Arial" w:hAnsi="Arial"/>
            <w:spacing w:val="-7"/>
          </w:rPr>
          <w:delText xml:space="preserve"> </w:delText>
        </w:r>
        <w:r w:rsidDel="00A34C3D">
          <w:rPr>
            <w:rFonts w:ascii="Arial" w:hAnsi="Arial"/>
            <w:spacing w:val="-2"/>
          </w:rPr>
          <w:delText>(GCM,</w:delText>
        </w:r>
        <w:r w:rsidDel="00A34C3D">
          <w:rPr>
            <w:rFonts w:ascii="Arial" w:hAnsi="Arial"/>
            <w:spacing w:val="-7"/>
          </w:rPr>
          <w:delText xml:space="preserve"> </w:delText>
        </w:r>
        <w:r w:rsidDel="00A34C3D">
          <w:rPr>
            <w:rFonts w:ascii="Arial" w:hAnsi="Arial"/>
            <w:spacing w:val="-2"/>
          </w:rPr>
          <w:delText>SSP,</w:delText>
        </w:r>
        <w:r w:rsidDel="00A34C3D">
          <w:rPr>
            <w:rFonts w:ascii="Arial" w:hAnsi="Arial"/>
            <w:spacing w:val="-7"/>
          </w:rPr>
          <w:delText xml:space="preserve"> </w:delText>
        </w:r>
        <w:r w:rsidDel="00A34C3D">
          <w:rPr>
            <w:rFonts w:ascii="Arial" w:hAnsi="Arial"/>
            <w:spacing w:val="-2"/>
          </w:rPr>
          <w:delText>and</w:delText>
        </w:r>
        <w:r w:rsidDel="00A34C3D">
          <w:rPr>
            <w:rFonts w:ascii="Arial" w:hAnsi="Arial"/>
            <w:spacing w:val="-7"/>
          </w:rPr>
          <w:delText xml:space="preserve"> </w:delText>
        </w:r>
        <w:r w:rsidDel="00A34C3D">
          <w:rPr>
            <w:rFonts w:ascii="Arial" w:hAnsi="Arial"/>
            <w:spacing w:val="-2"/>
          </w:rPr>
          <w:delText>their</w:delText>
        </w:r>
        <w:r w:rsidDel="00A34C3D">
          <w:rPr>
            <w:rFonts w:ascii="Arial" w:hAnsi="Arial"/>
            <w:spacing w:val="-7"/>
          </w:rPr>
          <w:delText xml:space="preserve"> </w:delText>
        </w:r>
        <w:r w:rsidDel="00A34C3D">
          <w:rPr>
            <w:rFonts w:ascii="Arial" w:hAnsi="Arial"/>
            <w:spacing w:val="-2"/>
          </w:rPr>
          <w:delText>interactions)</w:delText>
        </w:r>
      </w:del>
      <w:r>
        <w:rPr>
          <w:rFonts w:ascii="Arial" w:hAnsi="Arial"/>
          <w:spacing w:val="-2"/>
        </w:rPr>
        <w:t>,</w:t>
      </w:r>
      <w:r>
        <w:rPr>
          <w:rFonts w:ascii="Arial" w:hAnsi="Arial"/>
          <w:spacing w:val="-7"/>
        </w:rPr>
        <w:t xml:space="preserve"> </w:t>
      </w:r>
      <w:r>
        <w:rPr>
          <w:rFonts w:ascii="Arial" w:hAnsi="Arial"/>
          <w:spacing w:val="-2"/>
        </w:rPr>
        <w:t>(ii)</w:t>
      </w:r>
      <w:r>
        <w:rPr>
          <w:rFonts w:ascii="Arial" w:hAnsi="Arial"/>
          <w:spacing w:val="-7"/>
        </w:rPr>
        <w:t xml:space="preserve"> </w:t>
      </w:r>
      <w:del w:id="656" w:author="J Chave" w:date="2025-02-13T20:58:00Z" w16du:dateUtc="2025-02-13T19:58:00Z">
        <w:r w:rsidDel="00A34C3D">
          <w:rPr>
            <w:rFonts w:ascii="Arial" w:hAnsi="Arial"/>
            <w:spacing w:val="-2"/>
          </w:rPr>
          <w:delText xml:space="preserve">the </w:delText>
        </w:r>
      </w:del>
      <w:r>
        <w:rPr>
          <w:rFonts w:ascii="Arial" w:hAnsi="Arial"/>
          <w:spacing w:val="-6"/>
        </w:rPr>
        <w:t>interaction</w:t>
      </w:r>
      <w:del w:id="657" w:author="J Chave" w:date="2025-02-13T20:58:00Z" w16du:dateUtc="2025-02-13T19:58:00Z">
        <w:r w:rsidDel="00A34C3D">
          <w:rPr>
            <w:rFonts w:ascii="Arial" w:hAnsi="Arial"/>
            <w:spacing w:val="-6"/>
          </w:rPr>
          <w:delText>s</w:delText>
        </w:r>
      </w:del>
      <w:r>
        <w:rPr>
          <w:rFonts w:ascii="Arial" w:hAnsi="Arial"/>
          <w:spacing w:val="-6"/>
        </w:rPr>
        <w:t xml:space="preserve"> between SDM approach and climate projections</w:t>
      </w:r>
      <w:del w:id="658" w:author="J Chave" w:date="2025-02-13T20:58:00Z" w16du:dateUtc="2025-02-13T19:58:00Z">
        <w:r w:rsidDel="00A34C3D">
          <w:rPr>
            <w:rFonts w:ascii="Arial" w:hAnsi="Arial"/>
            <w:spacing w:val="-6"/>
          </w:rPr>
          <w:delText xml:space="preserve"> (both GCMs and SSPs)</w:delText>
        </w:r>
      </w:del>
      <w:r>
        <w:rPr>
          <w:rFonts w:ascii="Arial" w:hAnsi="Arial"/>
          <w:spacing w:val="-6"/>
        </w:rPr>
        <w:t xml:space="preserve">, (iii) the SDM </w:t>
      </w:r>
      <w:r>
        <w:rPr>
          <w:rFonts w:ascii="Arial" w:hAnsi="Arial"/>
          <w:w w:val="90"/>
        </w:rPr>
        <w:t xml:space="preserve">approach, (iv) </w:t>
      </w:r>
      <w:del w:id="659" w:author="J Chave" w:date="2025-02-13T20:58:00Z" w16du:dateUtc="2025-02-13T19:58:00Z">
        <w:r w:rsidDel="00A34C3D">
          <w:rPr>
            <w:rFonts w:ascii="Arial" w:hAnsi="Arial"/>
            <w:w w:val="90"/>
          </w:rPr>
          <w:delText xml:space="preserve">the </w:delText>
        </w:r>
      </w:del>
      <w:r>
        <w:rPr>
          <w:rFonts w:ascii="Arial" w:hAnsi="Arial"/>
          <w:w w:val="90"/>
        </w:rPr>
        <w:t xml:space="preserve">tree species, and (v) </w:t>
      </w:r>
      <w:del w:id="660" w:author="J Chave" w:date="2025-02-13T20:58:00Z" w16du:dateUtc="2025-02-13T19:58:00Z">
        <w:r w:rsidDel="00A34C3D">
          <w:rPr>
            <w:rFonts w:ascii="Arial" w:hAnsi="Arial"/>
            <w:w w:val="90"/>
          </w:rPr>
          <w:delText xml:space="preserve">the </w:delText>
        </w:r>
      </w:del>
      <w:r>
        <w:rPr>
          <w:rFonts w:ascii="Arial" w:hAnsi="Arial"/>
          <w:w w:val="90"/>
        </w:rPr>
        <w:t>interactions between species and both climate projections and SDM approaches.</w:t>
      </w:r>
      <w:r>
        <w:rPr>
          <w:rFonts w:ascii="Arial" w:hAnsi="Arial"/>
        </w:rPr>
        <w:t xml:space="preserve"> </w:t>
      </w:r>
      <w:moveFromRangeStart w:id="661" w:author="J Chave" w:date="2025-02-13T20:58:00Z" w:name="move190372749"/>
      <w:moveFrom w:id="662" w:author="J Chave" w:date="2025-02-13T20:58:00Z" w16du:dateUtc="2025-02-13T19:58:00Z">
        <w:r w:rsidDel="00A34C3D">
          <w:rPr>
            <w:rFonts w:ascii="Arial" w:hAnsi="Arial"/>
            <w:w w:val="90"/>
          </w:rPr>
          <w:t>The dotted line represents the mean projection, across all GCMs, SSPs, SDMs and</w:t>
        </w:r>
        <w:r w:rsidDel="00A34C3D">
          <w:rPr>
            <w:rFonts w:ascii="Arial" w:hAnsi="Arial"/>
          </w:rPr>
          <w:t xml:space="preserve"> </w:t>
        </w:r>
        <w:r w:rsidDel="00A34C3D">
          <w:rPr>
            <w:rFonts w:ascii="Arial" w:hAnsi="Arial"/>
            <w:w w:val="90"/>
          </w:rPr>
          <w:t>species.</w:t>
        </w:r>
        <w:r w:rsidDel="00A34C3D">
          <w:rPr>
            <w:rFonts w:ascii="Arial" w:hAnsi="Arial"/>
            <w:spacing w:val="35"/>
          </w:rPr>
          <w:t xml:space="preserve"> </w:t>
        </w:r>
      </w:moveFrom>
      <w:moveFromRangeEnd w:id="661"/>
      <w:del w:id="663" w:author="J Chave" w:date="2025-02-13T20:59:00Z" w16du:dateUtc="2025-02-13T19:59:00Z">
        <w:r w:rsidDel="00A34C3D">
          <w:rPr>
            <w:rFonts w:ascii="Arial" w:hAnsi="Arial"/>
            <w:w w:val="90"/>
          </w:rPr>
          <w:delText>90%</w:delText>
        </w:r>
        <w:r w:rsidDel="00A34C3D">
          <w:rPr>
            <w:rFonts w:ascii="Arial" w:hAnsi="Arial"/>
          </w:rPr>
          <w:delText xml:space="preserve"> </w:delText>
        </w:r>
        <w:r w:rsidDel="00A34C3D">
          <w:rPr>
            <w:rFonts w:ascii="Arial" w:hAnsi="Arial"/>
            <w:w w:val="90"/>
          </w:rPr>
          <w:delText>uncertainty</w:delText>
        </w:r>
        <w:r w:rsidDel="00A34C3D">
          <w:rPr>
            <w:rFonts w:ascii="Arial" w:hAnsi="Arial"/>
          </w:rPr>
          <w:delText xml:space="preserve"> </w:delText>
        </w:r>
        <w:r w:rsidDel="00A34C3D">
          <w:rPr>
            <w:rFonts w:ascii="Arial" w:hAnsi="Arial"/>
            <w:w w:val="90"/>
          </w:rPr>
          <w:delText>ranges</w:delText>
        </w:r>
        <w:r w:rsidDel="00A34C3D">
          <w:rPr>
            <w:rFonts w:ascii="Arial" w:hAnsi="Arial"/>
          </w:rPr>
          <w:delText xml:space="preserve"> </w:delText>
        </w:r>
        <w:r w:rsidDel="00A34C3D">
          <w:rPr>
            <w:rFonts w:ascii="Arial" w:hAnsi="Arial"/>
            <w:w w:val="90"/>
          </w:rPr>
          <w:delText>were</w:delText>
        </w:r>
        <w:r w:rsidDel="00A34C3D">
          <w:rPr>
            <w:rFonts w:ascii="Arial" w:hAnsi="Arial"/>
          </w:rPr>
          <w:delText xml:space="preserve"> </w:delText>
        </w:r>
        <w:r w:rsidDel="00A34C3D">
          <w:rPr>
            <w:rFonts w:ascii="Arial" w:hAnsi="Arial"/>
            <w:w w:val="90"/>
          </w:rPr>
          <w:delText>calculated</w:delText>
        </w:r>
        <w:r w:rsidDel="00A34C3D">
          <w:rPr>
            <w:rFonts w:ascii="Arial" w:hAnsi="Arial"/>
          </w:rPr>
          <w:delText xml:space="preserve"> </w:delText>
        </w:r>
        <w:r w:rsidDel="00A34C3D">
          <w:rPr>
            <w:rFonts w:ascii="Arial" w:hAnsi="Arial"/>
            <w:w w:val="90"/>
          </w:rPr>
          <w:delText>additively</w:delText>
        </w:r>
        <w:r w:rsidDel="00A34C3D">
          <w:rPr>
            <w:rFonts w:ascii="Arial" w:hAnsi="Arial"/>
          </w:rPr>
          <w:delText xml:space="preserve"> </w:delText>
        </w:r>
        <w:r w:rsidDel="00A34C3D">
          <w:rPr>
            <w:rFonts w:ascii="Arial" w:hAnsi="Arial"/>
            <w:w w:val="90"/>
          </w:rPr>
          <w:delText>and</w:delText>
        </w:r>
        <w:r w:rsidDel="00A34C3D">
          <w:rPr>
            <w:rFonts w:ascii="Arial" w:hAnsi="Arial"/>
          </w:rPr>
          <w:delText xml:space="preserve"> </w:delText>
        </w:r>
        <w:r w:rsidDel="00A34C3D">
          <w:rPr>
            <w:rFonts w:ascii="Arial" w:hAnsi="Arial"/>
            <w:w w:val="90"/>
          </w:rPr>
          <w:delText>symmetrically</w:delText>
        </w:r>
        <w:r w:rsidDel="00A34C3D">
          <w:rPr>
            <w:rFonts w:ascii="Arial" w:hAnsi="Arial"/>
          </w:rPr>
          <w:delText xml:space="preserve"> </w:delText>
        </w:r>
        <w:r w:rsidDel="00A34C3D">
          <w:rPr>
            <w:rFonts w:ascii="Arial" w:hAnsi="Arial"/>
            <w:w w:val="90"/>
          </w:rPr>
          <w:delText>around</w:delText>
        </w:r>
        <w:r w:rsidDel="00A34C3D">
          <w:rPr>
            <w:rFonts w:ascii="Arial" w:hAnsi="Arial"/>
          </w:rPr>
          <w:delText xml:space="preserve"> </w:delText>
        </w:r>
        <w:r w:rsidDel="00A34C3D">
          <w:rPr>
            <w:rFonts w:ascii="Arial" w:hAnsi="Arial"/>
            <w:w w:val="90"/>
          </w:rPr>
          <w:delText>the</w:delText>
        </w:r>
        <w:r w:rsidDel="00A34C3D">
          <w:rPr>
            <w:rFonts w:ascii="Arial" w:hAnsi="Arial"/>
          </w:rPr>
          <w:delText xml:space="preserve"> </w:delText>
        </w:r>
        <w:r w:rsidDel="00A34C3D">
          <w:rPr>
            <w:rFonts w:ascii="Arial" w:hAnsi="Arial"/>
            <w:w w:val="90"/>
          </w:rPr>
          <w:delText>mean.</w:delText>
        </w:r>
      </w:del>
    </w:p>
    <w:p w14:paraId="03BDE07C" w14:textId="77777777" w:rsidR="00F52AD7" w:rsidRDefault="00F52AD7">
      <w:pPr>
        <w:pStyle w:val="Corpsdetexte"/>
        <w:rPr>
          <w:rFonts w:ascii="Arial"/>
          <w:sz w:val="22"/>
        </w:rPr>
      </w:pPr>
    </w:p>
    <w:p w14:paraId="26599C03" w14:textId="77777777" w:rsidR="00F52AD7" w:rsidRDefault="00F52AD7">
      <w:pPr>
        <w:pStyle w:val="Corpsdetexte"/>
        <w:spacing w:before="99"/>
        <w:rPr>
          <w:rFonts w:ascii="Arial"/>
          <w:sz w:val="22"/>
        </w:rPr>
      </w:pPr>
    </w:p>
    <w:p w14:paraId="56C2E3F3" w14:textId="3E03A38F" w:rsidR="00F52AD7" w:rsidRDefault="00000000" w:rsidP="000F63E1">
      <w:pPr>
        <w:pStyle w:val="Corpsdetexte"/>
        <w:spacing w:before="131" w:line="276" w:lineRule="auto"/>
        <w:ind w:left="197" w:right="409" w:hanging="9"/>
        <w:jc w:val="both"/>
        <w:pPrChange w:id="664" w:author="J Chave" w:date="2025-02-13T21:05:00Z" w16du:dateUtc="2025-02-13T20:05:00Z">
          <w:pPr>
            <w:pStyle w:val="Corpsdetexte"/>
            <w:spacing w:line="276" w:lineRule="auto"/>
            <w:ind w:left="169" w:right="421" w:firstLine="18"/>
            <w:jc w:val="both"/>
          </w:pPr>
        </w:pPrChange>
      </w:pPr>
      <w:r>
        <w:rPr>
          <w:w w:val="105"/>
        </w:rPr>
        <w:t>The</w:t>
      </w:r>
      <w:r>
        <w:rPr>
          <w:spacing w:val="-6"/>
          <w:w w:val="105"/>
        </w:rPr>
        <w:t xml:space="preserve"> </w:t>
      </w:r>
      <w:r>
        <w:rPr>
          <w:w w:val="105"/>
        </w:rPr>
        <w:t>effects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climate</w:t>
      </w:r>
      <w:r>
        <w:rPr>
          <w:spacing w:val="-6"/>
          <w:w w:val="105"/>
        </w:rPr>
        <w:t xml:space="preserve"> </w:t>
      </w:r>
      <w:r>
        <w:rPr>
          <w:w w:val="105"/>
        </w:rPr>
        <w:t>projections,</w:t>
      </w:r>
      <w:r>
        <w:rPr>
          <w:spacing w:val="-5"/>
          <w:w w:val="105"/>
        </w:rPr>
        <w:t xml:space="preserve"> </w:t>
      </w:r>
      <w:r>
        <w:rPr>
          <w:w w:val="105"/>
        </w:rPr>
        <w:t>the</w:t>
      </w:r>
      <w:r>
        <w:rPr>
          <w:spacing w:val="-6"/>
          <w:w w:val="105"/>
        </w:rPr>
        <w:t xml:space="preserve"> </w:t>
      </w:r>
      <w:r>
        <w:rPr>
          <w:w w:val="105"/>
        </w:rPr>
        <w:t>species</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modeling</w:t>
      </w:r>
      <w:r>
        <w:rPr>
          <w:spacing w:val="-6"/>
          <w:w w:val="105"/>
        </w:rPr>
        <w:t xml:space="preserve"> </w:t>
      </w:r>
      <w:r>
        <w:rPr>
          <w:w w:val="105"/>
        </w:rPr>
        <w:t>approach</w:t>
      </w:r>
      <w:r>
        <w:rPr>
          <w:spacing w:val="-6"/>
          <w:w w:val="105"/>
        </w:rPr>
        <w:t xml:space="preserve"> </w:t>
      </w:r>
      <w:r>
        <w:rPr>
          <w:w w:val="105"/>
        </w:rPr>
        <w:t>differed</w:t>
      </w:r>
      <w:r>
        <w:rPr>
          <w:spacing w:val="-6"/>
          <w:w w:val="105"/>
        </w:rPr>
        <w:t xml:space="preserve"> </w:t>
      </w:r>
      <w:del w:id="665" w:author="J Chave" w:date="2025-02-13T21:06:00Z" w16du:dateUtc="2025-02-13T20:06:00Z">
        <w:r w:rsidDel="000F63E1">
          <w:rPr>
            <w:w w:val="105"/>
          </w:rPr>
          <w:delText>with respect</w:delText>
        </w:r>
        <w:r w:rsidDel="000F63E1">
          <w:rPr>
            <w:spacing w:val="-6"/>
            <w:w w:val="105"/>
          </w:rPr>
          <w:delText xml:space="preserve"> </w:delText>
        </w:r>
        <w:r w:rsidDel="000F63E1">
          <w:rPr>
            <w:w w:val="105"/>
          </w:rPr>
          <w:delText>to</w:delText>
        </w:r>
        <w:r w:rsidDel="000F63E1">
          <w:rPr>
            <w:spacing w:val="-6"/>
            <w:w w:val="105"/>
          </w:rPr>
          <w:delText xml:space="preserve"> </w:delText>
        </w:r>
        <w:r w:rsidDel="000F63E1">
          <w:rPr>
            <w:w w:val="105"/>
          </w:rPr>
          <w:delText>the</w:delText>
        </w:r>
        <w:r w:rsidDel="000F63E1">
          <w:rPr>
            <w:spacing w:val="-6"/>
            <w:w w:val="105"/>
          </w:rPr>
          <w:delText xml:space="preserve"> </w:delText>
        </w:r>
        <w:r w:rsidDel="000F63E1">
          <w:rPr>
            <w:w w:val="105"/>
          </w:rPr>
          <w:delText>ecoregion</w:delText>
        </w:r>
        <w:r w:rsidDel="000F63E1">
          <w:rPr>
            <w:spacing w:val="-6"/>
            <w:w w:val="105"/>
          </w:rPr>
          <w:delText xml:space="preserve"> </w:delText>
        </w:r>
        <w:r w:rsidDel="000F63E1">
          <w:rPr>
            <w:w w:val="105"/>
          </w:rPr>
          <w:delText>considered</w:delText>
        </w:r>
      </w:del>
      <w:ins w:id="666" w:author="J Chave" w:date="2025-02-13T21:06:00Z" w16du:dateUtc="2025-02-13T20:06:00Z">
        <w:r w:rsidR="000F63E1">
          <w:rPr>
            <w:w w:val="105"/>
          </w:rPr>
          <w:t>across biomes</w:t>
        </w:r>
      </w:ins>
      <w:r>
        <w:rPr>
          <w:w w:val="105"/>
        </w:rPr>
        <w:t>.</w:t>
      </w:r>
      <w:r>
        <w:rPr>
          <w:spacing w:val="19"/>
          <w:w w:val="105"/>
        </w:rPr>
        <w:t xml:space="preserve"> </w:t>
      </w:r>
      <w:r>
        <w:rPr>
          <w:w w:val="105"/>
        </w:rPr>
        <w:t>Climate</w:t>
      </w:r>
      <w:r>
        <w:rPr>
          <w:spacing w:val="-6"/>
          <w:w w:val="105"/>
        </w:rPr>
        <w:t xml:space="preserve"> </w:t>
      </w:r>
      <w:r>
        <w:rPr>
          <w:w w:val="105"/>
        </w:rPr>
        <w:t>projection</w:t>
      </w:r>
      <w:r>
        <w:rPr>
          <w:spacing w:val="-6"/>
          <w:w w:val="105"/>
        </w:rPr>
        <w:t xml:space="preserve"> </w:t>
      </w:r>
      <w:r>
        <w:rPr>
          <w:w w:val="105"/>
        </w:rPr>
        <w:t>was</w:t>
      </w:r>
      <w:r>
        <w:rPr>
          <w:spacing w:val="-6"/>
          <w:w w:val="105"/>
        </w:rPr>
        <w:t xml:space="preserve"> </w:t>
      </w:r>
      <w:r>
        <w:rPr>
          <w:w w:val="105"/>
        </w:rPr>
        <w:t>the</w:t>
      </w:r>
      <w:r>
        <w:rPr>
          <w:spacing w:val="-6"/>
          <w:w w:val="105"/>
        </w:rPr>
        <w:t xml:space="preserve"> </w:t>
      </w:r>
      <w:r>
        <w:rPr>
          <w:w w:val="105"/>
        </w:rPr>
        <w:t>main</w:t>
      </w:r>
      <w:r>
        <w:rPr>
          <w:spacing w:val="-6"/>
          <w:w w:val="105"/>
        </w:rPr>
        <w:t xml:space="preserve"> </w:t>
      </w:r>
      <w:r>
        <w:rPr>
          <w:w w:val="105"/>
        </w:rPr>
        <w:t>source</w:t>
      </w:r>
      <w:r>
        <w:rPr>
          <w:spacing w:val="-6"/>
          <w:w w:val="105"/>
        </w:rPr>
        <w:t xml:space="preserve"> </w:t>
      </w:r>
      <w:r>
        <w:rPr>
          <w:w w:val="105"/>
        </w:rPr>
        <w:t>of</w:t>
      </w:r>
      <w:r>
        <w:rPr>
          <w:spacing w:val="-6"/>
          <w:w w:val="105"/>
        </w:rPr>
        <w:t xml:space="preserve"> </w:t>
      </w:r>
      <w:r>
        <w:rPr>
          <w:w w:val="105"/>
        </w:rPr>
        <w:t>uncertainty in</w:t>
      </w:r>
      <w:r>
        <w:rPr>
          <w:spacing w:val="36"/>
          <w:w w:val="105"/>
        </w:rPr>
        <w:t xml:space="preserve"> </w:t>
      </w:r>
      <w:r>
        <w:rPr>
          <w:w w:val="105"/>
        </w:rPr>
        <w:t>the</w:t>
      </w:r>
      <w:r>
        <w:rPr>
          <w:spacing w:val="36"/>
          <w:w w:val="105"/>
        </w:rPr>
        <w:t xml:space="preserve"> </w:t>
      </w:r>
      <w:r>
        <w:rPr>
          <w:w w:val="105"/>
        </w:rPr>
        <w:t>Alpine</w:t>
      </w:r>
      <w:r>
        <w:rPr>
          <w:spacing w:val="36"/>
          <w:w w:val="105"/>
        </w:rPr>
        <w:t xml:space="preserve"> </w:t>
      </w:r>
      <w:ins w:id="667" w:author="J Chave" w:date="2025-02-13T21:16:00Z" w16du:dateUtc="2025-02-13T20:16:00Z">
        <w:r w:rsidR="0053214B">
          <w:rPr>
            <w:w w:val="105"/>
          </w:rPr>
          <w:t>biome</w:t>
        </w:r>
      </w:ins>
      <w:del w:id="668" w:author="J Chave" w:date="2025-02-13T21:16:00Z" w16du:dateUtc="2025-02-13T20:16:00Z">
        <w:r w:rsidDel="0053214B">
          <w:rPr>
            <w:w w:val="105"/>
          </w:rPr>
          <w:delText>ecoregion</w:delText>
        </w:r>
      </w:del>
      <w:r>
        <w:rPr>
          <w:w w:val="105"/>
        </w:rPr>
        <w:t>,</w:t>
      </w:r>
      <w:r>
        <w:rPr>
          <w:spacing w:val="40"/>
          <w:w w:val="105"/>
        </w:rPr>
        <w:t xml:space="preserve"> </w:t>
      </w:r>
      <w:r>
        <w:rPr>
          <w:w w:val="105"/>
        </w:rPr>
        <w:t>explaining</w:t>
      </w:r>
      <w:r>
        <w:rPr>
          <w:spacing w:val="36"/>
          <w:w w:val="105"/>
        </w:rPr>
        <w:t xml:space="preserve"> </w:t>
      </w:r>
      <w:r>
        <w:rPr>
          <w:w w:val="105"/>
        </w:rPr>
        <w:t>44%</w:t>
      </w:r>
      <w:r>
        <w:rPr>
          <w:spacing w:val="36"/>
          <w:w w:val="105"/>
        </w:rPr>
        <w:t xml:space="preserve"> </w:t>
      </w:r>
      <w:r>
        <w:rPr>
          <w:w w:val="105"/>
        </w:rPr>
        <w:t>of</w:t>
      </w:r>
      <w:r>
        <w:rPr>
          <w:spacing w:val="36"/>
          <w:w w:val="105"/>
        </w:rPr>
        <w:t xml:space="preserve"> </w:t>
      </w:r>
      <w:r>
        <w:rPr>
          <w:w w:val="105"/>
        </w:rPr>
        <w:t>total</w:t>
      </w:r>
      <w:r>
        <w:rPr>
          <w:spacing w:val="36"/>
          <w:w w:val="105"/>
        </w:rPr>
        <w:t xml:space="preserve"> </w:t>
      </w:r>
      <w:r>
        <w:rPr>
          <w:w w:val="105"/>
        </w:rPr>
        <w:t>uncertainty</w:t>
      </w:r>
      <w:r>
        <w:rPr>
          <w:spacing w:val="36"/>
          <w:w w:val="105"/>
        </w:rPr>
        <w:t xml:space="preserve"> </w:t>
      </w:r>
      <w:r>
        <w:rPr>
          <w:w w:val="105"/>
        </w:rPr>
        <w:t>in</w:t>
      </w:r>
      <w:r>
        <w:rPr>
          <w:spacing w:val="36"/>
          <w:w w:val="105"/>
        </w:rPr>
        <w:t xml:space="preserve"> </w:t>
      </w:r>
      <w:r>
        <w:rPr>
          <w:w w:val="105"/>
        </w:rPr>
        <w:t>2090</w:t>
      </w:r>
      <w:r>
        <w:rPr>
          <w:spacing w:val="36"/>
          <w:w w:val="105"/>
        </w:rPr>
        <w:t xml:space="preserve"> </w:t>
      </w:r>
      <w:r>
        <w:rPr>
          <w:w w:val="105"/>
        </w:rPr>
        <w:t>(</w:t>
      </w:r>
      <w:ins w:id="669" w:author="J Chave" w:date="2025-02-13T21:07:00Z" w16du:dateUtc="2025-02-13T20:07:00Z">
        <w:r w:rsidR="000F63E1">
          <w:rPr>
            <w:w w:val="105"/>
          </w:rPr>
          <w:t xml:space="preserve">Figure </w:t>
        </w:r>
      </w:ins>
      <w:del w:id="670" w:author="J Chave" w:date="2025-02-13T21:07:00Z" w16du:dateUtc="2025-02-13T20:07:00Z">
        <w:r w:rsidR="00F52AD7" w:rsidDel="000F63E1">
          <w:fldChar w:fldCharType="begin"/>
        </w:r>
        <w:r w:rsidR="00F52AD7" w:rsidDel="000F63E1">
          <w:delInstrText>HYPERLINK \l "_bookmark0"</w:delInstrText>
        </w:r>
        <w:r w:rsidR="00F52AD7" w:rsidDel="000F63E1">
          <w:fldChar w:fldCharType="separate"/>
        </w:r>
        <w:r w:rsidR="00F52AD7" w:rsidDel="000F63E1">
          <w:rPr>
            <w:color w:val="E94D52"/>
            <w:w w:val="105"/>
          </w:rPr>
          <w:delText>Figures</w:delText>
        </w:r>
        <w:r w:rsidR="00F52AD7" w:rsidDel="000F63E1">
          <w:rPr>
            <w:color w:val="E94D52"/>
            <w:spacing w:val="36"/>
            <w:w w:val="105"/>
          </w:rPr>
          <w:delText xml:space="preserve"> </w:delText>
        </w:r>
        <w:r w:rsidR="00F52AD7" w:rsidDel="000F63E1">
          <w:rPr>
            <w:color w:val="E94D52"/>
            <w:w w:val="105"/>
          </w:rPr>
          <w:delText>20</w:delText>
        </w:r>
        <w:r w:rsidR="00F52AD7" w:rsidDel="000F63E1">
          <w:fldChar w:fldCharType="end"/>
        </w:r>
        <w:r w:rsidDel="000F63E1">
          <w:rPr>
            <w:w w:val="105"/>
          </w:rPr>
          <w:delText>,</w:delText>
        </w:r>
        <w:r w:rsidDel="000F63E1">
          <w:rPr>
            <w:spacing w:val="40"/>
            <w:w w:val="105"/>
          </w:rPr>
          <w:delText xml:space="preserve"> </w:delText>
        </w:r>
      </w:del>
      <w:r w:rsidR="00F52AD7">
        <w:fldChar w:fldCharType="begin"/>
      </w:r>
      <w:r w:rsidR="00F52AD7">
        <w:instrText>HYPERLINK \l "_bookmark1"</w:instrText>
      </w:r>
      <w:r w:rsidR="00F52AD7">
        <w:fldChar w:fldCharType="separate"/>
      </w:r>
      <w:r w:rsidR="00F52AD7">
        <w:rPr>
          <w:color w:val="E94D52"/>
          <w:w w:val="105"/>
        </w:rPr>
        <w:t>21b</w:t>
      </w:r>
      <w:r w:rsidR="00F52AD7">
        <w:fldChar w:fldCharType="end"/>
      </w:r>
      <w:r>
        <w:rPr>
          <w:color w:val="E94D52"/>
          <w:w w:val="105"/>
        </w:rPr>
        <w:t xml:space="preserve"> </w:t>
      </w:r>
      <w:r>
        <w:rPr>
          <w:w w:val="105"/>
        </w:rPr>
        <w:t xml:space="preserve">and </w:t>
      </w:r>
      <w:r w:rsidR="00F52AD7">
        <w:fldChar w:fldCharType="begin"/>
      </w:r>
      <w:r w:rsidR="00F52AD7">
        <w:instrText>HYPERLINK \l "_bookmark1"</w:instrText>
      </w:r>
      <w:r w:rsidR="00F52AD7">
        <w:fldChar w:fldCharType="separate"/>
      </w:r>
      <w:r w:rsidR="00F52AD7">
        <w:rPr>
          <w:color w:val="E94D52"/>
          <w:w w:val="105"/>
        </w:rPr>
        <w:t>21c</w:t>
      </w:r>
      <w:r w:rsidR="00F52AD7">
        <w:fldChar w:fldCharType="end"/>
      </w:r>
      <w:r>
        <w:rPr>
          <w:w w:val="105"/>
        </w:rPr>
        <w:t xml:space="preserve">), while in the Atlantic and Continental </w:t>
      </w:r>
      <w:del w:id="671" w:author="J Chave" w:date="2025-02-13T21:16:00Z" w16du:dateUtc="2025-02-13T20:16:00Z">
        <w:r w:rsidDel="0053214B">
          <w:rPr>
            <w:w w:val="105"/>
          </w:rPr>
          <w:delText xml:space="preserve">ecoregions </w:delText>
        </w:r>
      </w:del>
      <w:ins w:id="672" w:author="J Chave" w:date="2025-02-13T21:16:00Z" w16du:dateUtc="2025-02-13T20:16:00Z">
        <w:r w:rsidR="0053214B">
          <w:rPr>
            <w:w w:val="105"/>
          </w:rPr>
          <w:t>biome</w:t>
        </w:r>
      </w:ins>
      <w:ins w:id="673" w:author="J Chave" w:date="2025-02-13T21:18:00Z" w16du:dateUtc="2025-02-13T20:18:00Z">
        <w:r w:rsidR="0053214B">
          <w:rPr>
            <w:w w:val="105"/>
          </w:rPr>
          <w:t>,</w:t>
        </w:r>
      </w:ins>
      <w:ins w:id="674" w:author="J Chave" w:date="2025-02-13T21:16:00Z" w16du:dateUtc="2025-02-13T20:16:00Z">
        <w:r w:rsidR="0053214B">
          <w:rPr>
            <w:w w:val="105"/>
          </w:rPr>
          <w:t xml:space="preserve"> </w:t>
        </w:r>
      </w:ins>
      <w:commentRangeStart w:id="675"/>
      <w:r>
        <w:rPr>
          <w:w w:val="105"/>
        </w:rPr>
        <w:t>dif</w:t>
      </w:r>
      <w:ins w:id="676" w:author="J Chave" w:date="2025-02-13T21:16:00Z" w16du:dateUtc="2025-02-13T20:16:00Z">
        <w:r w:rsidR="0053214B">
          <w:rPr>
            <w:w w:val="105"/>
          </w:rPr>
          <w:t>f</w:t>
        </w:r>
      </w:ins>
      <w:r>
        <w:rPr>
          <w:w w:val="105"/>
        </w:rPr>
        <w:t xml:space="preserve">erences between species responses </w:t>
      </w:r>
      <w:commentRangeEnd w:id="675"/>
      <w:r w:rsidR="0053214B">
        <w:rPr>
          <w:rStyle w:val="Marquedecommentaire"/>
        </w:rPr>
        <w:commentReference w:id="675"/>
      </w:r>
      <w:r>
        <w:rPr>
          <w:w w:val="105"/>
        </w:rPr>
        <w:t xml:space="preserve">was the main source of uncertainty (respectively 56.6% and 42.4% in 2090; </w:t>
      </w:r>
      <w:r w:rsidR="00F52AD7">
        <w:fldChar w:fldCharType="begin"/>
      </w:r>
      <w:r w:rsidR="00F52AD7">
        <w:instrText>HYPERLINK \l "_bookmark1"</w:instrText>
      </w:r>
      <w:r w:rsidR="00F52AD7">
        <w:fldChar w:fldCharType="separate"/>
      </w:r>
      <w:r w:rsidR="00F52AD7">
        <w:rPr>
          <w:color w:val="E94D52"/>
          <w:w w:val="105"/>
        </w:rPr>
        <w:t>Figures 21b</w:t>
      </w:r>
      <w:r w:rsidR="00F52AD7">
        <w:fldChar w:fldCharType="end"/>
      </w:r>
      <w:r>
        <w:rPr>
          <w:color w:val="E94D52"/>
          <w:w w:val="105"/>
        </w:rPr>
        <w:t xml:space="preserve"> </w:t>
      </w:r>
      <w:r>
        <w:rPr>
          <w:w w:val="105"/>
        </w:rPr>
        <w:t xml:space="preserve">and </w:t>
      </w:r>
      <w:r w:rsidR="00F52AD7">
        <w:fldChar w:fldCharType="begin"/>
      </w:r>
      <w:r w:rsidR="00F52AD7">
        <w:instrText>HYPERLINK \l "_bookmark1"</w:instrText>
      </w:r>
      <w:r w:rsidR="00F52AD7">
        <w:fldChar w:fldCharType="separate"/>
      </w:r>
      <w:r w:rsidR="00F52AD7">
        <w:rPr>
          <w:color w:val="E94D52"/>
          <w:w w:val="105"/>
        </w:rPr>
        <w:t>21c</w:t>
      </w:r>
      <w:r w:rsidR="00F52AD7">
        <w:fldChar w:fldCharType="end"/>
      </w:r>
      <w:r>
        <w:rPr>
          <w:w w:val="105"/>
        </w:rPr>
        <w:t>). Interestingly, modelling approach was respectively the first and the second</w:t>
      </w:r>
      <w:r>
        <w:rPr>
          <w:spacing w:val="-10"/>
          <w:w w:val="105"/>
        </w:rPr>
        <w:t xml:space="preserve"> </w:t>
      </w:r>
      <w:r>
        <w:rPr>
          <w:w w:val="105"/>
        </w:rPr>
        <w:t>source</w:t>
      </w:r>
      <w:r>
        <w:rPr>
          <w:spacing w:val="-10"/>
          <w:w w:val="105"/>
        </w:rPr>
        <w:t xml:space="preserve"> </w:t>
      </w:r>
      <w:r>
        <w:rPr>
          <w:w w:val="105"/>
        </w:rPr>
        <w:t>of</w:t>
      </w:r>
      <w:r>
        <w:rPr>
          <w:spacing w:val="-10"/>
          <w:w w:val="105"/>
        </w:rPr>
        <w:t xml:space="preserve"> </w:t>
      </w:r>
      <w:r>
        <w:rPr>
          <w:w w:val="105"/>
        </w:rPr>
        <w:t>uncertainty</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Boreal</w:t>
      </w:r>
      <w:r>
        <w:rPr>
          <w:spacing w:val="-10"/>
          <w:w w:val="105"/>
        </w:rPr>
        <w:t xml:space="preserve"> </w:t>
      </w:r>
      <w:del w:id="677" w:author="J Chave" w:date="2025-02-13T21:17:00Z" w16du:dateUtc="2025-02-13T20:17:00Z">
        <w:r w:rsidDel="0053214B">
          <w:rPr>
            <w:w w:val="105"/>
          </w:rPr>
          <w:delText>(33.7%)</w:delText>
        </w:r>
        <w:r w:rsidDel="0053214B">
          <w:rPr>
            <w:spacing w:val="-10"/>
            <w:w w:val="105"/>
          </w:rPr>
          <w:delText xml:space="preserve"> </w:delText>
        </w:r>
      </w:del>
      <w:r>
        <w:rPr>
          <w:w w:val="105"/>
        </w:rPr>
        <w:t>and</w:t>
      </w:r>
      <w:r>
        <w:rPr>
          <w:spacing w:val="-10"/>
          <w:w w:val="105"/>
        </w:rPr>
        <w:t xml:space="preserve"> </w:t>
      </w:r>
      <w:r>
        <w:rPr>
          <w:w w:val="105"/>
        </w:rPr>
        <w:t>the</w:t>
      </w:r>
      <w:r>
        <w:rPr>
          <w:spacing w:val="-10"/>
          <w:w w:val="105"/>
        </w:rPr>
        <w:t xml:space="preserve"> </w:t>
      </w:r>
      <w:r>
        <w:rPr>
          <w:w w:val="105"/>
        </w:rPr>
        <w:t>Continental</w:t>
      </w:r>
      <w:r>
        <w:rPr>
          <w:spacing w:val="-10"/>
          <w:w w:val="105"/>
        </w:rPr>
        <w:t xml:space="preserve"> </w:t>
      </w:r>
      <w:del w:id="678" w:author="J Chave" w:date="2025-02-13T21:17:00Z" w16du:dateUtc="2025-02-13T20:17:00Z">
        <w:r w:rsidDel="0053214B">
          <w:rPr>
            <w:w w:val="105"/>
          </w:rPr>
          <w:delText>(29.4%)</w:delText>
        </w:r>
        <w:r w:rsidDel="0053214B">
          <w:rPr>
            <w:spacing w:val="-10"/>
            <w:w w:val="105"/>
          </w:rPr>
          <w:delText xml:space="preserve"> </w:delText>
        </w:r>
        <w:r w:rsidDel="0053214B">
          <w:rPr>
            <w:w w:val="105"/>
          </w:rPr>
          <w:delText xml:space="preserve">ecoregions </w:delText>
        </w:r>
      </w:del>
      <w:ins w:id="679" w:author="J Chave" w:date="2025-02-13T21:17:00Z" w16du:dateUtc="2025-02-13T20:17:00Z">
        <w:r w:rsidR="0053214B">
          <w:rPr>
            <w:w w:val="105"/>
          </w:rPr>
          <w:t>biomes</w:t>
        </w:r>
        <w:r w:rsidR="0053214B">
          <w:rPr>
            <w:w w:val="105"/>
          </w:rPr>
          <w:t xml:space="preserve"> </w:t>
        </w:r>
      </w:ins>
      <w:r>
        <w:rPr>
          <w:w w:val="105"/>
        </w:rPr>
        <w:t>(</w:t>
      </w:r>
      <w:ins w:id="680" w:author="J Chave" w:date="2025-02-13T21:17:00Z" w16du:dateUtc="2025-02-13T20:17:00Z">
        <w:r w:rsidR="0053214B">
          <w:rPr>
            <w:w w:val="105"/>
          </w:rPr>
          <w:t xml:space="preserve">33.7% and 29.4% respectively, </w:t>
        </w:r>
      </w:ins>
      <w:r w:rsidR="00F52AD7">
        <w:fldChar w:fldCharType="begin"/>
      </w:r>
      <w:r w:rsidR="00F52AD7">
        <w:instrText>HYPERLINK \l "_bookmark1"</w:instrText>
      </w:r>
      <w:r w:rsidR="00F52AD7">
        <w:fldChar w:fldCharType="separate"/>
      </w:r>
      <w:r w:rsidR="00F52AD7">
        <w:rPr>
          <w:color w:val="E94D52"/>
          <w:w w:val="105"/>
        </w:rPr>
        <w:t>Figures 21c</w:t>
      </w:r>
      <w:r w:rsidR="00F52AD7">
        <w:fldChar w:fldCharType="end"/>
      </w:r>
      <w:r>
        <w:rPr>
          <w:color w:val="E94D52"/>
          <w:w w:val="105"/>
        </w:rPr>
        <w:t xml:space="preserve"> </w:t>
      </w:r>
      <w:r>
        <w:rPr>
          <w:w w:val="105"/>
        </w:rPr>
        <w:t xml:space="preserve">and </w:t>
      </w:r>
      <w:r>
        <w:rPr>
          <w:color w:val="E94D52"/>
          <w:w w:val="105"/>
        </w:rPr>
        <w:t>S27</w:t>
      </w:r>
      <w:r>
        <w:rPr>
          <w:w w:val="105"/>
        </w:rPr>
        <w:t>)</w:t>
      </w:r>
      <w:ins w:id="681" w:author="J Chave" w:date="2025-02-13T21:17:00Z" w16du:dateUtc="2025-02-13T20:17:00Z">
        <w:r w:rsidR="0053214B">
          <w:rPr>
            <w:w w:val="105"/>
          </w:rPr>
          <w:t>.</w:t>
        </w:r>
      </w:ins>
      <w:del w:id="682" w:author="J Chave" w:date="2025-02-13T21:17:00Z" w16du:dateUtc="2025-02-13T20:17:00Z">
        <w:r w:rsidDel="0053214B">
          <w:rPr>
            <w:w w:val="105"/>
          </w:rPr>
          <w:delText>, which represent 58.6% of Europe total forest cover (</w:delText>
        </w:r>
        <w:r w:rsidDel="0053214B">
          <w:rPr>
            <w:color w:val="E94D52"/>
            <w:w w:val="105"/>
          </w:rPr>
          <w:delText>Table S3</w:delText>
        </w:r>
        <w:r w:rsidDel="0053214B">
          <w:rPr>
            <w:w w:val="105"/>
          </w:rPr>
          <w:delText>).</w:delText>
        </w:r>
      </w:del>
    </w:p>
    <w:p w14:paraId="0DAFB859" w14:textId="77777777" w:rsidR="00F52AD7" w:rsidRDefault="00000000">
      <w:pPr>
        <w:pStyle w:val="Corpsdetexte"/>
        <w:spacing w:before="179" w:line="276" w:lineRule="auto"/>
        <w:ind w:left="191" w:right="414" w:hanging="3"/>
        <w:jc w:val="both"/>
      </w:pPr>
      <w:r>
        <w:rPr>
          <w:w w:val="105"/>
        </w:rPr>
        <w:t xml:space="preserve">Two-way interactions between species and both climate projections and modeling ap- </w:t>
      </w:r>
      <w:proofErr w:type="spellStart"/>
      <w:r>
        <w:rPr>
          <w:w w:val="105"/>
        </w:rPr>
        <w:t>proaches</w:t>
      </w:r>
      <w:proofErr w:type="spellEnd"/>
      <w:r>
        <w:rPr>
          <w:w w:val="105"/>
        </w:rPr>
        <w:t xml:space="preserve"> also represent a significant contribution to the total uncertainty (</w:t>
      </w:r>
      <w:hyperlink w:anchor="_bookmark0" w:history="1">
        <w:r w:rsidR="00F52AD7">
          <w:rPr>
            <w:color w:val="E94D52"/>
            <w:w w:val="105"/>
          </w:rPr>
          <w:t>Figure 20</w:t>
        </w:r>
      </w:hyperlink>
      <w:r>
        <w:rPr>
          <w:w w:val="105"/>
        </w:rPr>
        <w:t xml:space="preserve">). In </w:t>
      </w:r>
      <w:r>
        <w:t>2090,</w:t>
      </w:r>
      <w:r>
        <w:rPr>
          <w:spacing w:val="17"/>
        </w:rPr>
        <w:t xml:space="preserve"> </w:t>
      </w:r>
      <w:r>
        <w:t>they</w:t>
      </w:r>
      <w:r>
        <w:rPr>
          <w:spacing w:val="14"/>
        </w:rPr>
        <w:t xml:space="preserve"> </w:t>
      </w:r>
      <w:r>
        <w:t>represent</w:t>
      </w:r>
      <w:r>
        <w:rPr>
          <w:spacing w:val="13"/>
        </w:rPr>
        <w:t xml:space="preserve"> </w:t>
      </w:r>
      <w:r>
        <w:t>the</w:t>
      </w:r>
      <w:r>
        <w:rPr>
          <w:spacing w:val="14"/>
        </w:rPr>
        <w:t xml:space="preserve"> </w:t>
      </w:r>
      <w:r>
        <w:t>major</w:t>
      </w:r>
      <w:r>
        <w:rPr>
          <w:spacing w:val="14"/>
        </w:rPr>
        <w:t xml:space="preserve"> </w:t>
      </w:r>
      <w:r>
        <w:t>source</w:t>
      </w:r>
      <w:r>
        <w:rPr>
          <w:spacing w:val="13"/>
        </w:rPr>
        <w:t xml:space="preserve"> </w:t>
      </w:r>
      <w:r>
        <w:t>of</w:t>
      </w:r>
      <w:r>
        <w:rPr>
          <w:spacing w:val="14"/>
        </w:rPr>
        <w:t xml:space="preserve"> </w:t>
      </w:r>
      <w:r>
        <w:t>uncertainty</w:t>
      </w:r>
      <w:r>
        <w:rPr>
          <w:spacing w:val="14"/>
        </w:rPr>
        <w:t xml:space="preserve"> </w:t>
      </w:r>
      <w:r>
        <w:t>in</w:t>
      </w:r>
      <w:r>
        <w:rPr>
          <w:spacing w:val="13"/>
        </w:rPr>
        <w:t xml:space="preserve"> </w:t>
      </w:r>
      <w:r>
        <w:t>the</w:t>
      </w:r>
      <w:r>
        <w:rPr>
          <w:spacing w:val="14"/>
        </w:rPr>
        <w:t xml:space="preserve"> </w:t>
      </w:r>
      <w:r>
        <w:t>Mediterranean</w:t>
      </w:r>
      <w:r>
        <w:rPr>
          <w:spacing w:val="14"/>
        </w:rPr>
        <w:t xml:space="preserve"> </w:t>
      </w:r>
      <w:r>
        <w:t>ecoregion</w:t>
      </w:r>
      <w:r>
        <w:rPr>
          <w:spacing w:val="13"/>
        </w:rPr>
        <w:t xml:space="preserve"> </w:t>
      </w:r>
      <w:r>
        <w:rPr>
          <w:spacing w:val="-2"/>
        </w:rPr>
        <w:t>(50.1%;</w:t>
      </w:r>
    </w:p>
    <w:p w14:paraId="293FE45B" w14:textId="77777777" w:rsidR="00F52AD7" w:rsidRDefault="00F52AD7">
      <w:pPr>
        <w:spacing w:line="276" w:lineRule="auto"/>
        <w:jc w:val="both"/>
        <w:sectPr w:rsidR="00F52AD7">
          <w:type w:val="continuous"/>
          <w:pgSz w:w="11910" w:h="16840"/>
          <w:pgMar w:top="860" w:right="960" w:bottom="800" w:left="1220" w:header="0" w:footer="606" w:gutter="0"/>
          <w:cols w:space="720"/>
        </w:sectPr>
      </w:pPr>
    </w:p>
    <w:p w14:paraId="13284F7A" w14:textId="77777777" w:rsidR="00F52AD7" w:rsidRDefault="00F52AD7">
      <w:pPr>
        <w:pStyle w:val="Corpsdetexte"/>
        <w:spacing w:before="131" w:line="276" w:lineRule="auto"/>
        <w:ind w:left="197" w:right="448"/>
        <w:jc w:val="both"/>
      </w:pPr>
      <w:hyperlink w:anchor="_bookmark1" w:history="1">
        <w:r>
          <w:rPr>
            <w:color w:val="E94D52"/>
            <w:w w:val="105"/>
          </w:rPr>
          <w:t>Figures</w:t>
        </w:r>
        <w:r>
          <w:rPr>
            <w:color w:val="E94D52"/>
            <w:spacing w:val="-10"/>
            <w:w w:val="105"/>
          </w:rPr>
          <w:t xml:space="preserve"> </w:t>
        </w:r>
        <w:r>
          <w:rPr>
            <w:color w:val="E94D52"/>
            <w:w w:val="105"/>
          </w:rPr>
          <w:t>21b</w:t>
        </w:r>
      </w:hyperlink>
      <w:r w:rsidR="00000000">
        <w:rPr>
          <w:color w:val="E94D52"/>
          <w:spacing w:val="-9"/>
          <w:w w:val="105"/>
        </w:rPr>
        <w:t xml:space="preserve"> </w:t>
      </w:r>
      <w:r w:rsidR="00000000">
        <w:rPr>
          <w:w w:val="105"/>
        </w:rPr>
        <w:t>and</w:t>
      </w:r>
      <w:r w:rsidR="00000000">
        <w:rPr>
          <w:spacing w:val="-10"/>
          <w:w w:val="105"/>
        </w:rPr>
        <w:t xml:space="preserve"> </w:t>
      </w:r>
      <w:hyperlink w:anchor="_bookmark1" w:history="1">
        <w:r>
          <w:rPr>
            <w:color w:val="E94D52"/>
            <w:w w:val="105"/>
          </w:rPr>
          <w:t>21c</w:t>
        </w:r>
      </w:hyperlink>
      <w:r w:rsidR="00000000">
        <w:rPr>
          <w:w w:val="105"/>
        </w:rPr>
        <w:t>),</w:t>
      </w:r>
      <w:r w:rsidR="00000000">
        <w:rPr>
          <w:spacing w:val="-8"/>
          <w:w w:val="105"/>
        </w:rPr>
        <w:t xml:space="preserve"> </w:t>
      </w:r>
      <w:r w:rsidR="00000000">
        <w:rPr>
          <w:w w:val="105"/>
        </w:rPr>
        <w:t>and</w:t>
      </w:r>
      <w:r w:rsidR="00000000">
        <w:rPr>
          <w:spacing w:val="-10"/>
          <w:w w:val="105"/>
        </w:rPr>
        <w:t xml:space="preserve"> </w:t>
      </w:r>
      <w:r w:rsidR="00000000">
        <w:rPr>
          <w:w w:val="105"/>
        </w:rPr>
        <w:t>explain</w:t>
      </w:r>
      <w:r w:rsidR="00000000">
        <w:rPr>
          <w:spacing w:val="-9"/>
          <w:w w:val="105"/>
        </w:rPr>
        <w:t xml:space="preserve"> </w:t>
      </w:r>
      <w:r w:rsidR="00000000">
        <w:rPr>
          <w:w w:val="105"/>
        </w:rPr>
        <w:t>between</w:t>
      </w:r>
      <w:r w:rsidR="00000000">
        <w:rPr>
          <w:spacing w:val="-10"/>
          <w:w w:val="105"/>
        </w:rPr>
        <w:t xml:space="preserve"> </w:t>
      </w:r>
      <w:r w:rsidR="00000000">
        <w:rPr>
          <w:w w:val="105"/>
        </w:rPr>
        <w:t>15.1%</w:t>
      </w:r>
      <w:r w:rsidR="00000000">
        <w:rPr>
          <w:spacing w:val="-10"/>
          <w:w w:val="105"/>
        </w:rPr>
        <w:t xml:space="preserve"> </w:t>
      </w:r>
      <w:r w:rsidR="00000000">
        <w:rPr>
          <w:w w:val="105"/>
        </w:rPr>
        <w:t>and</w:t>
      </w:r>
      <w:r w:rsidR="00000000">
        <w:rPr>
          <w:spacing w:val="-9"/>
          <w:w w:val="105"/>
        </w:rPr>
        <w:t xml:space="preserve"> </w:t>
      </w:r>
      <w:r w:rsidR="00000000">
        <w:rPr>
          <w:w w:val="105"/>
        </w:rPr>
        <w:t>20.7%</w:t>
      </w:r>
      <w:r w:rsidR="00000000">
        <w:rPr>
          <w:spacing w:val="-10"/>
          <w:w w:val="105"/>
        </w:rPr>
        <w:t xml:space="preserve"> </w:t>
      </w:r>
      <w:r w:rsidR="00000000">
        <w:rPr>
          <w:w w:val="105"/>
        </w:rPr>
        <w:t>of</w:t>
      </w:r>
      <w:r w:rsidR="00000000">
        <w:rPr>
          <w:spacing w:val="-10"/>
          <w:w w:val="105"/>
        </w:rPr>
        <w:t xml:space="preserve"> </w:t>
      </w:r>
      <w:r w:rsidR="00000000">
        <w:rPr>
          <w:w w:val="105"/>
        </w:rPr>
        <w:t>the</w:t>
      </w:r>
      <w:r w:rsidR="00000000">
        <w:rPr>
          <w:spacing w:val="-9"/>
          <w:w w:val="105"/>
        </w:rPr>
        <w:t xml:space="preserve"> </w:t>
      </w:r>
      <w:r w:rsidR="00000000">
        <w:rPr>
          <w:w w:val="105"/>
        </w:rPr>
        <w:t>total</w:t>
      </w:r>
      <w:r w:rsidR="00000000">
        <w:rPr>
          <w:spacing w:val="-9"/>
          <w:w w:val="105"/>
        </w:rPr>
        <w:t xml:space="preserve"> </w:t>
      </w:r>
      <w:r w:rsidR="00000000">
        <w:rPr>
          <w:w w:val="105"/>
        </w:rPr>
        <w:t>uncertainty</w:t>
      </w:r>
      <w:r w:rsidR="00000000">
        <w:rPr>
          <w:spacing w:val="-10"/>
          <w:w w:val="105"/>
        </w:rPr>
        <w:t xml:space="preserve"> </w:t>
      </w:r>
      <w:r w:rsidR="00000000">
        <w:rPr>
          <w:w w:val="105"/>
        </w:rPr>
        <w:t>of</w:t>
      </w:r>
      <w:r w:rsidR="00000000">
        <w:rPr>
          <w:spacing w:val="-9"/>
          <w:w w:val="105"/>
        </w:rPr>
        <w:t xml:space="preserve"> </w:t>
      </w:r>
      <w:r w:rsidR="00000000">
        <w:rPr>
          <w:w w:val="105"/>
        </w:rPr>
        <w:t>the four</w:t>
      </w:r>
      <w:r w:rsidR="00000000">
        <w:rPr>
          <w:spacing w:val="-7"/>
          <w:w w:val="105"/>
        </w:rPr>
        <w:t xml:space="preserve"> </w:t>
      </w:r>
      <w:r w:rsidR="00000000">
        <w:rPr>
          <w:w w:val="105"/>
        </w:rPr>
        <w:t>other</w:t>
      </w:r>
      <w:r w:rsidR="00000000">
        <w:rPr>
          <w:spacing w:val="-8"/>
          <w:w w:val="105"/>
        </w:rPr>
        <w:t xml:space="preserve"> </w:t>
      </w:r>
      <w:r w:rsidR="00000000">
        <w:rPr>
          <w:w w:val="105"/>
        </w:rPr>
        <w:t>ecoregions. This</w:t>
      </w:r>
      <w:r w:rsidR="00000000">
        <w:rPr>
          <w:spacing w:val="-7"/>
          <w:w w:val="105"/>
        </w:rPr>
        <w:t xml:space="preserve"> </w:t>
      </w:r>
      <w:r w:rsidR="00000000">
        <w:rPr>
          <w:w w:val="105"/>
        </w:rPr>
        <w:t>stresses</w:t>
      </w:r>
      <w:r w:rsidR="00000000">
        <w:rPr>
          <w:spacing w:val="-7"/>
          <w:w w:val="105"/>
        </w:rPr>
        <w:t xml:space="preserve"> </w:t>
      </w:r>
      <w:r w:rsidR="00000000">
        <w:rPr>
          <w:w w:val="105"/>
        </w:rPr>
        <w:t>the</w:t>
      </w:r>
      <w:r w:rsidR="00000000">
        <w:rPr>
          <w:spacing w:val="-7"/>
          <w:w w:val="105"/>
        </w:rPr>
        <w:t xml:space="preserve"> </w:t>
      </w:r>
      <w:r w:rsidR="00000000">
        <w:rPr>
          <w:w w:val="105"/>
        </w:rPr>
        <w:t>importance</w:t>
      </w:r>
      <w:r w:rsidR="00000000">
        <w:rPr>
          <w:spacing w:val="-7"/>
          <w:w w:val="105"/>
        </w:rPr>
        <w:t xml:space="preserve"> </w:t>
      </w:r>
      <w:r w:rsidR="00000000">
        <w:rPr>
          <w:w w:val="105"/>
        </w:rPr>
        <w:t>of</w:t>
      </w:r>
      <w:r w:rsidR="00000000">
        <w:rPr>
          <w:spacing w:val="-7"/>
          <w:w w:val="105"/>
        </w:rPr>
        <w:t xml:space="preserve"> </w:t>
      </w:r>
      <w:r w:rsidR="00000000">
        <w:rPr>
          <w:w w:val="105"/>
        </w:rPr>
        <w:t>using</w:t>
      </w:r>
      <w:r w:rsidR="00000000">
        <w:rPr>
          <w:spacing w:val="-7"/>
          <w:w w:val="105"/>
        </w:rPr>
        <w:t xml:space="preserve"> </w:t>
      </w:r>
      <w:r w:rsidR="00000000">
        <w:rPr>
          <w:w w:val="105"/>
        </w:rPr>
        <w:t>ANOVAs</w:t>
      </w:r>
      <w:r w:rsidR="00000000">
        <w:rPr>
          <w:spacing w:val="-7"/>
          <w:w w:val="105"/>
        </w:rPr>
        <w:t xml:space="preserve"> </w:t>
      </w:r>
      <w:r w:rsidR="00000000">
        <w:rPr>
          <w:w w:val="105"/>
        </w:rPr>
        <w:t>to</w:t>
      </w:r>
      <w:r w:rsidR="00000000">
        <w:rPr>
          <w:spacing w:val="-7"/>
          <w:w w:val="105"/>
        </w:rPr>
        <w:t xml:space="preserve"> </w:t>
      </w:r>
      <w:r w:rsidR="00000000">
        <w:rPr>
          <w:w w:val="105"/>
        </w:rPr>
        <w:t>properly</w:t>
      </w:r>
      <w:r w:rsidR="00000000">
        <w:rPr>
          <w:spacing w:val="-7"/>
          <w:w w:val="105"/>
        </w:rPr>
        <w:t xml:space="preserve"> </w:t>
      </w:r>
      <w:r w:rsidR="00000000">
        <w:rPr>
          <w:w w:val="105"/>
        </w:rPr>
        <w:t>account for these interactions.</w:t>
      </w:r>
      <w:r w:rsidR="00000000">
        <w:rPr>
          <w:spacing w:val="40"/>
          <w:w w:val="105"/>
        </w:rPr>
        <w:t xml:space="preserve"> </w:t>
      </w:r>
      <w:r w:rsidR="00000000">
        <w:rPr>
          <w:w w:val="105"/>
        </w:rPr>
        <w:t>In particular, the interaction between the species considered and</w:t>
      </w:r>
      <w:r w:rsidR="00000000">
        <w:rPr>
          <w:spacing w:val="40"/>
          <w:w w:val="105"/>
        </w:rPr>
        <w:t xml:space="preserve"> </w:t>
      </w:r>
      <w:r w:rsidR="00000000">
        <w:rPr>
          <w:w w:val="105"/>
        </w:rPr>
        <w:t>the modelling approach is by far the most important factor (</w:t>
      </w:r>
      <w:r w:rsidR="00000000">
        <w:rPr>
          <w:color w:val="E94D52"/>
          <w:w w:val="105"/>
        </w:rPr>
        <w:t>Figure S28</w:t>
      </w:r>
      <w:r w:rsidR="00000000">
        <w:rPr>
          <w:w w:val="105"/>
        </w:rPr>
        <w:t>), and reveals contrasted trends depending on the model and the species considered (</w:t>
      </w:r>
      <w:r w:rsidR="00000000">
        <w:rPr>
          <w:color w:val="E94D52"/>
          <w:w w:val="105"/>
        </w:rPr>
        <w:t>Figure S29</w:t>
      </w:r>
      <w:r w:rsidR="00000000">
        <w:rPr>
          <w:w w:val="105"/>
        </w:rPr>
        <w:t>).</w:t>
      </w:r>
    </w:p>
    <w:p w14:paraId="0C7DBBB0" w14:textId="77777777" w:rsidR="00F52AD7" w:rsidRDefault="00F52AD7">
      <w:pPr>
        <w:pStyle w:val="Corpsdetexte"/>
        <w:spacing w:before="85"/>
        <w:rPr>
          <w:sz w:val="13"/>
        </w:rPr>
      </w:pPr>
    </w:p>
    <w:p w14:paraId="4E960389" w14:textId="77777777" w:rsidR="00F52AD7" w:rsidRDefault="00000000">
      <w:pPr>
        <w:ind w:right="744"/>
        <w:jc w:val="right"/>
        <w:rPr>
          <w:rFonts w:ascii="Arial"/>
          <w:sz w:val="13"/>
        </w:rPr>
      </w:pPr>
      <w:r>
        <w:rPr>
          <w:noProof/>
        </w:rPr>
        <mc:AlternateContent>
          <mc:Choice Requires="wps">
            <w:drawing>
              <wp:anchor distT="0" distB="0" distL="0" distR="0" simplePos="0" relativeHeight="15731200" behindDoc="0" locked="0" layoutInCell="1" allowOverlap="1" wp14:anchorId="1AC5C07C" wp14:editId="2F760E5E">
                <wp:simplePos x="0" y="0"/>
                <wp:positionH relativeFrom="page">
                  <wp:posOffset>962362</wp:posOffset>
                </wp:positionH>
                <wp:positionV relativeFrom="paragraph">
                  <wp:posOffset>40747</wp:posOffset>
                </wp:positionV>
                <wp:extent cx="2009139" cy="1871980"/>
                <wp:effectExtent l="0" t="0" r="0" b="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9139" cy="1871980"/>
                          <a:chOff x="0" y="0"/>
                          <a:chExt cx="2009139" cy="1871980"/>
                        </a:xfrm>
                      </wpg:grpSpPr>
                      <pic:pic xmlns:pic="http://schemas.openxmlformats.org/drawingml/2006/picture">
                        <pic:nvPicPr>
                          <pic:cNvPr id="146" name="Image 146"/>
                          <pic:cNvPicPr/>
                        </pic:nvPicPr>
                        <pic:blipFill>
                          <a:blip r:embed="rId21" cstate="print"/>
                          <a:stretch>
                            <a:fillRect/>
                          </a:stretch>
                        </pic:blipFill>
                        <pic:spPr>
                          <a:xfrm>
                            <a:off x="0" y="0"/>
                            <a:ext cx="2008683" cy="1871800"/>
                          </a:xfrm>
                          <a:prstGeom prst="rect">
                            <a:avLst/>
                          </a:prstGeom>
                        </pic:spPr>
                      </pic:pic>
                      <wps:wsp>
                        <wps:cNvPr id="147" name="Textbox 147"/>
                        <wps:cNvSpPr txBox="1"/>
                        <wps:spPr>
                          <a:xfrm>
                            <a:off x="40537" y="41227"/>
                            <a:ext cx="115570" cy="137795"/>
                          </a:xfrm>
                          <a:prstGeom prst="rect">
                            <a:avLst/>
                          </a:prstGeom>
                        </wps:spPr>
                        <wps:txbx>
                          <w:txbxContent>
                            <w:p w14:paraId="2759CA13" w14:textId="77777777" w:rsidR="00F52AD7" w:rsidRDefault="00000000">
                              <w:pPr>
                                <w:spacing w:line="216" w:lineRule="exact"/>
                                <w:rPr>
                                  <w:rFonts w:ascii="Arial"/>
                                  <w:b/>
                                  <w:sz w:val="19"/>
                                </w:rPr>
                              </w:pPr>
                              <w:r>
                                <w:rPr>
                                  <w:rFonts w:ascii="Arial"/>
                                  <w:b/>
                                  <w:spacing w:val="-5"/>
                                  <w:sz w:val="19"/>
                                </w:rPr>
                                <w:t>a.</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5.776573pt;margin-top:3.208454pt;width:158.2pt;height:147.4pt;mso-position-horizontal-relative:page;mso-position-vertical-relative:paragraph;z-index:15731200" id="docshapegroup79" coordorigin="1516,64" coordsize="3164,2948">
                <v:shape style="position:absolute;left:1515;top:64;width:3164;height:2948" type="#_x0000_t75" id="docshape80" stroked="false">
                  <v:imagedata r:id="rId22" o:title=""/>
                </v:shape>
                <v:shape style="position:absolute;left:1579;top:129;width:182;height:217" type="#_x0000_t202" id="docshape81" filled="false" stroked="false">
                  <v:textbox inset="0,0,0,0">
                    <w:txbxContent>
                      <w:p>
                        <w:pPr>
                          <w:spacing w:line="216" w:lineRule="exact" w:before="0"/>
                          <w:ind w:left="0" w:right="0" w:firstLine="0"/>
                          <w:jc w:val="left"/>
                          <w:rPr>
                            <w:rFonts w:ascii="Arial"/>
                            <w:b/>
                            <w:sz w:val="19"/>
                          </w:rPr>
                        </w:pPr>
                        <w:r>
                          <w:rPr>
                            <w:rFonts w:ascii="Arial"/>
                            <w:b/>
                            <w:spacing w:val="-5"/>
                            <w:sz w:val="19"/>
                          </w:rPr>
                          <w:t>a.</w:t>
                        </w:r>
                      </w:p>
                    </w:txbxContent>
                  </v:textbox>
                  <w10:wrap type="none"/>
                </v:shape>
                <w10:wrap type="none"/>
              </v:group>
            </w:pict>
          </mc:Fallback>
        </mc:AlternateContent>
      </w:r>
      <w:r>
        <w:rPr>
          <w:noProof/>
        </w:rPr>
        <mc:AlternateContent>
          <mc:Choice Requires="wps">
            <w:drawing>
              <wp:anchor distT="0" distB="0" distL="0" distR="0" simplePos="0" relativeHeight="15732224" behindDoc="0" locked="0" layoutInCell="1" allowOverlap="1" wp14:anchorId="5F120443" wp14:editId="513A6F8E">
                <wp:simplePos x="0" y="0"/>
                <wp:positionH relativeFrom="page">
                  <wp:posOffset>3095661</wp:posOffset>
                </wp:positionH>
                <wp:positionV relativeFrom="paragraph">
                  <wp:posOffset>40747</wp:posOffset>
                </wp:positionV>
                <wp:extent cx="2009139" cy="1871980"/>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9139" cy="1871980"/>
                          <a:chOff x="0" y="0"/>
                          <a:chExt cx="2009139" cy="1871980"/>
                        </a:xfrm>
                      </wpg:grpSpPr>
                      <pic:pic xmlns:pic="http://schemas.openxmlformats.org/drawingml/2006/picture">
                        <pic:nvPicPr>
                          <pic:cNvPr id="149" name="Image 149"/>
                          <pic:cNvPicPr/>
                        </pic:nvPicPr>
                        <pic:blipFill>
                          <a:blip r:embed="rId23" cstate="print"/>
                          <a:stretch>
                            <a:fillRect/>
                          </a:stretch>
                        </pic:blipFill>
                        <pic:spPr>
                          <a:xfrm>
                            <a:off x="0" y="0"/>
                            <a:ext cx="2008683" cy="1871800"/>
                          </a:xfrm>
                          <a:prstGeom prst="rect">
                            <a:avLst/>
                          </a:prstGeom>
                        </pic:spPr>
                      </pic:pic>
                      <wps:wsp>
                        <wps:cNvPr id="150" name="Textbox 150"/>
                        <wps:cNvSpPr txBox="1"/>
                        <wps:spPr>
                          <a:xfrm>
                            <a:off x="47329" y="41227"/>
                            <a:ext cx="122555" cy="137795"/>
                          </a:xfrm>
                          <a:prstGeom prst="rect">
                            <a:avLst/>
                          </a:prstGeom>
                        </wps:spPr>
                        <wps:txbx>
                          <w:txbxContent>
                            <w:p w14:paraId="2A074D67" w14:textId="77777777" w:rsidR="00F52AD7" w:rsidRDefault="00000000">
                              <w:pPr>
                                <w:spacing w:line="216" w:lineRule="exact"/>
                                <w:rPr>
                                  <w:rFonts w:ascii="Arial"/>
                                  <w:b/>
                                  <w:sz w:val="19"/>
                                </w:rPr>
                              </w:pPr>
                              <w:r>
                                <w:rPr>
                                  <w:rFonts w:ascii="Arial"/>
                                  <w:b/>
                                  <w:spacing w:val="-5"/>
                                  <w:sz w:val="19"/>
                                </w:rPr>
                                <w:t>b.</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43.752838pt;margin-top:3.208454pt;width:158.2pt;height:147.4pt;mso-position-horizontal-relative:page;mso-position-vertical-relative:paragraph;z-index:15732224" id="docshapegroup82" coordorigin="4875,64" coordsize="3164,2948">
                <v:shape style="position:absolute;left:4875;top:64;width:3164;height:2948" type="#_x0000_t75" id="docshape83" stroked="false">
                  <v:imagedata r:id="rId24" o:title=""/>
                </v:shape>
                <v:shape style="position:absolute;left:4949;top:129;width:193;height:217" type="#_x0000_t202" id="docshape84" filled="false" stroked="false">
                  <v:textbox inset="0,0,0,0">
                    <w:txbxContent>
                      <w:p>
                        <w:pPr>
                          <w:spacing w:line="216" w:lineRule="exact" w:before="0"/>
                          <w:ind w:left="0" w:right="0" w:firstLine="0"/>
                          <w:jc w:val="left"/>
                          <w:rPr>
                            <w:rFonts w:ascii="Arial"/>
                            <w:b/>
                            <w:sz w:val="19"/>
                          </w:rPr>
                        </w:pPr>
                        <w:r>
                          <w:rPr>
                            <w:rFonts w:ascii="Arial"/>
                            <w:b/>
                            <w:spacing w:val="-5"/>
                            <w:sz w:val="19"/>
                          </w:rPr>
                          <w:t>b.</w:t>
                        </w:r>
                      </w:p>
                    </w:txbxContent>
                  </v:textbox>
                  <w10:wrap type="none"/>
                </v:shape>
                <w10:wrap type="none"/>
              </v:group>
            </w:pict>
          </mc:Fallback>
        </mc:AlternateContent>
      </w:r>
      <w:r>
        <w:rPr>
          <w:noProof/>
        </w:rPr>
        <mc:AlternateContent>
          <mc:Choice Requires="wps">
            <w:drawing>
              <wp:anchor distT="0" distB="0" distL="0" distR="0" simplePos="0" relativeHeight="15732736" behindDoc="0" locked="0" layoutInCell="1" allowOverlap="1" wp14:anchorId="49D68608" wp14:editId="45E0CCE1">
                <wp:simplePos x="0" y="0"/>
                <wp:positionH relativeFrom="page">
                  <wp:posOffset>5229009</wp:posOffset>
                </wp:positionH>
                <wp:positionV relativeFrom="paragraph">
                  <wp:posOffset>40060</wp:posOffset>
                </wp:positionV>
                <wp:extent cx="1052830" cy="1901189"/>
                <wp:effectExtent l="0" t="0" r="0"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2830" cy="1901189"/>
                          <a:chOff x="0" y="0"/>
                          <a:chExt cx="1052830" cy="1901189"/>
                        </a:xfrm>
                      </wpg:grpSpPr>
                      <pic:pic xmlns:pic="http://schemas.openxmlformats.org/drawingml/2006/picture">
                        <pic:nvPicPr>
                          <pic:cNvPr id="152" name="Image 152"/>
                          <pic:cNvPicPr/>
                        </pic:nvPicPr>
                        <pic:blipFill>
                          <a:blip r:embed="rId25" cstate="print"/>
                          <a:stretch>
                            <a:fillRect/>
                          </a:stretch>
                        </pic:blipFill>
                        <pic:spPr>
                          <a:xfrm>
                            <a:off x="0" y="0"/>
                            <a:ext cx="1052259" cy="1900660"/>
                          </a:xfrm>
                          <a:prstGeom prst="rect">
                            <a:avLst/>
                          </a:prstGeom>
                        </pic:spPr>
                      </pic:pic>
                      <wps:wsp>
                        <wps:cNvPr id="153" name="Textbox 153"/>
                        <wps:cNvSpPr txBox="1"/>
                        <wps:spPr>
                          <a:xfrm>
                            <a:off x="40534" y="41914"/>
                            <a:ext cx="115570" cy="137795"/>
                          </a:xfrm>
                          <a:prstGeom prst="rect">
                            <a:avLst/>
                          </a:prstGeom>
                        </wps:spPr>
                        <wps:txbx>
                          <w:txbxContent>
                            <w:p w14:paraId="7D493556" w14:textId="77777777" w:rsidR="00F52AD7" w:rsidRDefault="00000000">
                              <w:pPr>
                                <w:spacing w:line="216" w:lineRule="exact"/>
                                <w:rPr>
                                  <w:rFonts w:ascii="Arial"/>
                                  <w:b/>
                                  <w:sz w:val="19"/>
                                </w:rPr>
                              </w:pPr>
                              <w:r>
                                <w:rPr>
                                  <w:rFonts w:ascii="Arial"/>
                                  <w:b/>
                                  <w:spacing w:val="-5"/>
                                  <w:sz w:val="19"/>
                                </w:rPr>
                                <w:t>c.</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411.733002pt;margin-top:3.154362pt;width:82.9pt;height:149.7pt;mso-position-horizontal-relative:page;mso-position-vertical-relative:paragraph;z-index:15732736" id="docshapegroup85" coordorigin="8235,63" coordsize="1658,2994">
                <v:shape style="position:absolute;left:8234;top:63;width:1658;height:2994" type="#_x0000_t75" id="docshape86" stroked="false">
                  <v:imagedata r:id="rId26" o:title=""/>
                </v:shape>
                <v:shape style="position:absolute;left:8298;top:129;width:182;height:217" type="#_x0000_t202" id="docshape87" filled="false" stroked="false">
                  <v:textbox inset="0,0,0,0">
                    <w:txbxContent>
                      <w:p>
                        <w:pPr>
                          <w:spacing w:line="216" w:lineRule="exact" w:before="0"/>
                          <w:ind w:left="0" w:right="0" w:firstLine="0"/>
                          <w:jc w:val="left"/>
                          <w:rPr>
                            <w:rFonts w:ascii="Arial"/>
                            <w:b/>
                            <w:sz w:val="19"/>
                          </w:rPr>
                        </w:pPr>
                        <w:r>
                          <w:rPr>
                            <w:rFonts w:ascii="Arial"/>
                            <w:b/>
                            <w:spacing w:val="-5"/>
                            <w:sz w:val="19"/>
                          </w:rPr>
                          <w:t>c.</w:t>
                        </w:r>
                      </w:p>
                    </w:txbxContent>
                  </v:textbox>
                  <w10:wrap type="none"/>
                </v:shape>
                <w10:wrap type="none"/>
              </v:group>
            </w:pict>
          </mc:Fallback>
        </mc:AlternateContent>
      </w:r>
      <w:r>
        <w:rPr>
          <w:noProof/>
        </w:rPr>
        <mc:AlternateContent>
          <mc:Choice Requires="wps">
            <w:drawing>
              <wp:anchor distT="0" distB="0" distL="0" distR="0" simplePos="0" relativeHeight="15733248" behindDoc="0" locked="0" layoutInCell="1" allowOverlap="1" wp14:anchorId="5C20A3C3" wp14:editId="6B374960">
                <wp:simplePos x="0" y="0"/>
                <wp:positionH relativeFrom="page">
                  <wp:posOffset>6550027</wp:posOffset>
                </wp:positionH>
                <wp:positionV relativeFrom="paragraph">
                  <wp:posOffset>66600</wp:posOffset>
                </wp:positionV>
                <wp:extent cx="142875" cy="181991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1819910"/>
                        </a:xfrm>
                        <a:prstGeom prst="rect">
                          <a:avLst/>
                        </a:prstGeom>
                      </wps:spPr>
                      <wps:txbx>
                        <w:txbxContent>
                          <w:p w14:paraId="3F2F4E0B" w14:textId="77777777" w:rsidR="00F52AD7" w:rsidRDefault="00000000">
                            <w:pPr>
                              <w:spacing w:before="19"/>
                              <w:ind w:left="20"/>
                              <w:rPr>
                                <w:rFonts w:ascii="Arial"/>
                                <w:sz w:val="16"/>
                              </w:rPr>
                            </w:pPr>
                            <w:r>
                              <w:rPr>
                                <w:rFonts w:ascii="Arial"/>
                                <w:spacing w:val="-2"/>
                                <w:w w:val="105"/>
                                <w:sz w:val="16"/>
                              </w:rPr>
                              <w:t>Average</w:t>
                            </w:r>
                            <w:r>
                              <w:rPr>
                                <w:rFonts w:ascii="Arial"/>
                                <w:spacing w:val="-4"/>
                                <w:w w:val="105"/>
                                <w:sz w:val="16"/>
                              </w:rPr>
                              <w:t xml:space="preserve"> </w:t>
                            </w:r>
                            <w:r>
                              <w:rPr>
                                <w:rFonts w:ascii="Arial"/>
                                <w:spacing w:val="-2"/>
                                <w:w w:val="105"/>
                                <w:sz w:val="16"/>
                              </w:rPr>
                              <w:t>projected</w:t>
                            </w:r>
                            <w:r>
                              <w:rPr>
                                <w:rFonts w:ascii="Arial"/>
                                <w:spacing w:val="-4"/>
                                <w:w w:val="105"/>
                                <w:sz w:val="16"/>
                              </w:rPr>
                              <w:t xml:space="preserve"> </w:t>
                            </w:r>
                            <w:r>
                              <w:rPr>
                                <w:rFonts w:ascii="Arial"/>
                                <w:spacing w:val="-2"/>
                                <w:w w:val="105"/>
                                <w:sz w:val="16"/>
                              </w:rPr>
                              <w:t>change</w:t>
                            </w:r>
                            <w:r>
                              <w:rPr>
                                <w:rFonts w:ascii="Arial"/>
                                <w:spacing w:val="-4"/>
                                <w:w w:val="105"/>
                                <w:sz w:val="16"/>
                              </w:rPr>
                              <w:t xml:space="preserve"> </w:t>
                            </w:r>
                            <w:r>
                              <w:rPr>
                                <w:rFonts w:ascii="Arial"/>
                                <w:spacing w:val="-2"/>
                                <w:w w:val="105"/>
                                <w:sz w:val="16"/>
                              </w:rPr>
                              <w:t>in</w:t>
                            </w:r>
                            <w:r>
                              <w:rPr>
                                <w:rFonts w:ascii="Arial"/>
                                <w:spacing w:val="-3"/>
                                <w:w w:val="105"/>
                                <w:sz w:val="16"/>
                              </w:rPr>
                              <w:t xml:space="preserve"> </w:t>
                            </w:r>
                            <w:r>
                              <w:rPr>
                                <w:rFonts w:ascii="Arial"/>
                                <w:spacing w:val="-2"/>
                                <w:w w:val="105"/>
                                <w:sz w:val="16"/>
                              </w:rPr>
                              <w:t>suitability</w:t>
                            </w:r>
                          </w:p>
                        </w:txbxContent>
                      </wps:txbx>
                      <wps:bodyPr vert="vert"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515.750183pt;margin-top:5.244161pt;width:11.25pt;height:143.3pt;mso-position-horizontal-relative:page;mso-position-vertical-relative:paragraph;z-index:15733248" type="#_x0000_t202" id="docshape88" filled="false" stroked="false">
                <v:textbox inset="0,0,0,0" style="layout-flow:vertical">
                  <w:txbxContent>
                    <w:p>
                      <w:pPr>
                        <w:spacing w:before="19"/>
                        <w:ind w:left="20" w:right="0" w:firstLine="0"/>
                        <w:jc w:val="left"/>
                        <w:rPr>
                          <w:rFonts w:ascii="Arial"/>
                          <w:sz w:val="16"/>
                        </w:rPr>
                      </w:pPr>
                      <w:r>
                        <w:rPr>
                          <w:rFonts w:ascii="Arial"/>
                          <w:spacing w:val="-2"/>
                          <w:w w:val="105"/>
                          <w:sz w:val="16"/>
                        </w:rPr>
                        <w:t>Average</w:t>
                      </w:r>
                      <w:r>
                        <w:rPr>
                          <w:rFonts w:ascii="Arial"/>
                          <w:spacing w:val="-4"/>
                          <w:w w:val="105"/>
                          <w:sz w:val="16"/>
                        </w:rPr>
                        <w:t> </w:t>
                      </w:r>
                      <w:r>
                        <w:rPr>
                          <w:rFonts w:ascii="Arial"/>
                          <w:spacing w:val="-2"/>
                          <w:w w:val="105"/>
                          <w:sz w:val="16"/>
                        </w:rPr>
                        <w:t>projected</w:t>
                      </w:r>
                      <w:r>
                        <w:rPr>
                          <w:rFonts w:ascii="Arial"/>
                          <w:spacing w:val="-4"/>
                          <w:w w:val="105"/>
                          <w:sz w:val="16"/>
                        </w:rPr>
                        <w:t> </w:t>
                      </w:r>
                      <w:r>
                        <w:rPr>
                          <w:rFonts w:ascii="Arial"/>
                          <w:spacing w:val="-2"/>
                          <w:w w:val="105"/>
                          <w:sz w:val="16"/>
                        </w:rPr>
                        <w:t>change</w:t>
                      </w:r>
                      <w:r>
                        <w:rPr>
                          <w:rFonts w:ascii="Arial"/>
                          <w:spacing w:val="-4"/>
                          <w:w w:val="105"/>
                          <w:sz w:val="16"/>
                        </w:rPr>
                        <w:t> </w:t>
                      </w:r>
                      <w:r>
                        <w:rPr>
                          <w:rFonts w:ascii="Arial"/>
                          <w:spacing w:val="-2"/>
                          <w:w w:val="105"/>
                          <w:sz w:val="16"/>
                        </w:rPr>
                        <w:t>in</w:t>
                      </w:r>
                      <w:r>
                        <w:rPr>
                          <w:rFonts w:ascii="Arial"/>
                          <w:spacing w:val="-3"/>
                          <w:w w:val="105"/>
                          <w:sz w:val="16"/>
                        </w:rPr>
                        <w:t> </w:t>
                      </w:r>
                      <w:r>
                        <w:rPr>
                          <w:rFonts w:ascii="Arial"/>
                          <w:spacing w:val="-2"/>
                          <w:w w:val="105"/>
                          <w:sz w:val="16"/>
                        </w:rPr>
                        <w:t>suitability</w:t>
                      </w:r>
                    </w:p>
                  </w:txbxContent>
                </v:textbox>
                <w10:wrap type="none"/>
              </v:shape>
            </w:pict>
          </mc:Fallback>
        </mc:AlternateContent>
      </w:r>
      <w:bookmarkStart w:id="683" w:name="_bookmark1"/>
      <w:bookmarkEnd w:id="683"/>
      <w:r>
        <w:rPr>
          <w:rFonts w:ascii="Arial"/>
          <w:color w:val="4D4D4D"/>
          <w:spacing w:val="-4"/>
          <w:w w:val="105"/>
          <w:sz w:val="13"/>
        </w:rPr>
        <w:t>0.75</w:t>
      </w:r>
    </w:p>
    <w:p w14:paraId="6C128C3D" w14:textId="77777777" w:rsidR="00F52AD7" w:rsidRDefault="00F52AD7">
      <w:pPr>
        <w:pStyle w:val="Corpsdetexte"/>
        <w:rPr>
          <w:rFonts w:ascii="Arial"/>
          <w:sz w:val="13"/>
        </w:rPr>
      </w:pPr>
    </w:p>
    <w:p w14:paraId="1E9AE876" w14:textId="77777777" w:rsidR="00F52AD7" w:rsidRDefault="00F52AD7">
      <w:pPr>
        <w:pStyle w:val="Corpsdetexte"/>
        <w:spacing w:before="137"/>
        <w:rPr>
          <w:rFonts w:ascii="Arial"/>
          <w:sz w:val="13"/>
        </w:rPr>
      </w:pPr>
    </w:p>
    <w:p w14:paraId="37D4CAB6" w14:textId="77777777" w:rsidR="00F52AD7" w:rsidRDefault="00000000">
      <w:pPr>
        <w:ind w:right="744"/>
        <w:jc w:val="right"/>
        <w:rPr>
          <w:rFonts w:ascii="Arial"/>
          <w:sz w:val="13"/>
        </w:rPr>
      </w:pPr>
      <w:r>
        <w:rPr>
          <w:rFonts w:ascii="Arial"/>
          <w:color w:val="4D4D4D"/>
          <w:spacing w:val="-4"/>
          <w:w w:val="105"/>
          <w:sz w:val="13"/>
        </w:rPr>
        <w:t>0.50</w:t>
      </w:r>
    </w:p>
    <w:p w14:paraId="79718BC5" w14:textId="77777777" w:rsidR="00F52AD7" w:rsidRDefault="00F52AD7">
      <w:pPr>
        <w:pStyle w:val="Corpsdetexte"/>
        <w:rPr>
          <w:rFonts w:ascii="Arial"/>
          <w:sz w:val="13"/>
        </w:rPr>
      </w:pPr>
    </w:p>
    <w:p w14:paraId="140BF4BD" w14:textId="77777777" w:rsidR="00F52AD7" w:rsidRDefault="00F52AD7">
      <w:pPr>
        <w:pStyle w:val="Corpsdetexte"/>
        <w:spacing w:before="138"/>
        <w:rPr>
          <w:rFonts w:ascii="Arial"/>
          <w:sz w:val="13"/>
        </w:rPr>
      </w:pPr>
    </w:p>
    <w:p w14:paraId="29B8A6FE" w14:textId="77777777" w:rsidR="00F52AD7" w:rsidRDefault="00000000">
      <w:pPr>
        <w:ind w:right="744"/>
        <w:jc w:val="right"/>
        <w:rPr>
          <w:rFonts w:ascii="Arial"/>
          <w:sz w:val="13"/>
        </w:rPr>
      </w:pPr>
      <w:r>
        <w:rPr>
          <w:rFonts w:ascii="Arial"/>
          <w:color w:val="4D4D4D"/>
          <w:spacing w:val="-4"/>
          <w:w w:val="105"/>
          <w:sz w:val="13"/>
        </w:rPr>
        <w:t>0.25</w:t>
      </w:r>
    </w:p>
    <w:p w14:paraId="2BEB17D2" w14:textId="77777777" w:rsidR="00F52AD7" w:rsidRDefault="00F52AD7">
      <w:pPr>
        <w:pStyle w:val="Corpsdetexte"/>
        <w:rPr>
          <w:rFonts w:ascii="Arial"/>
          <w:sz w:val="13"/>
        </w:rPr>
      </w:pPr>
    </w:p>
    <w:p w14:paraId="74FD99F2" w14:textId="77777777" w:rsidR="00F52AD7" w:rsidRDefault="00F52AD7">
      <w:pPr>
        <w:pStyle w:val="Corpsdetexte"/>
        <w:spacing w:before="137"/>
        <w:rPr>
          <w:rFonts w:ascii="Arial"/>
          <w:sz w:val="13"/>
        </w:rPr>
      </w:pPr>
    </w:p>
    <w:p w14:paraId="4007BDC5" w14:textId="77777777" w:rsidR="00F52AD7" w:rsidRDefault="00000000">
      <w:pPr>
        <w:ind w:right="744"/>
        <w:jc w:val="right"/>
        <w:rPr>
          <w:rFonts w:ascii="Arial"/>
          <w:sz w:val="13"/>
        </w:rPr>
      </w:pPr>
      <w:r>
        <w:rPr>
          <w:rFonts w:ascii="Arial"/>
          <w:color w:val="4D4D4D"/>
          <w:spacing w:val="-4"/>
          <w:w w:val="105"/>
          <w:sz w:val="13"/>
        </w:rPr>
        <w:t>0.00</w:t>
      </w:r>
    </w:p>
    <w:p w14:paraId="0407F4C7" w14:textId="77777777" w:rsidR="00F52AD7" w:rsidRDefault="00F52AD7">
      <w:pPr>
        <w:pStyle w:val="Corpsdetexte"/>
        <w:rPr>
          <w:rFonts w:ascii="Arial"/>
          <w:sz w:val="13"/>
        </w:rPr>
      </w:pPr>
    </w:p>
    <w:p w14:paraId="40463156" w14:textId="77777777" w:rsidR="00F52AD7" w:rsidRDefault="00F52AD7">
      <w:pPr>
        <w:pStyle w:val="Corpsdetexte"/>
        <w:spacing w:before="137"/>
        <w:rPr>
          <w:rFonts w:ascii="Arial"/>
          <w:sz w:val="13"/>
        </w:rPr>
      </w:pPr>
    </w:p>
    <w:p w14:paraId="5FDF8F2D" w14:textId="77777777" w:rsidR="00F52AD7" w:rsidRDefault="00000000">
      <w:pPr>
        <w:spacing w:before="1"/>
        <w:ind w:right="699"/>
        <w:jc w:val="right"/>
        <w:rPr>
          <w:rFonts w:ascii="Arial"/>
          <w:sz w:val="13"/>
        </w:rPr>
      </w:pPr>
      <w:r>
        <w:rPr>
          <w:rFonts w:ascii="Arial"/>
          <w:color w:val="4D4D4D"/>
          <w:sz w:val="13"/>
        </w:rPr>
        <w:t>-</w:t>
      </w:r>
      <w:r>
        <w:rPr>
          <w:rFonts w:ascii="Arial"/>
          <w:color w:val="4D4D4D"/>
          <w:spacing w:val="-4"/>
          <w:sz w:val="13"/>
        </w:rPr>
        <w:t>0.25</w:t>
      </w:r>
    </w:p>
    <w:p w14:paraId="1E849082" w14:textId="77777777" w:rsidR="00F52AD7" w:rsidRDefault="00F52AD7">
      <w:pPr>
        <w:pStyle w:val="Corpsdetexte"/>
        <w:spacing w:before="105"/>
        <w:rPr>
          <w:rFonts w:ascii="Arial"/>
          <w:sz w:val="20"/>
        </w:rPr>
      </w:pPr>
    </w:p>
    <w:p w14:paraId="5EA898ED" w14:textId="77777777" w:rsidR="00F52AD7" w:rsidRDefault="00F52AD7">
      <w:pPr>
        <w:rPr>
          <w:rFonts w:ascii="Arial"/>
          <w:sz w:val="20"/>
        </w:rPr>
        <w:sectPr w:rsidR="00F52AD7">
          <w:pgSz w:w="11910" w:h="16840"/>
          <w:pgMar w:top="1000" w:right="960" w:bottom="800" w:left="1220" w:header="0" w:footer="606" w:gutter="0"/>
          <w:cols w:space="720"/>
        </w:sectPr>
      </w:pPr>
    </w:p>
    <w:p w14:paraId="04FFA3CD" w14:textId="77777777" w:rsidR="00F52AD7" w:rsidRDefault="00F52AD7">
      <w:pPr>
        <w:pStyle w:val="Corpsdetexte"/>
        <w:spacing w:before="125"/>
        <w:rPr>
          <w:rFonts w:ascii="Arial"/>
          <w:sz w:val="13"/>
        </w:rPr>
      </w:pPr>
    </w:p>
    <w:p w14:paraId="5E3BB1EF" w14:textId="77777777" w:rsidR="00F52AD7" w:rsidRDefault="00000000">
      <w:pPr>
        <w:ind w:left="709"/>
        <w:jc w:val="center"/>
        <w:rPr>
          <w:rFonts w:ascii="Arial"/>
          <w:sz w:val="13"/>
        </w:rPr>
      </w:pPr>
      <w:r>
        <w:rPr>
          <w:noProof/>
        </w:rPr>
        <w:drawing>
          <wp:anchor distT="0" distB="0" distL="0" distR="0" simplePos="0" relativeHeight="15731712" behindDoc="0" locked="0" layoutInCell="1" allowOverlap="1" wp14:anchorId="4306EA66" wp14:editId="7B5B34ED">
            <wp:simplePos x="0" y="0"/>
            <wp:positionH relativeFrom="page">
              <wp:posOffset>1226808</wp:posOffset>
            </wp:positionH>
            <wp:positionV relativeFrom="paragraph">
              <wp:posOffset>174120</wp:posOffset>
            </wp:positionV>
            <wp:extent cx="1479804" cy="66687"/>
            <wp:effectExtent l="0" t="0" r="0" b="0"/>
            <wp:wrapNone/>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27" cstate="print"/>
                    <a:stretch>
                      <a:fillRect/>
                    </a:stretch>
                  </pic:blipFill>
                  <pic:spPr>
                    <a:xfrm>
                      <a:off x="0" y="0"/>
                      <a:ext cx="1479804" cy="66687"/>
                    </a:xfrm>
                    <a:prstGeom prst="rect">
                      <a:avLst/>
                    </a:prstGeom>
                  </pic:spPr>
                </pic:pic>
              </a:graphicData>
            </a:graphic>
          </wp:anchor>
        </w:drawing>
      </w:r>
      <w:r>
        <w:rPr>
          <w:noProof/>
        </w:rPr>
        <w:drawing>
          <wp:inline distT="0" distB="0" distL="0" distR="0" wp14:anchorId="750A5B2F" wp14:editId="29591A47">
            <wp:extent cx="217768" cy="85610"/>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28" cstate="print"/>
                    <a:stretch>
                      <a:fillRect/>
                    </a:stretch>
                  </pic:blipFill>
                  <pic:spPr>
                    <a:xfrm>
                      <a:off x="0" y="0"/>
                      <a:ext cx="217768" cy="85610"/>
                    </a:xfrm>
                    <a:prstGeom prst="rect">
                      <a:avLst/>
                    </a:prstGeom>
                  </pic:spPr>
                </pic:pic>
              </a:graphicData>
            </a:graphic>
          </wp:inline>
        </w:drawing>
      </w:r>
      <w:r>
        <w:rPr>
          <w:spacing w:val="40"/>
          <w:w w:val="105"/>
          <w:position w:val="2"/>
          <w:sz w:val="20"/>
        </w:rPr>
        <w:t xml:space="preserve"> </w:t>
      </w:r>
      <w:r>
        <w:rPr>
          <w:rFonts w:ascii="Arial"/>
          <w:w w:val="105"/>
          <w:position w:val="2"/>
          <w:sz w:val="13"/>
        </w:rPr>
        <w:t>Low model agreement</w:t>
      </w:r>
    </w:p>
    <w:p w14:paraId="3325FC16" w14:textId="77777777" w:rsidR="00F52AD7" w:rsidRDefault="00000000">
      <w:pPr>
        <w:tabs>
          <w:tab w:val="left" w:pos="1204"/>
          <w:tab w:val="left" w:pos="1792"/>
          <w:tab w:val="left" w:pos="2254"/>
          <w:tab w:val="right" w:pos="2944"/>
        </w:tabs>
        <w:spacing w:before="271"/>
        <w:ind w:left="690"/>
        <w:jc w:val="center"/>
        <w:rPr>
          <w:rFonts w:ascii="Arial"/>
          <w:sz w:val="12"/>
        </w:rPr>
      </w:pPr>
      <w:r>
        <w:rPr>
          <w:rFonts w:ascii="Arial"/>
          <w:sz w:val="12"/>
        </w:rPr>
        <w:t>-</w:t>
      </w:r>
      <w:r>
        <w:rPr>
          <w:rFonts w:ascii="Arial"/>
          <w:spacing w:val="-5"/>
          <w:sz w:val="12"/>
        </w:rPr>
        <w:t>0.4</w:t>
      </w:r>
      <w:r>
        <w:rPr>
          <w:rFonts w:ascii="Arial"/>
          <w:sz w:val="12"/>
        </w:rPr>
        <w:tab/>
        <w:t>-</w:t>
      </w:r>
      <w:r>
        <w:rPr>
          <w:rFonts w:ascii="Arial"/>
          <w:spacing w:val="-5"/>
          <w:sz w:val="12"/>
        </w:rPr>
        <w:t>0.2</w:t>
      </w:r>
      <w:r>
        <w:rPr>
          <w:rFonts w:ascii="Arial"/>
          <w:sz w:val="12"/>
        </w:rPr>
        <w:tab/>
      </w:r>
      <w:r>
        <w:rPr>
          <w:rFonts w:ascii="Arial"/>
          <w:spacing w:val="-10"/>
          <w:sz w:val="12"/>
        </w:rPr>
        <w:t>0</w:t>
      </w:r>
      <w:r>
        <w:rPr>
          <w:rFonts w:ascii="Arial"/>
          <w:sz w:val="12"/>
        </w:rPr>
        <w:tab/>
      </w:r>
      <w:r>
        <w:rPr>
          <w:rFonts w:ascii="Arial"/>
          <w:spacing w:val="-5"/>
          <w:sz w:val="12"/>
        </w:rPr>
        <w:t>0.2</w:t>
      </w:r>
      <w:r>
        <w:rPr>
          <w:rFonts w:ascii="Arial"/>
          <w:sz w:val="12"/>
        </w:rPr>
        <w:tab/>
      </w:r>
      <w:r>
        <w:rPr>
          <w:rFonts w:ascii="Arial"/>
          <w:spacing w:val="-5"/>
          <w:sz w:val="12"/>
        </w:rPr>
        <w:t>0.4</w:t>
      </w:r>
    </w:p>
    <w:p w14:paraId="53449ECC" w14:textId="77777777" w:rsidR="00F52AD7" w:rsidRDefault="00000000">
      <w:pPr>
        <w:tabs>
          <w:tab w:val="left" w:pos="3019"/>
        </w:tabs>
        <w:spacing w:before="386" w:line="391" w:lineRule="auto"/>
        <w:ind w:left="682" w:right="38"/>
        <w:rPr>
          <w:rFonts w:ascii="Arial"/>
          <w:sz w:val="12"/>
        </w:rPr>
      </w:pPr>
      <w:r>
        <w:br w:type="column"/>
      </w:r>
      <w:r>
        <w:rPr>
          <w:noProof/>
        </w:rPr>
        <w:drawing>
          <wp:inline distT="0" distB="0" distL="0" distR="0" wp14:anchorId="5A51E78A" wp14:editId="132C797E">
            <wp:extent cx="61423" cy="8098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29" cstate="print"/>
                    <a:stretch>
                      <a:fillRect/>
                    </a:stretch>
                  </pic:blipFill>
                  <pic:spPr>
                    <a:xfrm>
                      <a:off x="0" y="0"/>
                      <a:ext cx="61423" cy="80984"/>
                    </a:xfrm>
                    <a:prstGeom prst="rect">
                      <a:avLst/>
                    </a:prstGeom>
                  </pic:spPr>
                </pic:pic>
              </a:graphicData>
            </a:graphic>
          </wp:inline>
        </w:drawing>
      </w:r>
      <w:r>
        <w:rPr>
          <w:rFonts w:ascii="Arial"/>
          <w:w w:val="105"/>
          <w:position w:val="2"/>
          <w:sz w:val="12"/>
        </w:rPr>
        <w:t>Climate</w:t>
      </w:r>
      <w:r>
        <w:rPr>
          <w:rFonts w:ascii="Arial"/>
          <w:spacing w:val="80"/>
          <w:w w:val="150"/>
          <w:position w:val="2"/>
          <w:sz w:val="12"/>
        </w:rPr>
        <w:t xml:space="preserve"> </w:t>
      </w:r>
      <w:r>
        <w:rPr>
          <w:rFonts w:ascii="Arial"/>
          <w:noProof/>
          <w:spacing w:val="-5"/>
          <w:sz w:val="12"/>
        </w:rPr>
        <w:drawing>
          <wp:inline distT="0" distB="0" distL="0" distR="0" wp14:anchorId="2C3DA0E1" wp14:editId="5351A3DD">
            <wp:extent cx="61423" cy="8098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30" cstate="print"/>
                    <a:stretch>
                      <a:fillRect/>
                    </a:stretch>
                  </pic:blipFill>
                  <pic:spPr>
                    <a:xfrm>
                      <a:off x="0" y="0"/>
                      <a:ext cx="61423" cy="80984"/>
                    </a:xfrm>
                    <a:prstGeom prst="rect">
                      <a:avLst/>
                    </a:prstGeom>
                  </pic:spPr>
                </pic:pic>
              </a:graphicData>
            </a:graphic>
          </wp:inline>
        </w:drawing>
      </w:r>
      <w:r>
        <w:rPr>
          <w:spacing w:val="-5"/>
          <w:position w:val="2"/>
          <w:sz w:val="12"/>
        </w:rPr>
        <w:t xml:space="preserve"> </w:t>
      </w:r>
      <w:proofErr w:type="spellStart"/>
      <w:r>
        <w:rPr>
          <w:rFonts w:ascii="Arial"/>
          <w:w w:val="105"/>
          <w:position w:val="2"/>
          <w:sz w:val="12"/>
        </w:rPr>
        <w:t>Climate</w:t>
      </w:r>
      <w:proofErr w:type="spellEnd"/>
      <w:r>
        <w:rPr>
          <w:rFonts w:ascii="Arial"/>
          <w:w w:val="105"/>
          <w:position w:val="2"/>
          <w:sz w:val="12"/>
        </w:rPr>
        <w:t xml:space="preserve"> - SDM</w:t>
      </w:r>
      <w:r>
        <w:rPr>
          <w:rFonts w:ascii="Arial"/>
          <w:position w:val="2"/>
          <w:sz w:val="12"/>
        </w:rPr>
        <w:tab/>
      </w:r>
      <w:r>
        <w:rPr>
          <w:rFonts w:ascii="Arial"/>
          <w:noProof/>
          <w:sz w:val="12"/>
        </w:rPr>
        <w:drawing>
          <wp:inline distT="0" distB="0" distL="0" distR="0" wp14:anchorId="7E08441A" wp14:editId="1E298C17">
            <wp:extent cx="61423" cy="8098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31" cstate="print"/>
                    <a:stretch>
                      <a:fillRect/>
                    </a:stretch>
                  </pic:blipFill>
                  <pic:spPr>
                    <a:xfrm>
                      <a:off x="0" y="0"/>
                      <a:ext cx="61423" cy="80984"/>
                    </a:xfrm>
                    <a:prstGeom prst="rect">
                      <a:avLst/>
                    </a:prstGeom>
                  </pic:spPr>
                </pic:pic>
              </a:graphicData>
            </a:graphic>
          </wp:inline>
        </w:drawing>
      </w:r>
      <w:r>
        <w:rPr>
          <w:spacing w:val="38"/>
          <w:w w:val="105"/>
          <w:position w:val="2"/>
          <w:sz w:val="12"/>
        </w:rPr>
        <w:t xml:space="preserve">  </w:t>
      </w:r>
      <w:proofErr w:type="spellStart"/>
      <w:r>
        <w:rPr>
          <w:rFonts w:ascii="Arial"/>
          <w:w w:val="105"/>
          <w:position w:val="2"/>
          <w:sz w:val="12"/>
        </w:rPr>
        <w:t>SDM</w:t>
      </w:r>
      <w:proofErr w:type="spellEnd"/>
      <w:r>
        <w:rPr>
          <w:rFonts w:ascii="Arial"/>
          <w:spacing w:val="80"/>
          <w:w w:val="105"/>
          <w:position w:val="2"/>
          <w:sz w:val="12"/>
        </w:rPr>
        <w:t xml:space="preserve"> </w:t>
      </w:r>
      <w:r>
        <w:rPr>
          <w:rFonts w:ascii="Arial"/>
          <w:noProof/>
          <w:sz w:val="12"/>
        </w:rPr>
        <w:drawing>
          <wp:inline distT="0" distB="0" distL="0" distR="0" wp14:anchorId="3AEFFE63" wp14:editId="23FEE000">
            <wp:extent cx="61423" cy="80984"/>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32" cstate="print"/>
                    <a:stretch>
                      <a:fillRect/>
                    </a:stretch>
                  </pic:blipFill>
                  <pic:spPr>
                    <a:xfrm>
                      <a:off x="0" y="0"/>
                      <a:ext cx="61423" cy="80984"/>
                    </a:xfrm>
                    <a:prstGeom prst="rect">
                      <a:avLst/>
                    </a:prstGeom>
                  </pic:spPr>
                </pic:pic>
              </a:graphicData>
            </a:graphic>
          </wp:inline>
        </w:drawing>
      </w:r>
      <w:r>
        <w:rPr>
          <w:position w:val="2"/>
          <w:sz w:val="12"/>
        </w:rPr>
        <w:t xml:space="preserve"> </w:t>
      </w:r>
      <w:r>
        <w:rPr>
          <w:rFonts w:ascii="Arial"/>
          <w:w w:val="105"/>
          <w:position w:val="2"/>
          <w:sz w:val="12"/>
        </w:rPr>
        <w:t>Species</w:t>
      </w:r>
      <w:r>
        <w:rPr>
          <w:rFonts w:ascii="Arial"/>
          <w:spacing w:val="80"/>
          <w:w w:val="105"/>
          <w:position w:val="2"/>
          <w:sz w:val="12"/>
        </w:rPr>
        <w:t xml:space="preserve"> </w:t>
      </w:r>
      <w:r>
        <w:rPr>
          <w:rFonts w:ascii="Arial"/>
          <w:noProof/>
          <w:spacing w:val="7"/>
          <w:sz w:val="12"/>
        </w:rPr>
        <w:drawing>
          <wp:inline distT="0" distB="0" distL="0" distR="0" wp14:anchorId="03E43725" wp14:editId="6524436E">
            <wp:extent cx="61423" cy="80984"/>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33" cstate="print"/>
                    <a:stretch>
                      <a:fillRect/>
                    </a:stretch>
                  </pic:blipFill>
                  <pic:spPr>
                    <a:xfrm>
                      <a:off x="0" y="0"/>
                      <a:ext cx="61423" cy="80984"/>
                    </a:xfrm>
                    <a:prstGeom prst="rect">
                      <a:avLst/>
                    </a:prstGeom>
                  </pic:spPr>
                </pic:pic>
              </a:graphicData>
            </a:graphic>
          </wp:inline>
        </w:drawing>
      </w:r>
      <w:r>
        <w:rPr>
          <w:spacing w:val="-9"/>
          <w:position w:val="2"/>
          <w:sz w:val="12"/>
        </w:rPr>
        <w:t xml:space="preserve"> </w:t>
      </w:r>
      <w:proofErr w:type="spellStart"/>
      <w:r>
        <w:rPr>
          <w:rFonts w:ascii="Arial"/>
          <w:w w:val="105"/>
          <w:position w:val="2"/>
          <w:sz w:val="12"/>
        </w:rPr>
        <w:t>Species</w:t>
      </w:r>
      <w:proofErr w:type="spellEnd"/>
      <w:r>
        <w:rPr>
          <w:rFonts w:ascii="Arial"/>
          <w:w w:val="105"/>
          <w:position w:val="2"/>
          <w:sz w:val="12"/>
        </w:rPr>
        <w:t xml:space="preserve"> - climate/SDM</w:t>
      </w:r>
      <w:r>
        <w:rPr>
          <w:rFonts w:ascii="Arial"/>
          <w:position w:val="2"/>
          <w:sz w:val="12"/>
        </w:rPr>
        <w:tab/>
      </w:r>
      <w:r>
        <w:rPr>
          <w:rFonts w:ascii="Arial"/>
          <w:noProof/>
          <w:sz w:val="12"/>
        </w:rPr>
        <w:drawing>
          <wp:inline distT="0" distB="0" distL="0" distR="0" wp14:anchorId="3B3BCD9F" wp14:editId="004C0D81">
            <wp:extent cx="61423" cy="80984"/>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34" cstate="print"/>
                    <a:stretch>
                      <a:fillRect/>
                    </a:stretch>
                  </pic:blipFill>
                  <pic:spPr>
                    <a:xfrm>
                      <a:off x="0" y="0"/>
                      <a:ext cx="61423" cy="80984"/>
                    </a:xfrm>
                    <a:prstGeom prst="rect">
                      <a:avLst/>
                    </a:prstGeom>
                  </pic:spPr>
                </pic:pic>
              </a:graphicData>
            </a:graphic>
          </wp:inline>
        </w:drawing>
      </w:r>
      <w:r>
        <w:rPr>
          <w:spacing w:val="-11"/>
          <w:position w:val="2"/>
          <w:sz w:val="12"/>
        </w:rPr>
        <w:t xml:space="preserve"> </w:t>
      </w:r>
      <w:r>
        <w:rPr>
          <w:rFonts w:ascii="Arial"/>
          <w:spacing w:val="-2"/>
          <w:w w:val="105"/>
          <w:position w:val="2"/>
          <w:sz w:val="12"/>
        </w:rPr>
        <w:t>Residuals</w:t>
      </w:r>
    </w:p>
    <w:p w14:paraId="0A8CEAE7" w14:textId="77777777" w:rsidR="00F52AD7" w:rsidRDefault="00000000">
      <w:pPr>
        <w:spacing w:before="101"/>
        <w:ind w:left="10"/>
        <w:jc w:val="center"/>
        <w:rPr>
          <w:rFonts w:ascii="Arial"/>
          <w:sz w:val="13"/>
        </w:rPr>
      </w:pPr>
      <w:r>
        <w:br w:type="column"/>
      </w:r>
      <w:r>
        <w:rPr>
          <w:rFonts w:ascii="Arial"/>
          <w:color w:val="4D4D4D"/>
          <w:sz w:val="13"/>
        </w:rPr>
        <w:t>-</w:t>
      </w:r>
      <w:r>
        <w:rPr>
          <w:rFonts w:ascii="Arial"/>
          <w:color w:val="4D4D4D"/>
          <w:spacing w:val="-4"/>
          <w:sz w:val="13"/>
        </w:rPr>
        <w:t>0.50</w:t>
      </w:r>
    </w:p>
    <w:p w14:paraId="5B1C5DE2" w14:textId="77777777" w:rsidR="00F52AD7" w:rsidRDefault="00F52AD7">
      <w:pPr>
        <w:jc w:val="center"/>
        <w:rPr>
          <w:rFonts w:ascii="Arial"/>
          <w:sz w:val="13"/>
        </w:rPr>
        <w:sectPr w:rsidR="00F52AD7">
          <w:type w:val="continuous"/>
          <w:pgSz w:w="11910" w:h="16840"/>
          <w:pgMar w:top="860" w:right="960" w:bottom="800" w:left="1220" w:header="0" w:footer="606" w:gutter="0"/>
          <w:cols w:num="3" w:space="720" w:equalWidth="0">
            <w:col w:w="3043" w:space="40"/>
            <w:col w:w="3731" w:space="1189"/>
            <w:col w:w="1727"/>
          </w:cols>
        </w:sectPr>
      </w:pPr>
    </w:p>
    <w:p w14:paraId="6A4A8941" w14:textId="77777777" w:rsidR="00F52AD7" w:rsidRDefault="00F52AD7">
      <w:pPr>
        <w:pStyle w:val="Corpsdetexte"/>
        <w:spacing w:before="87"/>
        <w:rPr>
          <w:rFonts w:ascii="Arial"/>
          <w:sz w:val="22"/>
        </w:rPr>
      </w:pPr>
    </w:p>
    <w:commentRangeStart w:id="684"/>
    <w:p w14:paraId="488080DE" w14:textId="77777777" w:rsidR="00F52AD7" w:rsidRDefault="00000000">
      <w:pPr>
        <w:spacing w:line="283" w:lineRule="auto"/>
        <w:ind w:left="197" w:right="424"/>
        <w:jc w:val="both"/>
        <w:rPr>
          <w:rFonts w:ascii="Arial" w:hAnsi="Arial"/>
        </w:rPr>
      </w:pPr>
      <w:r>
        <w:rPr>
          <w:noProof/>
        </w:rPr>
        <mc:AlternateContent>
          <mc:Choice Requires="wps">
            <w:drawing>
              <wp:anchor distT="0" distB="0" distL="0" distR="0" simplePos="0" relativeHeight="15733760" behindDoc="0" locked="0" layoutInCell="1" allowOverlap="1" wp14:anchorId="00AEBEF2" wp14:editId="4ADFFC6B">
                <wp:simplePos x="0" y="0"/>
                <wp:positionH relativeFrom="page">
                  <wp:posOffset>5282234</wp:posOffset>
                </wp:positionH>
                <wp:positionV relativeFrom="paragraph">
                  <wp:posOffset>-587576</wp:posOffset>
                </wp:positionV>
                <wp:extent cx="915035" cy="38163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381635"/>
                        </a:xfrm>
                        <a:prstGeom prst="rect">
                          <a:avLst/>
                        </a:prstGeom>
                      </wps:spPr>
                      <wps:txbx>
                        <w:txbxContent>
                          <w:p w14:paraId="50308DFC" w14:textId="77777777" w:rsidR="00F52AD7" w:rsidRDefault="00000000">
                            <w:pPr>
                              <w:spacing w:before="20" w:line="427" w:lineRule="auto"/>
                              <w:ind w:left="20" w:right="68"/>
                              <w:jc w:val="both"/>
                              <w:rPr>
                                <w:rFonts w:ascii="Arial"/>
                                <w:sz w:val="15"/>
                              </w:rPr>
                            </w:pPr>
                            <w:r>
                              <w:rPr>
                                <w:rFonts w:ascii="Arial"/>
                                <w:color w:val="4D4D4D"/>
                                <w:spacing w:val="-2"/>
                                <w:w w:val="105"/>
                                <w:sz w:val="15"/>
                              </w:rPr>
                              <w:t xml:space="preserve">Boreal Alpine Contin. </w:t>
                            </w:r>
                            <w:r>
                              <w:rPr>
                                <w:rFonts w:ascii="Arial"/>
                                <w:color w:val="4D4D4D"/>
                                <w:spacing w:val="-2"/>
                                <w:sz w:val="15"/>
                              </w:rPr>
                              <w:t>Atlantic</w:t>
                            </w:r>
                          </w:p>
                          <w:p w14:paraId="71C3D3FC" w14:textId="77777777" w:rsidR="00F52AD7" w:rsidRDefault="00000000">
                            <w:pPr>
                              <w:spacing w:line="172" w:lineRule="exact"/>
                              <w:ind w:left="20"/>
                              <w:rPr>
                                <w:rFonts w:ascii="Arial"/>
                                <w:sz w:val="15"/>
                              </w:rPr>
                            </w:pPr>
                            <w:proofErr w:type="spellStart"/>
                            <w:r>
                              <w:rPr>
                                <w:rFonts w:ascii="Arial"/>
                                <w:color w:val="4D4D4D"/>
                                <w:spacing w:val="-2"/>
                                <w:w w:val="105"/>
                                <w:sz w:val="15"/>
                              </w:rPr>
                              <w:t>Mediter</w:t>
                            </w:r>
                            <w:proofErr w:type="spellEnd"/>
                            <w:r>
                              <w:rPr>
                                <w:rFonts w:ascii="Arial"/>
                                <w:color w:val="4D4D4D"/>
                                <w:spacing w:val="-2"/>
                                <w:w w:val="105"/>
                                <w:sz w:val="15"/>
                              </w:rPr>
                              <w:t>.</w:t>
                            </w:r>
                          </w:p>
                        </w:txbxContent>
                      </wps:txbx>
                      <wps:bodyPr vert="vert"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15.92395pt;margin-top:-46.265865pt;width:72.05pt;height:30.05pt;mso-position-horizontal-relative:page;mso-position-vertical-relative:paragraph;z-index:15733760" type="#_x0000_t202" id="docshape89" filled="false" stroked="false">
                <v:textbox inset="0,0,0,0" style="layout-flow:vertical">
                  <w:txbxContent>
                    <w:p>
                      <w:pPr>
                        <w:spacing w:line="427" w:lineRule="auto" w:before="20"/>
                        <w:ind w:left="20" w:right="68" w:firstLine="0"/>
                        <w:jc w:val="both"/>
                        <w:rPr>
                          <w:rFonts w:ascii="Arial"/>
                          <w:sz w:val="15"/>
                        </w:rPr>
                      </w:pPr>
                      <w:r>
                        <w:rPr>
                          <w:rFonts w:ascii="Arial"/>
                          <w:color w:val="4D4D4D"/>
                          <w:spacing w:val="-2"/>
                          <w:w w:val="105"/>
                          <w:sz w:val="15"/>
                        </w:rPr>
                        <w:t>Boreal Alpine Contin. </w:t>
                      </w:r>
                      <w:r>
                        <w:rPr>
                          <w:rFonts w:ascii="Arial"/>
                          <w:color w:val="4D4D4D"/>
                          <w:spacing w:val="-2"/>
                          <w:sz w:val="15"/>
                        </w:rPr>
                        <w:t>Atlantic</w:t>
                      </w:r>
                    </w:p>
                    <w:p>
                      <w:pPr>
                        <w:spacing w:line="172" w:lineRule="exact" w:before="0"/>
                        <w:ind w:left="20" w:right="0" w:firstLine="0"/>
                        <w:jc w:val="left"/>
                        <w:rPr>
                          <w:rFonts w:ascii="Arial"/>
                          <w:sz w:val="15"/>
                        </w:rPr>
                      </w:pPr>
                      <w:r>
                        <w:rPr>
                          <w:rFonts w:ascii="Arial"/>
                          <w:color w:val="4D4D4D"/>
                          <w:spacing w:val="-2"/>
                          <w:w w:val="105"/>
                          <w:sz w:val="15"/>
                        </w:rPr>
                        <w:t>Mediter.</w:t>
                      </w:r>
                    </w:p>
                  </w:txbxContent>
                </v:textbox>
                <w10:wrap type="none"/>
              </v:shape>
            </w:pict>
          </mc:Fallback>
        </mc:AlternateContent>
      </w:r>
      <w:r>
        <w:rPr>
          <w:rFonts w:ascii="Arial" w:hAnsi="Arial"/>
          <w:b/>
          <w:spacing w:val="-6"/>
        </w:rPr>
        <w:t>Fig.</w:t>
      </w:r>
      <w:r>
        <w:rPr>
          <w:rFonts w:ascii="Arial" w:hAnsi="Arial"/>
          <w:b/>
          <w:spacing w:val="-7"/>
        </w:rPr>
        <w:t xml:space="preserve"> </w:t>
      </w:r>
      <w:r>
        <w:rPr>
          <w:rFonts w:ascii="Arial" w:hAnsi="Arial"/>
          <w:b/>
          <w:spacing w:val="-6"/>
        </w:rPr>
        <w:t>21.</w:t>
      </w:r>
      <w:r>
        <w:rPr>
          <w:rFonts w:ascii="Arial" w:hAnsi="Arial"/>
          <w:b/>
          <w:spacing w:val="17"/>
        </w:rPr>
        <w:t xml:space="preserve"> </w:t>
      </w:r>
      <w:commentRangeEnd w:id="684"/>
      <w:r w:rsidR="000F63E1">
        <w:rPr>
          <w:rStyle w:val="Marquedecommentaire"/>
        </w:rPr>
        <w:commentReference w:id="684"/>
      </w:r>
      <w:r>
        <w:rPr>
          <w:rFonts w:ascii="Arial" w:hAnsi="Arial"/>
          <w:b/>
          <w:spacing w:val="-6"/>
        </w:rPr>
        <w:t>Projections</w:t>
      </w:r>
      <w:r>
        <w:rPr>
          <w:rFonts w:ascii="Arial" w:hAnsi="Arial"/>
          <w:b/>
          <w:spacing w:val="-7"/>
        </w:rPr>
        <w:t xml:space="preserve"> </w:t>
      </w:r>
      <w:r>
        <w:rPr>
          <w:rFonts w:ascii="Arial" w:hAnsi="Arial"/>
          <w:b/>
          <w:spacing w:val="-6"/>
        </w:rPr>
        <w:t>of</w:t>
      </w:r>
      <w:r>
        <w:rPr>
          <w:rFonts w:ascii="Arial" w:hAnsi="Arial"/>
          <w:b/>
          <w:spacing w:val="-7"/>
        </w:rPr>
        <w:t xml:space="preserve"> </w:t>
      </w:r>
      <w:r>
        <w:rPr>
          <w:rFonts w:ascii="Arial" w:hAnsi="Arial"/>
          <w:b/>
          <w:spacing w:val="-6"/>
        </w:rPr>
        <w:t>climatic</w:t>
      </w:r>
      <w:r>
        <w:rPr>
          <w:rFonts w:ascii="Arial" w:hAnsi="Arial"/>
          <w:b/>
          <w:spacing w:val="-7"/>
        </w:rPr>
        <w:t xml:space="preserve"> </w:t>
      </w:r>
      <w:r>
        <w:rPr>
          <w:rFonts w:ascii="Arial" w:hAnsi="Arial"/>
          <w:b/>
          <w:spacing w:val="-6"/>
        </w:rPr>
        <w:t>suitability</w:t>
      </w:r>
      <w:r>
        <w:rPr>
          <w:rFonts w:ascii="Arial" w:hAnsi="Arial"/>
          <w:b/>
          <w:spacing w:val="-7"/>
        </w:rPr>
        <w:t xml:space="preserve"> </w:t>
      </w:r>
      <w:r>
        <w:rPr>
          <w:rFonts w:ascii="Arial" w:hAnsi="Arial"/>
          <w:b/>
          <w:spacing w:val="-6"/>
        </w:rPr>
        <w:t>change</w:t>
      </w:r>
      <w:r>
        <w:rPr>
          <w:rFonts w:ascii="Arial" w:hAnsi="Arial"/>
          <w:b/>
          <w:spacing w:val="-7"/>
        </w:rPr>
        <w:t xml:space="preserve"> </w:t>
      </w:r>
      <w:r>
        <w:rPr>
          <w:rFonts w:ascii="Arial" w:hAnsi="Arial"/>
          <w:b/>
          <w:spacing w:val="-6"/>
        </w:rPr>
        <w:t>and</w:t>
      </w:r>
      <w:r>
        <w:rPr>
          <w:rFonts w:ascii="Arial" w:hAnsi="Arial"/>
          <w:b/>
          <w:spacing w:val="-7"/>
        </w:rPr>
        <w:t xml:space="preserve"> </w:t>
      </w:r>
      <w:r>
        <w:rPr>
          <w:rFonts w:ascii="Arial" w:hAnsi="Arial"/>
          <w:b/>
          <w:spacing w:val="-6"/>
        </w:rPr>
        <w:t>main</w:t>
      </w:r>
      <w:r>
        <w:rPr>
          <w:rFonts w:ascii="Arial" w:hAnsi="Arial"/>
          <w:b/>
          <w:spacing w:val="-7"/>
        </w:rPr>
        <w:t xml:space="preserve"> </w:t>
      </w:r>
      <w:r>
        <w:rPr>
          <w:rFonts w:ascii="Arial" w:hAnsi="Arial"/>
          <w:b/>
          <w:spacing w:val="-6"/>
        </w:rPr>
        <w:t>source</w:t>
      </w:r>
      <w:r>
        <w:rPr>
          <w:rFonts w:ascii="Arial" w:hAnsi="Arial"/>
          <w:b/>
          <w:spacing w:val="-7"/>
        </w:rPr>
        <w:t xml:space="preserve"> </w:t>
      </w:r>
      <w:r>
        <w:rPr>
          <w:rFonts w:ascii="Arial" w:hAnsi="Arial"/>
          <w:b/>
          <w:spacing w:val="-6"/>
        </w:rPr>
        <w:t>of</w:t>
      </w:r>
      <w:r>
        <w:rPr>
          <w:rFonts w:ascii="Arial" w:hAnsi="Arial"/>
          <w:b/>
          <w:spacing w:val="-7"/>
        </w:rPr>
        <w:t xml:space="preserve"> </w:t>
      </w:r>
      <w:r>
        <w:rPr>
          <w:rFonts w:ascii="Arial" w:hAnsi="Arial"/>
          <w:b/>
          <w:spacing w:val="-6"/>
        </w:rPr>
        <w:t>uncertainty</w:t>
      </w:r>
      <w:r>
        <w:rPr>
          <w:rFonts w:ascii="Arial" w:hAnsi="Arial"/>
          <w:b/>
          <w:spacing w:val="-7"/>
        </w:rPr>
        <w:t xml:space="preserve"> </w:t>
      </w:r>
      <w:r>
        <w:rPr>
          <w:rFonts w:ascii="Arial" w:hAnsi="Arial"/>
          <w:b/>
          <w:spacing w:val="-6"/>
        </w:rPr>
        <w:t>in</w:t>
      </w:r>
      <w:r>
        <w:rPr>
          <w:rFonts w:ascii="Arial" w:hAnsi="Arial"/>
          <w:b/>
          <w:spacing w:val="-7"/>
        </w:rPr>
        <w:t xml:space="preserve"> </w:t>
      </w:r>
      <w:r>
        <w:rPr>
          <w:rFonts w:ascii="Arial" w:hAnsi="Arial"/>
          <w:b/>
          <w:spacing w:val="-6"/>
        </w:rPr>
        <w:t>2090.</w:t>
      </w:r>
      <w:r>
        <w:rPr>
          <w:rFonts w:ascii="Arial" w:hAnsi="Arial"/>
          <w:b/>
          <w:spacing w:val="9"/>
        </w:rPr>
        <w:t xml:space="preserve"> </w:t>
      </w:r>
      <w:r>
        <w:rPr>
          <w:rFonts w:ascii="Arial" w:hAnsi="Arial"/>
          <w:spacing w:val="-6"/>
        </w:rPr>
        <w:t xml:space="preserve">(a) </w:t>
      </w:r>
      <w:r>
        <w:rPr>
          <w:rFonts w:ascii="Arial" w:hAnsi="Arial"/>
          <w:w w:val="90"/>
        </w:rPr>
        <w:t>Overall</w:t>
      </w:r>
      <w:r>
        <w:rPr>
          <w:rFonts w:ascii="Arial" w:hAnsi="Arial"/>
          <w:spacing w:val="-2"/>
          <w:w w:val="90"/>
        </w:rPr>
        <w:t xml:space="preserve"> </w:t>
      </w:r>
      <w:r>
        <w:rPr>
          <w:rFonts w:ascii="Arial" w:hAnsi="Arial"/>
          <w:w w:val="90"/>
        </w:rPr>
        <w:t>change</w:t>
      </w:r>
      <w:r>
        <w:rPr>
          <w:rFonts w:ascii="Arial" w:hAnsi="Arial"/>
          <w:spacing w:val="-2"/>
          <w:w w:val="90"/>
        </w:rPr>
        <w:t xml:space="preserve"> </w:t>
      </w:r>
      <w:r>
        <w:rPr>
          <w:rFonts w:ascii="Arial" w:hAnsi="Arial"/>
          <w:w w:val="90"/>
        </w:rPr>
        <w:t>in</w:t>
      </w:r>
      <w:r>
        <w:rPr>
          <w:rFonts w:ascii="Arial" w:hAnsi="Arial"/>
          <w:spacing w:val="-2"/>
          <w:w w:val="90"/>
        </w:rPr>
        <w:t xml:space="preserve"> </w:t>
      </w:r>
      <w:commentRangeStart w:id="685"/>
      <w:r>
        <w:rPr>
          <w:rFonts w:ascii="Arial" w:hAnsi="Arial"/>
          <w:w w:val="90"/>
        </w:rPr>
        <w:t>fitness</w:t>
      </w:r>
      <w:r>
        <w:rPr>
          <w:rFonts w:ascii="Arial" w:hAnsi="Arial"/>
          <w:spacing w:val="-2"/>
          <w:w w:val="90"/>
        </w:rPr>
        <w:t xml:space="preserve"> </w:t>
      </w:r>
      <w:commentRangeEnd w:id="685"/>
      <w:r w:rsidR="000F63E1">
        <w:rPr>
          <w:rStyle w:val="Marquedecommentaire"/>
        </w:rPr>
        <w:commentReference w:id="685"/>
      </w:r>
      <w:r>
        <w:rPr>
          <w:rFonts w:ascii="Arial" w:hAnsi="Arial"/>
          <w:w w:val="90"/>
        </w:rPr>
        <w:t>between</w:t>
      </w:r>
      <w:r>
        <w:rPr>
          <w:rFonts w:ascii="Arial" w:hAnsi="Arial"/>
          <w:spacing w:val="-2"/>
          <w:w w:val="90"/>
        </w:rPr>
        <w:t xml:space="preserve"> </w:t>
      </w:r>
      <w:r>
        <w:rPr>
          <w:rFonts w:ascii="Arial" w:hAnsi="Arial"/>
          <w:w w:val="90"/>
        </w:rPr>
        <w:t>the</w:t>
      </w:r>
      <w:r>
        <w:rPr>
          <w:rFonts w:ascii="Arial" w:hAnsi="Arial"/>
          <w:spacing w:val="-2"/>
          <w:w w:val="90"/>
        </w:rPr>
        <w:t xml:space="preserve"> </w:t>
      </w:r>
      <w:r>
        <w:rPr>
          <w:rFonts w:ascii="Arial" w:hAnsi="Arial"/>
          <w:w w:val="90"/>
        </w:rPr>
        <w:t>projection</w:t>
      </w:r>
      <w:r>
        <w:rPr>
          <w:rFonts w:ascii="Arial" w:hAnsi="Arial"/>
          <w:spacing w:val="-2"/>
          <w:w w:val="90"/>
        </w:rPr>
        <w:t xml:space="preserve"> </w:t>
      </w:r>
      <w:r>
        <w:rPr>
          <w:rFonts w:ascii="Arial" w:hAnsi="Arial"/>
          <w:w w:val="90"/>
        </w:rPr>
        <w:t>period</w:t>
      </w:r>
      <w:r>
        <w:rPr>
          <w:rFonts w:ascii="Arial" w:hAnsi="Arial"/>
          <w:spacing w:val="-2"/>
          <w:w w:val="90"/>
        </w:rPr>
        <w:t xml:space="preserve"> </w:t>
      </w:r>
      <w:r>
        <w:rPr>
          <w:rFonts w:ascii="Arial" w:hAnsi="Arial"/>
          <w:w w:val="90"/>
        </w:rPr>
        <w:t>2080-2010</w:t>
      </w:r>
      <w:r>
        <w:rPr>
          <w:rFonts w:ascii="Arial" w:hAnsi="Arial"/>
          <w:spacing w:val="-2"/>
          <w:w w:val="90"/>
        </w:rPr>
        <w:t xml:space="preserve"> </w:t>
      </w:r>
      <w:r>
        <w:rPr>
          <w:rFonts w:ascii="Arial" w:hAnsi="Arial"/>
          <w:w w:val="90"/>
        </w:rPr>
        <w:t>and</w:t>
      </w:r>
      <w:r>
        <w:rPr>
          <w:rFonts w:ascii="Arial" w:hAnsi="Arial"/>
          <w:spacing w:val="-2"/>
          <w:w w:val="90"/>
        </w:rPr>
        <w:t xml:space="preserve"> </w:t>
      </w:r>
      <w:r>
        <w:rPr>
          <w:rFonts w:ascii="Arial" w:hAnsi="Arial"/>
          <w:w w:val="90"/>
        </w:rPr>
        <w:t>the</w:t>
      </w:r>
      <w:r>
        <w:rPr>
          <w:rFonts w:ascii="Arial" w:hAnsi="Arial"/>
          <w:spacing w:val="-2"/>
          <w:w w:val="90"/>
        </w:rPr>
        <w:t xml:space="preserve"> </w:t>
      </w:r>
      <w:r>
        <w:rPr>
          <w:rFonts w:ascii="Arial" w:hAnsi="Arial"/>
          <w:w w:val="90"/>
        </w:rPr>
        <w:t>reference</w:t>
      </w:r>
      <w:r>
        <w:rPr>
          <w:rFonts w:ascii="Arial" w:hAnsi="Arial"/>
          <w:spacing w:val="-2"/>
          <w:w w:val="90"/>
        </w:rPr>
        <w:t xml:space="preserve"> </w:t>
      </w:r>
      <w:r>
        <w:rPr>
          <w:rFonts w:ascii="Arial" w:hAnsi="Arial"/>
          <w:w w:val="90"/>
        </w:rPr>
        <w:t>period</w:t>
      </w:r>
      <w:r>
        <w:rPr>
          <w:rFonts w:ascii="Arial" w:hAnsi="Arial"/>
          <w:spacing w:val="-2"/>
          <w:w w:val="90"/>
        </w:rPr>
        <w:t xml:space="preserve"> </w:t>
      </w:r>
      <w:r>
        <w:rPr>
          <w:rFonts w:ascii="Arial" w:hAnsi="Arial"/>
          <w:w w:val="90"/>
        </w:rPr>
        <w:t>1970-2000, across all GCMs, SSPs, SDM approaches and species.</w:t>
      </w:r>
      <w:r>
        <w:rPr>
          <w:rFonts w:ascii="Arial" w:hAnsi="Arial"/>
        </w:rPr>
        <w:t xml:space="preserve"> </w:t>
      </w:r>
      <w:r>
        <w:rPr>
          <w:rFonts w:ascii="Arial" w:hAnsi="Arial"/>
          <w:w w:val="90"/>
        </w:rPr>
        <w:t xml:space="preserve">Hashed shading reflects area where the three </w:t>
      </w:r>
      <w:r>
        <w:rPr>
          <w:rFonts w:ascii="Arial" w:hAnsi="Arial"/>
          <w:spacing w:val="-4"/>
        </w:rPr>
        <w:t>approaches</w:t>
      </w:r>
      <w:r>
        <w:rPr>
          <w:rFonts w:ascii="Arial" w:hAnsi="Arial"/>
          <w:spacing w:val="-7"/>
        </w:rPr>
        <w:t xml:space="preserve"> </w:t>
      </w:r>
      <w:r>
        <w:rPr>
          <w:rFonts w:ascii="Arial" w:hAnsi="Arial"/>
          <w:spacing w:val="-4"/>
        </w:rPr>
        <w:t>of</w:t>
      </w:r>
      <w:r>
        <w:rPr>
          <w:rFonts w:ascii="Arial" w:hAnsi="Arial"/>
          <w:spacing w:val="-7"/>
        </w:rPr>
        <w:t xml:space="preserve"> </w:t>
      </w:r>
      <w:r>
        <w:rPr>
          <w:rFonts w:ascii="Arial" w:hAnsi="Arial"/>
          <w:spacing w:val="-4"/>
        </w:rPr>
        <w:t>SDMs</w:t>
      </w:r>
      <w:r>
        <w:rPr>
          <w:rFonts w:ascii="Arial" w:hAnsi="Arial"/>
          <w:spacing w:val="-7"/>
        </w:rPr>
        <w:t xml:space="preserve"> </w:t>
      </w:r>
      <w:r>
        <w:rPr>
          <w:rFonts w:ascii="Arial" w:hAnsi="Arial"/>
          <w:spacing w:val="-4"/>
        </w:rPr>
        <w:t>did</w:t>
      </w:r>
      <w:r>
        <w:rPr>
          <w:rFonts w:ascii="Arial" w:hAnsi="Arial"/>
          <w:spacing w:val="-7"/>
        </w:rPr>
        <w:t xml:space="preserve"> </w:t>
      </w:r>
      <w:r>
        <w:rPr>
          <w:rFonts w:ascii="Arial" w:hAnsi="Arial"/>
          <w:spacing w:val="-4"/>
        </w:rPr>
        <w:t>not</w:t>
      </w:r>
      <w:r>
        <w:rPr>
          <w:rFonts w:ascii="Arial" w:hAnsi="Arial"/>
          <w:spacing w:val="-7"/>
        </w:rPr>
        <w:t xml:space="preserve"> </w:t>
      </w:r>
      <w:r>
        <w:rPr>
          <w:rFonts w:ascii="Arial" w:hAnsi="Arial"/>
          <w:spacing w:val="-4"/>
        </w:rPr>
        <w:t>agree</w:t>
      </w:r>
      <w:r>
        <w:rPr>
          <w:rFonts w:ascii="Arial" w:hAnsi="Arial"/>
          <w:spacing w:val="-7"/>
        </w:rPr>
        <w:t xml:space="preserve"> </w:t>
      </w:r>
      <w:r>
        <w:rPr>
          <w:rFonts w:ascii="Arial" w:hAnsi="Arial"/>
          <w:spacing w:val="-4"/>
        </w:rPr>
        <w:t>in</w:t>
      </w:r>
      <w:r>
        <w:rPr>
          <w:rFonts w:ascii="Arial" w:hAnsi="Arial"/>
          <w:spacing w:val="-7"/>
        </w:rPr>
        <w:t xml:space="preserve"> </w:t>
      </w:r>
      <w:r>
        <w:rPr>
          <w:rFonts w:ascii="Arial" w:hAnsi="Arial"/>
          <w:spacing w:val="-4"/>
        </w:rPr>
        <w:t>the</w:t>
      </w:r>
      <w:r>
        <w:rPr>
          <w:rFonts w:ascii="Arial" w:hAnsi="Arial"/>
          <w:spacing w:val="-7"/>
        </w:rPr>
        <w:t xml:space="preserve"> </w:t>
      </w:r>
      <w:r>
        <w:rPr>
          <w:rFonts w:ascii="Arial" w:hAnsi="Arial"/>
          <w:spacing w:val="-4"/>
        </w:rPr>
        <w:t>sign</w:t>
      </w:r>
      <w:r>
        <w:rPr>
          <w:rFonts w:ascii="Arial" w:hAnsi="Arial"/>
          <w:spacing w:val="-7"/>
        </w:rPr>
        <w:t xml:space="preserve"> </w:t>
      </w:r>
      <w:r>
        <w:rPr>
          <w:rFonts w:ascii="Arial" w:hAnsi="Arial"/>
          <w:spacing w:val="-4"/>
        </w:rPr>
        <w:t>of</w:t>
      </w:r>
      <w:r>
        <w:rPr>
          <w:rFonts w:ascii="Arial" w:hAnsi="Arial"/>
          <w:spacing w:val="-7"/>
        </w:rPr>
        <w:t xml:space="preserve"> </w:t>
      </w:r>
      <w:r>
        <w:rPr>
          <w:rFonts w:ascii="Arial" w:hAnsi="Arial"/>
          <w:spacing w:val="-4"/>
        </w:rPr>
        <w:t>suitability</w:t>
      </w:r>
      <w:r>
        <w:rPr>
          <w:rFonts w:ascii="Arial" w:hAnsi="Arial"/>
          <w:spacing w:val="-7"/>
        </w:rPr>
        <w:t xml:space="preserve"> </w:t>
      </w:r>
      <w:r>
        <w:rPr>
          <w:rFonts w:ascii="Arial" w:hAnsi="Arial"/>
          <w:spacing w:val="-4"/>
        </w:rPr>
        <w:t>change.</w:t>
      </w:r>
      <w:r>
        <w:rPr>
          <w:rFonts w:ascii="Arial" w:hAnsi="Arial"/>
          <w:spacing w:val="11"/>
        </w:rPr>
        <w:t xml:space="preserve"> </w:t>
      </w:r>
      <w:r>
        <w:rPr>
          <w:rFonts w:ascii="Arial" w:hAnsi="Arial"/>
          <w:spacing w:val="-4"/>
        </w:rPr>
        <w:t>(b)</w:t>
      </w:r>
      <w:r>
        <w:rPr>
          <w:rFonts w:ascii="Arial" w:hAnsi="Arial"/>
          <w:spacing w:val="-7"/>
        </w:rPr>
        <w:t xml:space="preserve"> </w:t>
      </w:r>
      <w:r>
        <w:rPr>
          <w:rFonts w:ascii="Arial" w:hAnsi="Arial"/>
          <w:spacing w:val="-4"/>
        </w:rPr>
        <w:t>Main</w:t>
      </w:r>
      <w:r>
        <w:rPr>
          <w:rFonts w:ascii="Arial" w:hAnsi="Arial"/>
          <w:spacing w:val="-7"/>
        </w:rPr>
        <w:t xml:space="preserve"> </w:t>
      </w:r>
      <w:r>
        <w:rPr>
          <w:rFonts w:ascii="Arial" w:hAnsi="Arial"/>
          <w:spacing w:val="-4"/>
        </w:rPr>
        <w:t>source</w:t>
      </w:r>
      <w:r>
        <w:rPr>
          <w:rFonts w:ascii="Arial" w:hAnsi="Arial"/>
          <w:spacing w:val="-7"/>
        </w:rPr>
        <w:t xml:space="preserve"> </w:t>
      </w:r>
      <w:r>
        <w:rPr>
          <w:rFonts w:ascii="Arial" w:hAnsi="Arial"/>
          <w:spacing w:val="-4"/>
        </w:rPr>
        <w:t>of</w:t>
      </w:r>
      <w:r>
        <w:rPr>
          <w:rFonts w:ascii="Arial" w:hAnsi="Arial"/>
          <w:spacing w:val="-7"/>
        </w:rPr>
        <w:t xml:space="preserve"> </w:t>
      </w:r>
      <w:r>
        <w:rPr>
          <w:rFonts w:ascii="Arial" w:hAnsi="Arial"/>
          <w:spacing w:val="-4"/>
        </w:rPr>
        <w:t>uncertainty over</w:t>
      </w:r>
      <w:r>
        <w:rPr>
          <w:rFonts w:ascii="Arial" w:hAnsi="Arial"/>
          <w:spacing w:val="-12"/>
        </w:rPr>
        <w:t xml:space="preserve"> </w:t>
      </w:r>
      <w:r>
        <w:rPr>
          <w:rFonts w:ascii="Arial" w:hAnsi="Arial"/>
          <w:spacing w:val="-4"/>
        </w:rPr>
        <w:t>the</w:t>
      </w:r>
      <w:r>
        <w:rPr>
          <w:rFonts w:ascii="Arial" w:hAnsi="Arial"/>
          <w:spacing w:val="-11"/>
        </w:rPr>
        <w:t xml:space="preserve"> </w:t>
      </w:r>
      <w:r>
        <w:rPr>
          <w:rFonts w:ascii="Arial" w:hAnsi="Arial"/>
          <w:spacing w:val="-4"/>
        </w:rPr>
        <w:t>2080-2100</w:t>
      </w:r>
      <w:r>
        <w:rPr>
          <w:rFonts w:ascii="Arial" w:hAnsi="Arial"/>
          <w:spacing w:val="-11"/>
        </w:rPr>
        <w:t xml:space="preserve"> </w:t>
      </w:r>
      <w:r>
        <w:rPr>
          <w:rFonts w:ascii="Arial" w:hAnsi="Arial"/>
          <w:spacing w:val="-4"/>
        </w:rPr>
        <w:t>period,</w:t>
      </w:r>
      <w:r>
        <w:rPr>
          <w:rFonts w:ascii="Arial" w:hAnsi="Arial"/>
          <w:spacing w:val="-12"/>
        </w:rPr>
        <w:t xml:space="preserve"> </w:t>
      </w:r>
      <w:r>
        <w:rPr>
          <w:rFonts w:ascii="Arial" w:hAnsi="Arial"/>
          <w:spacing w:val="-4"/>
        </w:rPr>
        <w:t>according</w:t>
      </w:r>
      <w:r>
        <w:rPr>
          <w:rFonts w:ascii="Arial" w:hAnsi="Arial"/>
          <w:spacing w:val="-11"/>
        </w:rPr>
        <w:t xml:space="preserve"> </w:t>
      </w:r>
      <w:r>
        <w:rPr>
          <w:rFonts w:ascii="Arial" w:hAnsi="Arial"/>
          <w:spacing w:val="-4"/>
        </w:rPr>
        <w:t>to</w:t>
      </w:r>
      <w:r>
        <w:rPr>
          <w:rFonts w:ascii="Arial" w:hAnsi="Arial"/>
          <w:spacing w:val="-11"/>
        </w:rPr>
        <w:t xml:space="preserve"> </w:t>
      </w:r>
      <w:r>
        <w:rPr>
          <w:rFonts w:ascii="Arial" w:hAnsi="Arial"/>
          <w:spacing w:val="-4"/>
        </w:rPr>
        <w:t>a</w:t>
      </w:r>
      <w:r>
        <w:rPr>
          <w:rFonts w:ascii="Arial" w:hAnsi="Arial"/>
          <w:spacing w:val="-11"/>
        </w:rPr>
        <w:t xml:space="preserve"> </w:t>
      </w:r>
      <w:r>
        <w:rPr>
          <w:rFonts w:ascii="Arial" w:hAnsi="Arial"/>
          <w:spacing w:val="-4"/>
        </w:rPr>
        <w:t>cell-based</w:t>
      </w:r>
      <w:r>
        <w:rPr>
          <w:rFonts w:ascii="Arial" w:hAnsi="Arial"/>
          <w:spacing w:val="-12"/>
        </w:rPr>
        <w:t xml:space="preserve"> </w:t>
      </w:r>
      <w:r>
        <w:rPr>
          <w:rFonts w:ascii="Arial" w:hAnsi="Arial"/>
          <w:spacing w:val="-4"/>
        </w:rPr>
        <w:t>ANOVA</w:t>
      </w:r>
      <w:r>
        <w:rPr>
          <w:rFonts w:ascii="Arial" w:hAnsi="Arial"/>
          <w:spacing w:val="-11"/>
        </w:rPr>
        <w:t xml:space="preserve"> </w:t>
      </w:r>
      <w:r>
        <w:rPr>
          <w:rFonts w:ascii="Arial" w:hAnsi="Arial"/>
          <w:spacing w:val="-4"/>
        </w:rPr>
        <w:t>partitioning.</w:t>
      </w:r>
      <w:r>
        <w:rPr>
          <w:rFonts w:ascii="Arial" w:hAnsi="Arial"/>
          <w:spacing w:val="-11"/>
        </w:rPr>
        <w:t xml:space="preserve"> </w:t>
      </w:r>
      <w:r>
        <w:rPr>
          <w:rFonts w:ascii="Arial" w:hAnsi="Arial"/>
          <w:spacing w:val="-4"/>
        </w:rPr>
        <w:t>(c)</w:t>
      </w:r>
      <w:r>
        <w:rPr>
          <w:rFonts w:ascii="Arial" w:hAnsi="Arial"/>
          <w:spacing w:val="-12"/>
        </w:rPr>
        <w:t xml:space="preserve"> </w:t>
      </w:r>
      <w:r>
        <w:rPr>
          <w:rFonts w:ascii="Arial" w:hAnsi="Arial"/>
          <w:spacing w:val="-4"/>
        </w:rPr>
        <w:t>Variance</w:t>
      </w:r>
      <w:r>
        <w:rPr>
          <w:rFonts w:ascii="Arial" w:hAnsi="Arial"/>
          <w:spacing w:val="-11"/>
        </w:rPr>
        <w:t xml:space="preserve"> </w:t>
      </w:r>
      <w:r>
        <w:rPr>
          <w:rFonts w:ascii="Arial" w:hAnsi="Arial"/>
          <w:spacing w:val="-4"/>
        </w:rPr>
        <w:t xml:space="preserve">partitioning </w:t>
      </w:r>
      <w:r>
        <w:rPr>
          <w:rFonts w:ascii="Arial" w:hAnsi="Arial"/>
          <w:w w:val="90"/>
        </w:rPr>
        <w:t>across Europe’s ecoregions, for the 2080-2100 period.</w:t>
      </w:r>
      <w:r>
        <w:rPr>
          <w:rFonts w:ascii="Arial" w:hAnsi="Arial"/>
        </w:rPr>
        <w:t xml:space="preserve"> </w:t>
      </w:r>
      <w:r>
        <w:rPr>
          <w:rFonts w:ascii="Arial" w:hAnsi="Arial"/>
          <w:w w:val="90"/>
        </w:rPr>
        <w:t xml:space="preserve">The black line represents the mean projection, </w:t>
      </w:r>
      <w:r>
        <w:rPr>
          <w:rFonts w:ascii="Arial" w:hAnsi="Arial"/>
          <w:spacing w:val="-6"/>
        </w:rPr>
        <w:t>across</w:t>
      </w:r>
      <w:r>
        <w:rPr>
          <w:rFonts w:ascii="Arial" w:hAnsi="Arial"/>
          <w:spacing w:val="-10"/>
        </w:rPr>
        <w:t xml:space="preserve"> </w:t>
      </w:r>
      <w:r>
        <w:rPr>
          <w:rFonts w:ascii="Arial" w:hAnsi="Arial"/>
          <w:spacing w:val="-6"/>
        </w:rPr>
        <w:t>all</w:t>
      </w:r>
      <w:r>
        <w:rPr>
          <w:rFonts w:ascii="Arial" w:hAnsi="Arial"/>
          <w:spacing w:val="-9"/>
        </w:rPr>
        <w:t xml:space="preserve"> </w:t>
      </w:r>
      <w:r>
        <w:rPr>
          <w:rFonts w:ascii="Arial" w:hAnsi="Arial"/>
          <w:spacing w:val="-6"/>
        </w:rPr>
        <w:t>GCMs,</w:t>
      </w:r>
      <w:r>
        <w:rPr>
          <w:rFonts w:ascii="Arial" w:hAnsi="Arial"/>
          <w:spacing w:val="-9"/>
        </w:rPr>
        <w:t xml:space="preserve"> </w:t>
      </w:r>
      <w:r>
        <w:rPr>
          <w:rFonts w:ascii="Arial" w:hAnsi="Arial"/>
          <w:spacing w:val="-6"/>
        </w:rPr>
        <w:t>SSPs,</w:t>
      </w:r>
      <w:r>
        <w:rPr>
          <w:rFonts w:ascii="Arial" w:hAnsi="Arial"/>
          <w:spacing w:val="-10"/>
        </w:rPr>
        <w:t xml:space="preserve"> </w:t>
      </w:r>
      <w:r>
        <w:rPr>
          <w:rFonts w:ascii="Arial" w:hAnsi="Arial"/>
          <w:spacing w:val="-6"/>
        </w:rPr>
        <w:t>SDMs</w:t>
      </w:r>
      <w:r>
        <w:rPr>
          <w:rFonts w:ascii="Arial" w:hAnsi="Arial"/>
          <w:spacing w:val="-9"/>
        </w:rPr>
        <w:t xml:space="preserve"> </w:t>
      </w:r>
      <w:r>
        <w:rPr>
          <w:rFonts w:ascii="Arial" w:hAnsi="Arial"/>
          <w:spacing w:val="-6"/>
        </w:rPr>
        <w:t>and</w:t>
      </w:r>
      <w:r>
        <w:rPr>
          <w:rFonts w:ascii="Arial" w:hAnsi="Arial"/>
          <w:spacing w:val="-9"/>
        </w:rPr>
        <w:t xml:space="preserve"> </w:t>
      </w:r>
      <w:r>
        <w:rPr>
          <w:rFonts w:ascii="Arial" w:hAnsi="Arial"/>
          <w:spacing w:val="-6"/>
        </w:rPr>
        <w:t>species. 90%</w:t>
      </w:r>
      <w:r>
        <w:rPr>
          <w:rFonts w:ascii="Arial" w:hAnsi="Arial"/>
          <w:spacing w:val="-10"/>
        </w:rPr>
        <w:t xml:space="preserve"> </w:t>
      </w:r>
      <w:r>
        <w:rPr>
          <w:rFonts w:ascii="Arial" w:hAnsi="Arial"/>
          <w:spacing w:val="-6"/>
        </w:rPr>
        <w:t>uncertainty</w:t>
      </w:r>
      <w:r>
        <w:rPr>
          <w:rFonts w:ascii="Arial" w:hAnsi="Arial"/>
          <w:spacing w:val="-9"/>
        </w:rPr>
        <w:t xml:space="preserve"> </w:t>
      </w:r>
      <w:r>
        <w:rPr>
          <w:rFonts w:ascii="Arial" w:hAnsi="Arial"/>
          <w:spacing w:val="-6"/>
        </w:rPr>
        <w:t>ranges</w:t>
      </w:r>
      <w:r>
        <w:rPr>
          <w:rFonts w:ascii="Arial" w:hAnsi="Arial"/>
          <w:spacing w:val="-9"/>
        </w:rPr>
        <w:t xml:space="preserve"> </w:t>
      </w:r>
      <w:r>
        <w:rPr>
          <w:rFonts w:ascii="Arial" w:hAnsi="Arial"/>
          <w:spacing w:val="-6"/>
        </w:rPr>
        <w:t>were</w:t>
      </w:r>
      <w:r>
        <w:rPr>
          <w:rFonts w:ascii="Arial" w:hAnsi="Arial"/>
          <w:spacing w:val="-9"/>
        </w:rPr>
        <w:t xml:space="preserve"> </w:t>
      </w:r>
      <w:r>
        <w:rPr>
          <w:rFonts w:ascii="Arial" w:hAnsi="Arial"/>
          <w:spacing w:val="-6"/>
        </w:rPr>
        <w:t>calculated</w:t>
      </w:r>
      <w:r>
        <w:rPr>
          <w:rFonts w:ascii="Arial" w:hAnsi="Arial"/>
          <w:spacing w:val="-10"/>
        </w:rPr>
        <w:t xml:space="preserve"> </w:t>
      </w:r>
      <w:r>
        <w:rPr>
          <w:rFonts w:ascii="Arial" w:hAnsi="Arial"/>
          <w:spacing w:val="-6"/>
        </w:rPr>
        <w:t>additively</w:t>
      </w:r>
      <w:r>
        <w:rPr>
          <w:rFonts w:ascii="Arial" w:hAnsi="Arial"/>
          <w:spacing w:val="-9"/>
        </w:rPr>
        <w:t xml:space="preserve"> </w:t>
      </w:r>
      <w:r>
        <w:rPr>
          <w:rFonts w:ascii="Arial" w:hAnsi="Arial"/>
          <w:spacing w:val="-6"/>
        </w:rPr>
        <w:t xml:space="preserve">and </w:t>
      </w:r>
      <w:r>
        <w:rPr>
          <w:rFonts w:ascii="Arial" w:hAnsi="Arial"/>
        </w:rPr>
        <w:t>symmetrically</w:t>
      </w:r>
      <w:r>
        <w:rPr>
          <w:rFonts w:ascii="Arial" w:hAnsi="Arial"/>
          <w:spacing w:val="-15"/>
        </w:rPr>
        <w:t xml:space="preserve"> </w:t>
      </w:r>
      <w:r>
        <w:rPr>
          <w:rFonts w:ascii="Arial" w:hAnsi="Arial"/>
        </w:rPr>
        <w:t>around</w:t>
      </w:r>
      <w:r>
        <w:rPr>
          <w:rFonts w:ascii="Arial" w:hAnsi="Arial"/>
          <w:spacing w:val="-14"/>
        </w:rPr>
        <w:t xml:space="preserve"> </w:t>
      </w:r>
      <w:r>
        <w:rPr>
          <w:rFonts w:ascii="Arial" w:hAnsi="Arial"/>
        </w:rPr>
        <w:t>the</w:t>
      </w:r>
      <w:r>
        <w:rPr>
          <w:rFonts w:ascii="Arial" w:hAnsi="Arial"/>
          <w:spacing w:val="-14"/>
        </w:rPr>
        <w:t xml:space="preserve"> </w:t>
      </w:r>
      <w:r>
        <w:rPr>
          <w:rFonts w:ascii="Arial" w:hAnsi="Arial"/>
        </w:rPr>
        <w:t>mean.</w:t>
      </w:r>
    </w:p>
    <w:p w14:paraId="04DCA0F7" w14:textId="77777777" w:rsidR="00F52AD7" w:rsidRDefault="00000000">
      <w:pPr>
        <w:pStyle w:val="Corpsdetexte"/>
        <w:spacing w:before="252" w:line="276" w:lineRule="auto"/>
        <w:ind w:left="169" w:right="444" w:firstLine="18"/>
        <w:jc w:val="both"/>
      </w:pPr>
      <w:commentRangeStart w:id="686"/>
      <w:r>
        <w:rPr>
          <w:spacing w:val="-2"/>
          <w:w w:val="105"/>
        </w:rPr>
        <w:t>At</w:t>
      </w:r>
      <w:r>
        <w:rPr>
          <w:spacing w:val="-10"/>
          <w:w w:val="105"/>
        </w:rPr>
        <w:t xml:space="preserve"> </w:t>
      </w:r>
      <w:r>
        <w:rPr>
          <w:spacing w:val="-2"/>
          <w:w w:val="105"/>
        </w:rPr>
        <w:t>the</w:t>
      </w:r>
      <w:r>
        <w:rPr>
          <w:spacing w:val="-10"/>
          <w:w w:val="105"/>
        </w:rPr>
        <w:t xml:space="preserve"> </w:t>
      </w:r>
      <w:r>
        <w:rPr>
          <w:spacing w:val="-2"/>
          <w:w w:val="105"/>
        </w:rPr>
        <w:t>species</w:t>
      </w:r>
      <w:r>
        <w:rPr>
          <w:spacing w:val="-10"/>
          <w:w w:val="105"/>
        </w:rPr>
        <w:t xml:space="preserve"> </w:t>
      </w:r>
      <w:r>
        <w:rPr>
          <w:spacing w:val="-2"/>
          <w:w w:val="105"/>
        </w:rPr>
        <w:t>level,</w:t>
      </w:r>
      <w:r>
        <w:rPr>
          <w:spacing w:val="-7"/>
          <w:w w:val="105"/>
        </w:rPr>
        <w:t xml:space="preserve"> </w:t>
      </w:r>
      <w:r>
        <w:rPr>
          <w:spacing w:val="-2"/>
          <w:w w:val="105"/>
        </w:rPr>
        <w:t>most</w:t>
      </w:r>
      <w:r>
        <w:rPr>
          <w:spacing w:val="-10"/>
          <w:w w:val="105"/>
        </w:rPr>
        <w:t xml:space="preserve"> </w:t>
      </w:r>
      <w:r>
        <w:rPr>
          <w:spacing w:val="-2"/>
          <w:w w:val="105"/>
        </w:rPr>
        <w:t>uncertainty</w:t>
      </w:r>
      <w:r>
        <w:rPr>
          <w:spacing w:val="-10"/>
          <w:w w:val="105"/>
        </w:rPr>
        <w:t xml:space="preserve"> </w:t>
      </w:r>
      <w:r>
        <w:rPr>
          <w:spacing w:val="-2"/>
          <w:w w:val="105"/>
        </w:rPr>
        <w:t>arises</w:t>
      </w:r>
      <w:r>
        <w:rPr>
          <w:spacing w:val="-10"/>
          <w:w w:val="105"/>
        </w:rPr>
        <w:t xml:space="preserve"> </w:t>
      </w:r>
      <w:r>
        <w:rPr>
          <w:spacing w:val="-2"/>
          <w:w w:val="105"/>
        </w:rPr>
        <w:t>from</w:t>
      </w:r>
      <w:r>
        <w:rPr>
          <w:spacing w:val="-10"/>
          <w:w w:val="105"/>
        </w:rPr>
        <w:t xml:space="preserve"> </w:t>
      </w:r>
      <w:r>
        <w:rPr>
          <w:spacing w:val="-2"/>
          <w:w w:val="105"/>
        </w:rPr>
        <w:t>the</w:t>
      </w:r>
      <w:r>
        <w:rPr>
          <w:spacing w:val="-10"/>
          <w:w w:val="105"/>
        </w:rPr>
        <w:t xml:space="preserve"> </w:t>
      </w:r>
      <w:r>
        <w:rPr>
          <w:spacing w:val="-2"/>
          <w:w w:val="105"/>
        </w:rPr>
        <w:t>discrepancy</w:t>
      </w:r>
      <w:r>
        <w:rPr>
          <w:spacing w:val="-10"/>
          <w:w w:val="105"/>
        </w:rPr>
        <w:t xml:space="preserve"> </w:t>
      </w:r>
      <w:r>
        <w:rPr>
          <w:spacing w:val="-2"/>
          <w:w w:val="105"/>
        </w:rPr>
        <w:t>between</w:t>
      </w:r>
      <w:r>
        <w:rPr>
          <w:spacing w:val="-10"/>
          <w:w w:val="105"/>
        </w:rPr>
        <w:t xml:space="preserve"> </w:t>
      </w:r>
      <w:r>
        <w:rPr>
          <w:spacing w:val="-2"/>
          <w:w w:val="105"/>
        </w:rPr>
        <w:t>the</w:t>
      </w:r>
      <w:r>
        <w:rPr>
          <w:spacing w:val="-10"/>
          <w:w w:val="105"/>
        </w:rPr>
        <w:t xml:space="preserve"> </w:t>
      </w:r>
      <w:r>
        <w:rPr>
          <w:spacing w:val="-2"/>
          <w:w w:val="105"/>
        </w:rPr>
        <w:t>projections</w:t>
      </w:r>
      <w:r>
        <w:rPr>
          <w:spacing w:val="-10"/>
          <w:w w:val="105"/>
        </w:rPr>
        <w:t xml:space="preserve"> </w:t>
      </w:r>
      <w:r>
        <w:rPr>
          <w:spacing w:val="-2"/>
          <w:w w:val="105"/>
        </w:rPr>
        <w:t xml:space="preserve">of </w:t>
      </w:r>
      <w:r>
        <w:rPr>
          <w:w w:val="105"/>
        </w:rPr>
        <w:t>the</w:t>
      </w:r>
      <w:r>
        <w:rPr>
          <w:spacing w:val="-3"/>
          <w:w w:val="105"/>
        </w:rPr>
        <w:t xml:space="preserve"> </w:t>
      </w:r>
      <w:r>
        <w:rPr>
          <w:w w:val="105"/>
        </w:rPr>
        <w:t>different</w:t>
      </w:r>
      <w:r>
        <w:rPr>
          <w:spacing w:val="-3"/>
          <w:w w:val="105"/>
        </w:rPr>
        <w:t xml:space="preserve"> </w:t>
      </w:r>
      <w:r>
        <w:rPr>
          <w:w w:val="105"/>
        </w:rPr>
        <w:t>SDMs</w:t>
      </w:r>
      <w:r>
        <w:rPr>
          <w:spacing w:val="-3"/>
          <w:w w:val="105"/>
        </w:rPr>
        <w:t xml:space="preserve"> </w:t>
      </w:r>
      <w:r>
        <w:rPr>
          <w:w w:val="105"/>
        </w:rPr>
        <w:t>(</w:t>
      </w:r>
      <w:hyperlink w:anchor="_bookmark2" w:history="1">
        <w:r w:rsidR="00F52AD7">
          <w:rPr>
            <w:color w:val="E94D52"/>
            <w:w w:val="105"/>
          </w:rPr>
          <w:t>Figure</w:t>
        </w:r>
        <w:r w:rsidR="00F52AD7">
          <w:rPr>
            <w:color w:val="E94D52"/>
            <w:spacing w:val="-3"/>
            <w:w w:val="105"/>
          </w:rPr>
          <w:t xml:space="preserve"> </w:t>
        </w:r>
        <w:r w:rsidR="00F52AD7">
          <w:rPr>
            <w:color w:val="E94D52"/>
            <w:w w:val="105"/>
          </w:rPr>
          <w:t>22</w:t>
        </w:r>
      </w:hyperlink>
      <w:r>
        <w:rPr>
          <w:w w:val="105"/>
        </w:rPr>
        <w:t>). Except</w:t>
      </w:r>
      <w:r>
        <w:rPr>
          <w:spacing w:val="-3"/>
          <w:w w:val="105"/>
        </w:rPr>
        <w:t xml:space="preserve"> </w:t>
      </w:r>
      <w:r>
        <w:rPr>
          <w:w w:val="105"/>
        </w:rPr>
        <w:t>for</w:t>
      </w:r>
      <w:r>
        <w:rPr>
          <w:spacing w:val="-3"/>
          <w:w w:val="105"/>
        </w:rPr>
        <w:t xml:space="preserve"> </w:t>
      </w:r>
      <w:r>
        <w:rPr>
          <w:w w:val="105"/>
        </w:rPr>
        <w:t>the</w:t>
      </w:r>
      <w:r>
        <w:rPr>
          <w:spacing w:val="-3"/>
          <w:w w:val="105"/>
        </w:rPr>
        <w:t xml:space="preserve"> </w:t>
      </w:r>
      <w:r>
        <w:rPr>
          <w:w w:val="105"/>
        </w:rPr>
        <w:t>Alpine</w:t>
      </w:r>
      <w:r>
        <w:rPr>
          <w:spacing w:val="-3"/>
          <w:w w:val="105"/>
        </w:rPr>
        <w:t xml:space="preserve"> </w:t>
      </w:r>
      <w:r>
        <w:rPr>
          <w:w w:val="105"/>
        </w:rPr>
        <w:t>region,</w:t>
      </w:r>
      <w:r>
        <w:rPr>
          <w:spacing w:val="-3"/>
          <w:w w:val="105"/>
        </w:rPr>
        <w:t xml:space="preserve"> </w:t>
      </w:r>
      <w:r>
        <w:rPr>
          <w:w w:val="105"/>
        </w:rPr>
        <w:t>SDM</w:t>
      </w:r>
      <w:r>
        <w:rPr>
          <w:spacing w:val="-3"/>
          <w:w w:val="105"/>
        </w:rPr>
        <w:t xml:space="preserve"> </w:t>
      </w:r>
      <w:r>
        <w:rPr>
          <w:w w:val="105"/>
        </w:rPr>
        <w:t>approach</w:t>
      </w:r>
      <w:r>
        <w:rPr>
          <w:spacing w:val="-3"/>
          <w:w w:val="105"/>
        </w:rPr>
        <w:t xml:space="preserve"> </w:t>
      </w:r>
      <w:r>
        <w:rPr>
          <w:w w:val="105"/>
        </w:rPr>
        <w:t>consistently represents the major source of uncertainty for the four other ecoregions (between 54.2% and</w:t>
      </w:r>
      <w:r>
        <w:rPr>
          <w:spacing w:val="-6"/>
          <w:w w:val="105"/>
        </w:rPr>
        <w:t xml:space="preserve"> </w:t>
      </w:r>
      <w:r>
        <w:rPr>
          <w:w w:val="105"/>
        </w:rPr>
        <w:t>64.8%). For</w:t>
      </w:r>
      <w:r>
        <w:rPr>
          <w:spacing w:val="-6"/>
          <w:w w:val="105"/>
        </w:rPr>
        <w:t xml:space="preserve"> </w:t>
      </w:r>
      <w:r>
        <w:rPr>
          <w:w w:val="105"/>
        </w:rPr>
        <w:t>example,</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Continental</w:t>
      </w:r>
      <w:r>
        <w:rPr>
          <w:spacing w:val="-6"/>
          <w:w w:val="105"/>
        </w:rPr>
        <w:t xml:space="preserve"> </w:t>
      </w:r>
      <w:r>
        <w:rPr>
          <w:w w:val="105"/>
        </w:rPr>
        <w:t>ecoregion,</w:t>
      </w:r>
      <w:r>
        <w:rPr>
          <w:spacing w:val="-6"/>
          <w:w w:val="105"/>
        </w:rPr>
        <w:t xml:space="preserve"> </w:t>
      </w:r>
      <w:r>
        <w:rPr>
          <w:w w:val="105"/>
        </w:rPr>
        <w:t>differences</w:t>
      </w:r>
      <w:r>
        <w:rPr>
          <w:spacing w:val="-6"/>
          <w:w w:val="105"/>
        </w:rPr>
        <w:t xml:space="preserve"> </w:t>
      </w:r>
      <w:r>
        <w:rPr>
          <w:w w:val="105"/>
        </w:rPr>
        <w:t>across</w:t>
      </w:r>
      <w:r>
        <w:rPr>
          <w:spacing w:val="-6"/>
          <w:w w:val="105"/>
        </w:rPr>
        <w:t xml:space="preserve"> </w:t>
      </w:r>
      <w:r>
        <w:rPr>
          <w:w w:val="105"/>
        </w:rPr>
        <w:t>models</w:t>
      </w:r>
      <w:r>
        <w:rPr>
          <w:spacing w:val="-6"/>
          <w:w w:val="105"/>
        </w:rPr>
        <w:t xml:space="preserve"> </w:t>
      </w:r>
      <w:r>
        <w:rPr>
          <w:w w:val="105"/>
        </w:rPr>
        <w:t>account for 73.7% of the total uncertainty of beech future suitability, despite being within the core of</w:t>
      </w:r>
      <w:r>
        <w:rPr>
          <w:spacing w:val="-6"/>
          <w:w w:val="105"/>
        </w:rPr>
        <w:t xml:space="preserve"> </w:t>
      </w:r>
      <w:r>
        <w:rPr>
          <w:w w:val="105"/>
        </w:rPr>
        <w:t>its</w:t>
      </w:r>
      <w:r>
        <w:rPr>
          <w:spacing w:val="-6"/>
          <w:w w:val="105"/>
        </w:rPr>
        <w:t xml:space="preserve"> </w:t>
      </w:r>
      <w:r>
        <w:rPr>
          <w:w w:val="105"/>
        </w:rPr>
        <w:t>present</w:t>
      </w:r>
      <w:r>
        <w:rPr>
          <w:spacing w:val="-6"/>
          <w:w w:val="105"/>
        </w:rPr>
        <w:t xml:space="preserve"> </w:t>
      </w:r>
      <w:r>
        <w:rPr>
          <w:w w:val="105"/>
        </w:rPr>
        <w:t>distribution.</w:t>
      </w:r>
      <w:r>
        <w:rPr>
          <w:spacing w:val="17"/>
          <w:w w:val="105"/>
        </w:rPr>
        <w:t xml:space="preserve"> </w:t>
      </w:r>
      <w:r>
        <w:rPr>
          <w:w w:val="105"/>
        </w:rPr>
        <w:t>Similarly,</w:t>
      </w:r>
      <w:r>
        <w:rPr>
          <w:spacing w:val="-5"/>
          <w:w w:val="105"/>
        </w:rPr>
        <w:t xml:space="preserve"> </w:t>
      </w:r>
      <w:r>
        <w:rPr>
          <w:w w:val="105"/>
        </w:rPr>
        <w:t>SDM</w:t>
      </w:r>
      <w:r>
        <w:rPr>
          <w:spacing w:val="-6"/>
          <w:w w:val="105"/>
        </w:rPr>
        <w:t xml:space="preserve"> </w:t>
      </w:r>
      <w:r>
        <w:rPr>
          <w:w w:val="105"/>
        </w:rPr>
        <w:t>is</w:t>
      </w:r>
      <w:r>
        <w:rPr>
          <w:spacing w:val="-6"/>
          <w:w w:val="105"/>
        </w:rPr>
        <w:t xml:space="preserve"> </w:t>
      </w:r>
      <w:r>
        <w:rPr>
          <w:w w:val="105"/>
        </w:rPr>
        <w:t>the</w:t>
      </w:r>
      <w:r>
        <w:rPr>
          <w:spacing w:val="-6"/>
          <w:w w:val="105"/>
        </w:rPr>
        <w:t xml:space="preserve"> </w:t>
      </w:r>
      <w:r>
        <w:rPr>
          <w:w w:val="105"/>
        </w:rPr>
        <w:t>main</w:t>
      </w:r>
      <w:r>
        <w:rPr>
          <w:spacing w:val="-6"/>
          <w:w w:val="105"/>
        </w:rPr>
        <w:t xml:space="preserve"> </w:t>
      </w:r>
      <w:r>
        <w:rPr>
          <w:w w:val="105"/>
        </w:rPr>
        <w:t>source</w:t>
      </w:r>
      <w:r>
        <w:rPr>
          <w:spacing w:val="-6"/>
          <w:w w:val="105"/>
        </w:rPr>
        <w:t xml:space="preserve"> </w:t>
      </w:r>
      <w:r>
        <w:rPr>
          <w:w w:val="105"/>
        </w:rPr>
        <w:t>of</w:t>
      </w:r>
      <w:r>
        <w:rPr>
          <w:spacing w:val="-6"/>
          <w:w w:val="105"/>
        </w:rPr>
        <w:t xml:space="preserve"> </w:t>
      </w:r>
      <w:r>
        <w:rPr>
          <w:w w:val="105"/>
        </w:rPr>
        <w:t>uncertainty</w:t>
      </w:r>
      <w:r>
        <w:rPr>
          <w:spacing w:val="-6"/>
          <w:w w:val="105"/>
        </w:rPr>
        <w:t xml:space="preserve"> </w:t>
      </w:r>
      <w:r>
        <w:rPr>
          <w:w w:val="105"/>
        </w:rPr>
        <w:t>for</w:t>
      </w:r>
      <w:r>
        <w:rPr>
          <w:spacing w:val="-6"/>
          <w:w w:val="105"/>
        </w:rPr>
        <w:t xml:space="preserve"> </w:t>
      </w:r>
      <w:r>
        <w:rPr>
          <w:w w:val="105"/>
        </w:rPr>
        <w:t>sessile</w:t>
      </w:r>
      <w:r>
        <w:rPr>
          <w:spacing w:val="-6"/>
          <w:w w:val="105"/>
        </w:rPr>
        <w:t xml:space="preserve"> </w:t>
      </w:r>
      <w:r>
        <w:rPr>
          <w:w w:val="105"/>
        </w:rPr>
        <w:t xml:space="preserve">and pedunculate oaks (respectively 57% and 76.8%, </w:t>
      </w:r>
      <w:hyperlink w:anchor="_bookmark2" w:history="1">
        <w:r w:rsidR="00F52AD7">
          <w:rPr>
            <w:color w:val="E94D52"/>
            <w:w w:val="105"/>
          </w:rPr>
          <w:t>Figure 22</w:t>
        </w:r>
      </w:hyperlink>
      <w:r>
        <w:rPr>
          <w:w w:val="105"/>
        </w:rPr>
        <w:t xml:space="preserve">). In Atlantic and Continental </w:t>
      </w:r>
      <w:r>
        <w:t>regions, the differences between species are strong:</w:t>
      </w:r>
      <w:r>
        <w:rPr>
          <w:spacing w:val="40"/>
        </w:rPr>
        <w:t xml:space="preserve"> </w:t>
      </w:r>
      <w:r>
        <w:t>all models agre</w:t>
      </w:r>
      <w:del w:id="687" w:author="J Chave" w:date="2025-02-13T21:32:00Z" w16du:dateUtc="2025-02-13T20:32:00Z">
        <w:r w:rsidDel="003C3851">
          <w:delText>e</w:delText>
        </w:r>
      </w:del>
      <w:r>
        <w:t xml:space="preserve">e with a lower suitability </w:t>
      </w:r>
      <w:r>
        <w:rPr>
          <w:w w:val="105"/>
        </w:rPr>
        <w:t>for fir and a higher suitability for holm and pubescent oaks, two Mediterranean species (</w:t>
      </w:r>
      <w:hyperlink w:anchor="_bookmark2" w:history="1">
        <w:r w:rsidR="00F52AD7">
          <w:rPr>
            <w:color w:val="E94D52"/>
            <w:w w:val="105"/>
          </w:rPr>
          <w:t>Figure 22</w:t>
        </w:r>
      </w:hyperlink>
      <w:r>
        <w:rPr>
          <w:w w:val="105"/>
        </w:rPr>
        <w:t>).</w:t>
      </w:r>
      <w:commentRangeEnd w:id="686"/>
      <w:r w:rsidR="003C3851">
        <w:rPr>
          <w:rStyle w:val="Marquedecommentaire"/>
        </w:rPr>
        <w:commentReference w:id="686"/>
      </w:r>
    </w:p>
    <w:p w14:paraId="1F17CED1" w14:textId="70AD7A05" w:rsidR="00F52AD7" w:rsidRDefault="00000000">
      <w:pPr>
        <w:pStyle w:val="Corpsdetexte"/>
        <w:spacing w:before="149" w:line="276" w:lineRule="auto"/>
        <w:ind w:left="169" w:right="447" w:firstLine="27"/>
        <w:jc w:val="both"/>
      </w:pPr>
      <w:r>
        <w:rPr>
          <w:w w:val="105"/>
        </w:rPr>
        <w:t>Our</w:t>
      </w:r>
      <w:r>
        <w:rPr>
          <w:spacing w:val="-12"/>
          <w:w w:val="105"/>
        </w:rPr>
        <w:t xml:space="preserve"> </w:t>
      </w:r>
      <w:r>
        <w:rPr>
          <w:w w:val="105"/>
        </w:rPr>
        <w:t>results</w:t>
      </w:r>
      <w:r>
        <w:rPr>
          <w:spacing w:val="-12"/>
          <w:w w:val="105"/>
        </w:rPr>
        <w:t xml:space="preserve"> </w:t>
      </w:r>
      <w:r>
        <w:rPr>
          <w:w w:val="105"/>
        </w:rPr>
        <w:t>also</w:t>
      </w:r>
      <w:r>
        <w:rPr>
          <w:spacing w:val="-12"/>
          <w:w w:val="105"/>
        </w:rPr>
        <w:t xml:space="preserve"> </w:t>
      </w:r>
      <w:r>
        <w:rPr>
          <w:w w:val="105"/>
        </w:rPr>
        <w:t>revealed</w:t>
      </w:r>
      <w:r>
        <w:rPr>
          <w:spacing w:val="-12"/>
          <w:w w:val="105"/>
        </w:rPr>
        <w:t xml:space="preserve"> </w:t>
      </w:r>
      <w:r>
        <w:rPr>
          <w:w w:val="105"/>
        </w:rPr>
        <w:t>that</w:t>
      </w:r>
      <w:r>
        <w:rPr>
          <w:spacing w:val="-12"/>
          <w:w w:val="105"/>
        </w:rPr>
        <w:t xml:space="preserve"> </w:t>
      </w:r>
      <w:r>
        <w:rPr>
          <w:w w:val="105"/>
        </w:rPr>
        <w:t>the</w:t>
      </w:r>
      <w:r>
        <w:rPr>
          <w:spacing w:val="-12"/>
          <w:w w:val="105"/>
        </w:rPr>
        <w:t xml:space="preserve"> </w:t>
      </w:r>
      <w:r>
        <w:rPr>
          <w:w w:val="105"/>
        </w:rPr>
        <w:t>divergent</w:t>
      </w:r>
      <w:r>
        <w:rPr>
          <w:spacing w:val="-12"/>
          <w:w w:val="105"/>
        </w:rPr>
        <w:t xml:space="preserve"> </w:t>
      </w:r>
      <w:r>
        <w:rPr>
          <w:w w:val="105"/>
        </w:rPr>
        <w:t>projections</w:t>
      </w:r>
      <w:r>
        <w:rPr>
          <w:spacing w:val="-12"/>
          <w:w w:val="105"/>
        </w:rPr>
        <w:t xml:space="preserve"> </w:t>
      </w:r>
      <w:r>
        <w:rPr>
          <w:w w:val="105"/>
        </w:rPr>
        <w:t>between</w:t>
      </w:r>
      <w:r>
        <w:rPr>
          <w:spacing w:val="-12"/>
          <w:w w:val="105"/>
        </w:rPr>
        <w:t xml:space="preserve"> </w:t>
      </w:r>
      <w:r>
        <w:rPr>
          <w:w w:val="105"/>
        </w:rPr>
        <w:t>SDM</w:t>
      </w:r>
      <w:r>
        <w:rPr>
          <w:spacing w:val="-12"/>
          <w:w w:val="105"/>
        </w:rPr>
        <w:t xml:space="preserve"> </w:t>
      </w:r>
      <w:r>
        <w:rPr>
          <w:w w:val="105"/>
        </w:rPr>
        <w:t>approaches</w:t>
      </w:r>
      <w:r>
        <w:rPr>
          <w:spacing w:val="-12"/>
          <w:w w:val="105"/>
        </w:rPr>
        <w:t xml:space="preserve"> </w:t>
      </w:r>
      <w:r>
        <w:rPr>
          <w:w w:val="105"/>
        </w:rPr>
        <w:t>followed a regular pattern.</w:t>
      </w:r>
      <w:r>
        <w:rPr>
          <w:spacing w:val="40"/>
          <w:w w:val="105"/>
        </w:rPr>
        <w:t xml:space="preserve"> </w:t>
      </w:r>
      <w:commentRangeStart w:id="688"/>
      <w:r>
        <w:rPr>
          <w:w w:val="105"/>
        </w:rPr>
        <w:t xml:space="preserve">At the European scale, </w:t>
      </w:r>
      <w:del w:id="689" w:author="J Chave" w:date="2025-02-13T21:33:00Z" w16du:dateUtc="2025-02-13T20:33:00Z">
        <w:r w:rsidDel="003C3851">
          <w:rPr>
            <w:w w:val="105"/>
          </w:rPr>
          <w:delText>C</w:delText>
        </w:r>
      </w:del>
      <w:r>
        <w:rPr>
          <w:w w:val="105"/>
        </w:rPr>
        <w:t>SDM projections projected systematically stronger decrease in climatic suitability for all species than expert PEMs, especially in Mediterranean</w:t>
      </w:r>
      <w:r>
        <w:rPr>
          <w:spacing w:val="-13"/>
          <w:w w:val="105"/>
        </w:rPr>
        <w:t xml:space="preserve"> </w:t>
      </w:r>
      <w:r>
        <w:rPr>
          <w:w w:val="105"/>
        </w:rPr>
        <w:t>and</w:t>
      </w:r>
      <w:r>
        <w:rPr>
          <w:spacing w:val="-13"/>
          <w:w w:val="105"/>
        </w:rPr>
        <w:t xml:space="preserve"> </w:t>
      </w:r>
      <w:r>
        <w:rPr>
          <w:w w:val="105"/>
        </w:rPr>
        <w:t>Atlantic</w:t>
      </w:r>
      <w:r>
        <w:rPr>
          <w:spacing w:val="-13"/>
          <w:w w:val="105"/>
        </w:rPr>
        <w:t xml:space="preserve"> </w:t>
      </w:r>
      <w:r>
        <w:rPr>
          <w:w w:val="105"/>
        </w:rPr>
        <w:t>ecoregions</w:t>
      </w:r>
      <w:r>
        <w:rPr>
          <w:spacing w:val="-13"/>
          <w:w w:val="105"/>
        </w:rPr>
        <w:t xml:space="preserve"> </w:t>
      </w:r>
      <w:r>
        <w:rPr>
          <w:w w:val="105"/>
        </w:rPr>
        <w:t>and</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western</w:t>
      </w:r>
      <w:r>
        <w:rPr>
          <w:spacing w:val="-13"/>
          <w:w w:val="105"/>
        </w:rPr>
        <w:t xml:space="preserve"> </w:t>
      </w:r>
      <w:r>
        <w:rPr>
          <w:w w:val="105"/>
        </w:rPr>
        <w:t>part</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Continental</w:t>
      </w:r>
      <w:r>
        <w:rPr>
          <w:spacing w:val="-13"/>
          <w:w w:val="105"/>
        </w:rPr>
        <w:t xml:space="preserve"> </w:t>
      </w:r>
      <w:r>
        <w:rPr>
          <w:w w:val="105"/>
        </w:rPr>
        <w:t>ecoregion (</w:t>
      </w:r>
      <w:hyperlink w:anchor="_bookmark3" w:history="1">
        <w:r w:rsidR="00F52AD7">
          <w:rPr>
            <w:color w:val="E94D52"/>
            <w:w w:val="105"/>
          </w:rPr>
          <w:t>Figures 23</w:t>
        </w:r>
      </w:hyperlink>
      <w:del w:id="690" w:author="J Chave" w:date="2025-02-13T21:33:00Z" w16du:dateUtc="2025-02-13T20:33:00Z">
        <w:r w:rsidDel="003C3851">
          <w:rPr>
            <w:w w:val="105"/>
          </w:rPr>
          <w:delText xml:space="preserve">, </w:delText>
        </w:r>
        <w:r w:rsidDel="003C3851">
          <w:rPr>
            <w:color w:val="E94D52"/>
            <w:w w:val="105"/>
          </w:rPr>
          <w:delText>S34</w:delText>
        </w:r>
        <w:r w:rsidDel="003C3851">
          <w:rPr>
            <w:w w:val="105"/>
          </w:rPr>
          <w:delText xml:space="preserve">, </w:delText>
        </w:r>
        <w:r w:rsidDel="003C3851">
          <w:rPr>
            <w:color w:val="E94D52"/>
            <w:w w:val="105"/>
          </w:rPr>
          <w:delText>S36</w:delText>
        </w:r>
        <w:r w:rsidDel="003C3851">
          <w:rPr>
            <w:w w:val="105"/>
          </w:rPr>
          <w:delText xml:space="preserve">, </w:delText>
        </w:r>
        <w:r w:rsidDel="003C3851">
          <w:rPr>
            <w:color w:val="E94D52"/>
            <w:w w:val="105"/>
          </w:rPr>
          <w:delText>S38</w:delText>
        </w:r>
        <w:r w:rsidDel="003C3851">
          <w:rPr>
            <w:w w:val="105"/>
          </w:rPr>
          <w:delText xml:space="preserve">, </w:delText>
        </w:r>
        <w:r w:rsidDel="003C3851">
          <w:rPr>
            <w:color w:val="E94D52"/>
            <w:w w:val="105"/>
          </w:rPr>
          <w:delText xml:space="preserve">S40 </w:delText>
        </w:r>
        <w:r w:rsidDel="003C3851">
          <w:rPr>
            <w:w w:val="105"/>
          </w:rPr>
          <w:delText xml:space="preserve">and </w:delText>
        </w:r>
        <w:r w:rsidDel="003C3851">
          <w:rPr>
            <w:color w:val="E94D52"/>
            <w:w w:val="105"/>
          </w:rPr>
          <w:delText>S42</w:delText>
        </w:r>
      </w:del>
      <w:r>
        <w:rPr>
          <w:w w:val="105"/>
        </w:rPr>
        <w:t>).</w:t>
      </w:r>
      <w:commentRangeEnd w:id="688"/>
      <w:r w:rsidR="003C3851">
        <w:rPr>
          <w:rStyle w:val="Marquedecommentaire"/>
        </w:rPr>
        <w:commentReference w:id="688"/>
      </w:r>
      <w:r>
        <w:rPr>
          <w:w w:val="105"/>
        </w:rPr>
        <w:t xml:space="preserve"> Note the exception of holm oak for which the suitability decrease is more significant in the Mediterranean Basin according to PEM projections (though the average suitability across Europe remains more optimistic than other models, </w:t>
      </w:r>
      <w:r>
        <w:rPr>
          <w:color w:val="E94D52"/>
          <w:w w:val="105"/>
        </w:rPr>
        <w:t>Figure S38</w:t>
      </w:r>
      <w:r>
        <w:rPr>
          <w:w w:val="105"/>
        </w:rPr>
        <w:t>).</w:t>
      </w:r>
      <w:r>
        <w:rPr>
          <w:spacing w:val="40"/>
          <w:w w:val="105"/>
        </w:rPr>
        <w:t xml:space="preserve"> </w:t>
      </w:r>
      <w:r>
        <w:rPr>
          <w:w w:val="105"/>
        </w:rPr>
        <w:t>Overall, expert PEMs also simulated a higher increase of suitability</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transition</w:t>
      </w:r>
      <w:r>
        <w:rPr>
          <w:spacing w:val="-6"/>
          <w:w w:val="105"/>
        </w:rPr>
        <w:t xml:space="preserve"> </w:t>
      </w:r>
      <w:r>
        <w:rPr>
          <w:w w:val="105"/>
        </w:rPr>
        <w:t>zone</w:t>
      </w:r>
      <w:r>
        <w:rPr>
          <w:spacing w:val="-6"/>
          <w:w w:val="105"/>
        </w:rPr>
        <w:t xml:space="preserve"> </w:t>
      </w:r>
      <w:r>
        <w:rPr>
          <w:w w:val="105"/>
        </w:rPr>
        <w:t>between</w:t>
      </w:r>
      <w:r>
        <w:rPr>
          <w:spacing w:val="-6"/>
          <w:w w:val="105"/>
        </w:rPr>
        <w:t xml:space="preserve"> </w:t>
      </w:r>
      <w:r>
        <w:rPr>
          <w:w w:val="105"/>
        </w:rPr>
        <w:t>Continental</w:t>
      </w:r>
      <w:r>
        <w:rPr>
          <w:spacing w:val="-6"/>
          <w:w w:val="105"/>
        </w:rPr>
        <w:t xml:space="preserve"> </w:t>
      </w:r>
      <w:r>
        <w:rPr>
          <w:w w:val="105"/>
        </w:rPr>
        <w:t>and</w:t>
      </w:r>
      <w:r>
        <w:rPr>
          <w:spacing w:val="-6"/>
          <w:w w:val="105"/>
        </w:rPr>
        <w:t xml:space="preserve"> </w:t>
      </w:r>
      <w:r>
        <w:rPr>
          <w:w w:val="105"/>
        </w:rPr>
        <w:t>Boreal</w:t>
      </w:r>
      <w:r>
        <w:rPr>
          <w:spacing w:val="-6"/>
          <w:w w:val="105"/>
        </w:rPr>
        <w:t xml:space="preserve"> </w:t>
      </w:r>
      <w:r>
        <w:rPr>
          <w:w w:val="105"/>
        </w:rPr>
        <w:t>ecosystems.</w:t>
      </w:r>
      <w:r>
        <w:rPr>
          <w:spacing w:val="26"/>
          <w:w w:val="105"/>
        </w:rPr>
        <w:t xml:space="preserve"> </w:t>
      </w:r>
      <w:r>
        <w:rPr>
          <w:w w:val="105"/>
        </w:rPr>
        <w:t>Fitted</w:t>
      </w:r>
      <w:r>
        <w:rPr>
          <w:spacing w:val="-6"/>
          <w:w w:val="105"/>
        </w:rPr>
        <w:t xml:space="preserve"> </w:t>
      </w:r>
      <w:r>
        <w:rPr>
          <w:w w:val="105"/>
        </w:rPr>
        <w:t>PEMs</w:t>
      </w:r>
    </w:p>
    <w:p w14:paraId="6F65EC68" w14:textId="77777777" w:rsidR="00F52AD7" w:rsidRDefault="00F52AD7">
      <w:pPr>
        <w:spacing w:line="276" w:lineRule="auto"/>
        <w:jc w:val="both"/>
        <w:sectPr w:rsidR="00F52AD7">
          <w:type w:val="continuous"/>
          <w:pgSz w:w="11910" w:h="16840"/>
          <w:pgMar w:top="860" w:right="960" w:bottom="800" w:left="1220" w:header="0" w:footer="606" w:gutter="0"/>
          <w:cols w:space="720"/>
        </w:sectPr>
      </w:pPr>
    </w:p>
    <w:p w14:paraId="342B52BC" w14:textId="77777777" w:rsidR="00F52AD7" w:rsidRDefault="00F52AD7">
      <w:pPr>
        <w:pStyle w:val="Corpsdetexte"/>
        <w:rPr>
          <w:sz w:val="22"/>
        </w:rPr>
      </w:pPr>
    </w:p>
    <w:p w14:paraId="7D11C0FF" w14:textId="77777777" w:rsidR="00F52AD7" w:rsidRDefault="00F52AD7">
      <w:pPr>
        <w:pStyle w:val="Corpsdetexte"/>
        <w:spacing w:before="17"/>
        <w:rPr>
          <w:sz w:val="22"/>
        </w:rPr>
      </w:pPr>
    </w:p>
    <w:p w14:paraId="2D25FA83" w14:textId="77777777" w:rsidR="00F52AD7" w:rsidRDefault="00000000">
      <w:pPr>
        <w:spacing w:line="283" w:lineRule="auto"/>
        <w:ind w:left="108" w:right="38" w:firstLine="5"/>
        <w:jc w:val="both"/>
        <w:rPr>
          <w:rFonts w:ascii="Arial" w:hAnsi="Arial"/>
        </w:rPr>
      </w:pPr>
      <w:bookmarkStart w:id="691" w:name="_bookmark2"/>
      <w:bookmarkEnd w:id="691"/>
      <w:commentRangeStart w:id="692"/>
      <w:r>
        <w:rPr>
          <w:rFonts w:ascii="Arial" w:hAnsi="Arial"/>
          <w:b/>
          <w:spacing w:val="-6"/>
        </w:rPr>
        <w:t>Fig.</w:t>
      </w:r>
      <w:r>
        <w:rPr>
          <w:rFonts w:ascii="Arial" w:hAnsi="Arial"/>
          <w:b/>
          <w:spacing w:val="-7"/>
        </w:rPr>
        <w:t xml:space="preserve"> </w:t>
      </w:r>
      <w:r>
        <w:rPr>
          <w:rFonts w:ascii="Arial" w:hAnsi="Arial"/>
          <w:b/>
          <w:spacing w:val="-6"/>
        </w:rPr>
        <w:t>22.</w:t>
      </w:r>
      <w:r>
        <w:rPr>
          <w:rFonts w:ascii="Arial" w:hAnsi="Arial"/>
          <w:b/>
          <w:spacing w:val="13"/>
        </w:rPr>
        <w:t xml:space="preserve"> </w:t>
      </w:r>
      <w:r>
        <w:rPr>
          <w:rFonts w:ascii="Arial" w:hAnsi="Arial"/>
          <w:b/>
          <w:spacing w:val="-6"/>
        </w:rPr>
        <w:t xml:space="preserve">Variance partitioning across Europe’s </w:t>
      </w:r>
      <w:r>
        <w:rPr>
          <w:rFonts w:ascii="Arial" w:hAnsi="Arial"/>
          <w:b/>
          <w:spacing w:val="-10"/>
        </w:rPr>
        <w:t>ecoregions,</w:t>
      </w:r>
      <w:r>
        <w:rPr>
          <w:rFonts w:ascii="Arial" w:hAnsi="Arial"/>
          <w:b/>
          <w:spacing w:val="-3"/>
        </w:rPr>
        <w:t xml:space="preserve"> </w:t>
      </w:r>
      <w:r>
        <w:rPr>
          <w:rFonts w:ascii="Arial" w:hAnsi="Arial"/>
          <w:b/>
          <w:spacing w:val="-10"/>
        </w:rPr>
        <w:t>for</w:t>
      </w:r>
      <w:r>
        <w:rPr>
          <w:rFonts w:ascii="Arial" w:hAnsi="Arial"/>
          <w:b/>
          <w:spacing w:val="-1"/>
        </w:rPr>
        <w:t xml:space="preserve"> </w:t>
      </w:r>
      <w:r>
        <w:rPr>
          <w:rFonts w:ascii="Arial" w:hAnsi="Arial"/>
          <w:b/>
          <w:spacing w:val="-10"/>
        </w:rPr>
        <w:t>each</w:t>
      </w:r>
      <w:r>
        <w:rPr>
          <w:rFonts w:ascii="Arial" w:hAnsi="Arial"/>
          <w:b/>
          <w:spacing w:val="-1"/>
        </w:rPr>
        <w:t xml:space="preserve"> </w:t>
      </w:r>
      <w:r>
        <w:rPr>
          <w:rFonts w:ascii="Arial" w:hAnsi="Arial"/>
          <w:b/>
          <w:spacing w:val="-10"/>
        </w:rPr>
        <w:t>species</w:t>
      </w:r>
      <w:commentRangeEnd w:id="692"/>
      <w:r w:rsidR="003C3851">
        <w:rPr>
          <w:rStyle w:val="Marquedecommentaire"/>
        </w:rPr>
        <w:commentReference w:id="692"/>
      </w:r>
      <w:r>
        <w:rPr>
          <w:rFonts w:ascii="Arial" w:hAnsi="Arial"/>
          <w:b/>
          <w:spacing w:val="-10"/>
        </w:rPr>
        <w:t>.</w:t>
      </w:r>
      <w:r>
        <w:rPr>
          <w:rFonts w:ascii="Arial" w:hAnsi="Arial"/>
          <w:b/>
          <w:spacing w:val="12"/>
        </w:rPr>
        <w:t xml:space="preserve"> </w:t>
      </w:r>
      <w:r>
        <w:rPr>
          <w:rFonts w:ascii="Arial" w:hAnsi="Arial"/>
          <w:spacing w:val="-10"/>
        </w:rPr>
        <w:t>An</w:t>
      </w:r>
      <w:r>
        <w:rPr>
          <w:rFonts w:ascii="Arial" w:hAnsi="Arial"/>
          <w:spacing w:val="-6"/>
        </w:rPr>
        <w:t xml:space="preserve"> </w:t>
      </w:r>
      <w:r>
        <w:rPr>
          <w:rFonts w:ascii="Arial" w:hAnsi="Arial"/>
          <w:spacing w:val="-10"/>
        </w:rPr>
        <w:t xml:space="preserve">ANOVA-based </w:t>
      </w:r>
      <w:r>
        <w:rPr>
          <w:rFonts w:ascii="Arial" w:hAnsi="Arial"/>
          <w:spacing w:val="-4"/>
        </w:rPr>
        <w:t>variance</w:t>
      </w:r>
      <w:r>
        <w:rPr>
          <w:rFonts w:ascii="Arial" w:hAnsi="Arial"/>
          <w:spacing w:val="-5"/>
        </w:rPr>
        <w:t xml:space="preserve"> </w:t>
      </w:r>
      <w:r>
        <w:rPr>
          <w:rFonts w:ascii="Arial" w:hAnsi="Arial"/>
          <w:spacing w:val="-4"/>
        </w:rPr>
        <w:t>decomposition</w:t>
      </w:r>
      <w:r>
        <w:rPr>
          <w:rFonts w:ascii="Arial" w:hAnsi="Arial"/>
          <w:spacing w:val="-5"/>
        </w:rPr>
        <w:t xml:space="preserve"> </w:t>
      </w:r>
      <w:r>
        <w:rPr>
          <w:rFonts w:ascii="Arial" w:hAnsi="Arial"/>
          <w:spacing w:val="-4"/>
        </w:rPr>
        <w:t>was</w:t>
      </w:r>
      <w:r>
        <w:rPr>
          <w:rFonts w:ascii="Arial" w:hAnsi="Arial"/>
          <w:spacing w:val="-5"/>
        </w:rPr>
        <w:t xml:space="preserve"> </w:t>
      </w:r>
      <w:r>
        <w:rPr>
          <w:rFonts w:ascii="Arial" w:hAnsi="Arial"/>
          <w:spacing w:val="-4"/>
        </w:rPr>
        <w:t>performed</w:t>
      </w:r>
      <w:r>
        <w:rPr>
          <w:rFonts w:ascii="Arial" w:hAnsi="Arial"/>
          <w:spacing w:val="-5"/>
        </w:rPr>
        <w:t xml:space="preserve"> </w:t>
      </w:r>
      <w:r>
        <w:rPr>
          <w:rFonts w:ascii="Arial" w:hAnsi="Arial"/>
          <w:spacing w:val="-4"/>
        </w:rPr>
        <w:t>to</w:t>
      </w:r>
      <w:r>
        <w:rPr>
          <w:rFonts w:ascii="Arial" w:hAnsi="Arial"/>
          <w:spacing w:val="-5"/>
        </w:rPr>
        <w:t xml:space="preserve"> </w:t>
      </w:r>
      <w:proofErr w:type="spellStart"/>
      <w:r>
        <w:rPr>
          <w:rFonts w:ascii="Arial" w:hAnsi="Arial"/>
          <w:spacing w:val="-4"/>
        </w:rPr>
        <w:t>distin</w:t>
      </w:r>
      <w:proofErr w:type="spellEnd"/>
      <w:r>
        <w:rPr>
          <w:rFonts w:ascii="Arial" w:hAnsi="Arial"/>
          <w:spacing w:val="-4"/>
        </w:rPr>
        <w:t xml:space="preserve">- </w:t>
      </w:r>
      <w:proofErr w:type="spellStart"/>
      <w:r>
        <w:rPr>
          <w:rFonts w:ascii="Arial" w:hAnsi="Arial"/>
          <w:spacing w:val="-4"/>
        </w:rPr>
        <w:t>guish</w:t>
      </w:r>
      <w:proofErr w:type="spellEnd"/>
      <w:r>
        <w:rPr>
          <w:rFonts w:ascii="Arial" w:hAnsi="Arial"/>
          <w:spacing w:val="-12"/>
        </w:rPr>
        <w:t xml:space="preserve"> </w:t>
      </w:r>
      <w:r>
        <w:rPr>
          <w:rFonts w:ascii="Arial" w:hAnsi="Arial"/>
          <w:spacing w:val="-4"/>
        </w:rPr>
        <w:t>between</w:t>
      </w:r>
      <w:r>
        <w:rPr>
          <w:rFonts w:ascii="Arial" w:hAnsi="Arial"/>
          <w:spacing w:val="-11"/>
        </w:rPr>
        <w:t xml:space="preserve"> </w:t>
      </w:r>
      <w:r>
        <w:rPr>
          <w:rFonts w:ascii="Arial" w:hAnsi="Arial"/>
          <w:spacing w:val="-4"/>
        </w:rPr>
        <w:t>5</w:t>
      </w:r>
      <w:r>
        <w:rPr>
          <w:rFonts w:ascii="Arial" w:hAnsi="Arial"/>
          <w:spacing w:val="-11"/>
        </w:rPr>
        <w:t xml:space="preserve"> </w:t>
      </w:r>
      <w:r>
        <w:rPr>
          <w:rFonts w:ascii="Arial" w:hAnsi="Arial"/>
          <w:spacing w:val="-4"/>
        </w:rPr>
        <w:t>main</w:t>
      </w:r>
      <w:r>
        <w:rPr>
          <w:rFonts w:ascii="Arial" w:hAnsi="Arial"/>
          <w:spacing w:val="-12"/>
        </w:rPr>
        <w:t xml:space="preserve"> </w:t>
      </w:r>
      <w:r>
        <w:rPr>
          <w:rFonts w:ascii="Arial" w:hAnsi="Arial"/>
          <w:spacing w:val="-4"/>
        </w:rPr>
        <w:t>uncertainty</w:t>
      </w:r>
      <w:r>
        <w:rPr>
          <w:rFonts w:ascii="Arial" w:hAnsi="Arial"/>
          <w:spacing w:val="-11"/>
        </w:rPr>
        <w:t xml:space="preserve"> </w:t>
      </w:r>
      <w:r>
        <w:rPr>
          <w:rFonts w:ascii="Arial" w:hAnsi="Arial"/>
          <w:spacing w:val="-4"/>
        </w:rPr>
        <w:t>sources:</w:t>
      </w:r>
      <w:r>
        <w:rPr>
          <w:rFonts w:ascii="Arial" w:hAnsi="Arial"/>
          <w:spacing w:val="-11"/>
        </w:rPr>
        <w:t xml:space="preserve"> </w:t>
      </w:r>
      <w:r>
        <w:rPr>
          <w:rFonts w:ascii="Arial" w:hAnsi="Arial"/>
          <w:spacing w:val="-4"/>
        </w:rPr>
        <w:t>(</w:t>
      </w:r>
      <w:proofErr w:type="spellStart"/>
      <w:r>
        <w:rPr>
          <w:rFonts w:ascii="Arial" w:hAnsi="Arial"/>
          <w:spacing w:val="-4"/>
        </w:rPr>
        <w:t>i</w:t>
      </w:r>
      <w:proofErr w:type="spellEnd"/>
      <w:r>
        <w:rPr>
          <w:rFonts w:ascii="Arial" w:hAnsi="Arial"/>
          <w:spacing w:val="-4"/>
        </w:rPr>
        <w:t>)</w:t>
      </w:r>
      <w:r>
        <w:rPr>
          <w:rFonts w:ascii="Arial" w:hAnsi="Arial"/>
          <w:spacing w:val="-11"/>
        </w:rPr>
        <w:t xml:space="preserve"> </w:t>
      </w:r>
      <w:r>
        <w:rPr>
          <w:rFonts w:ascii="Arial" w:hAnsi="Arial"/>
          <w:spacing w:val="-4"/>
        </w:rPr>
        <w:t>the future</w:t>
      </w:r>
      <w:r>
        <w:rPr>
          <w:rFonts w:ascii="Arial" w:hAnsi="Arial"/>
          <w:spacing w:val="-12"/>
        </w:rPr>
        <w:t xml:space="preserve"> </w:t>
      </w:r>
      <w:r>
        <w:rPr>
          <w:rFonts w:ascii="Arial" w:hAnsi="Arial"/>
          <w:spacing w:val="-4"/>
        </w:rPr>
        <w:t>scenario</w:t>
      </w:r>
      <w:r>
        <w:rPr>
          <w:rFonts w:ascii="Arial" w:hAnsi="Arial"/>
          <w:spacing w:val="-11"/>
        </w:rPr>
        <w:t xml:space="preserve"> </w:t>
      </w:r>
      <w:r>
        <w:rPr>
          <w:rFonts w:ascii="Arial" w:hAnsi="Arial"/>
          <w:spacing w:val="-4"/>
        </w:rPr>
        <w:t>(SSP),</w:t>
      </w:r>
      <w:r>
        <w:rPr>
          <w:rFonts w:ascii="Arial" w:hAnsi="Arial"/>
          <w:spacing w:val="-11"/>
        </w:rPr>
        <w:t xml:space="preserve"> </w:t>
      </w:r>
      <w:r>
        <w:rPr>
          <w:rFonts w:ascii="Arial" w:hAnsi="Arial"/>
          <w:spacing w:val="-4"/>
        </w:rPr>
        <w:t>(ii)</w:t>
      </w:r>
      <w:r>
        <w:rPr>
          <w:rFonts w:ascii="Arial" w:hAnsi="Arial"/>
          <w:spacing w:val="-12"/>
        </w:rPr>
        <w:t xml:space="preserve"> </w:t>
      </w:r>
      <w:r>
        <w:rPr>
          <w:rFonts w:ascii="Arial" w:hAnsi="Arial"/>
          <w:spacing w:val="-4"/>
        </w:rPr>
        <w:t>the</w:t>
      </w:r>
      <w:r>
        <w:rPr>
          <w:rFonts w:ascii="Arial" w:hAnsi="Arial"/>
          <w:spacing w:val="-11"/>
        </w:rPr>
        <w:t xml:space="preserve"> </w:t>
      </w:r>
      <w:r>
        <w:rPr>
          <w:rFonts w:ascii="Arial" w:hAnsi="Arial"/>
          <w:spacing w:val="-4"/>
        </w:rPr>
        <w:t>climate</w:t>
      </w:r>
      <w:r>
        <w:rPr>
          <w:rFonts w:ascii="Arial" w:hAnsi="Arial"/>
          <w:spacing w:val="-11"/>
        </w:rPr>
        <w:t xml:space="preserve"> </w:t>
      </w:r>
      <w:r>
        <w:rPr>
          <w:rFonts w:ascii="Arial" w:hAnsi="Arial"/>
          <w:spacing w:val="-4"/>
        </w:rPr>
        <w:t>model</w:t>
      </w:r>
      <w:r>
        <w:rPr>
          <w:rFonts w:ascii="Arial" w:hAnsi="Arial"/>
          <w:spacing w:val="-11"/>
        </w:rPr>
        <w:t xml:space="preserve"> </w:t>
      </w:r>
      <w:r>
        <w:rPr>
          <w:rFonts w:ascii="Arial" w:hAnsi="Arial"/>
          <w:spacing w:val="-4"/>
        </w:rPr>
        <w:t xml:space="preserve">used </w:t>
      </w:r>
      <w:r>
        <w:rPr>
          <w:rFonts w:ascii="Arial" w:hAnsi="Arial"/>
          <w:spacing w:val="-6"/>
        </w:rPr>
        <w:t>to</w:t>
      </w:r>
      <w:r>
        <w:rPr>
          <w:rFonts w:ascii="Arial" w:hAnsi="Arial"/>
          <w:spacing w:val="-10"/>
        </w:rPr>
        <w:t xml:space="preserve"> </w:t>
      </w:r>
      <w:r>
        <w:rPr>
          <w:rFonts w:ascii="Arial" w:hAnsi="Arial"/>
          <w:spacing w:val="-6"/>
        </w:rPr>
        <w:t>generate</w:t>
      </w:r>
      <w:r>
        <w:rPr>
          <w:rFonts w:ascii="Arial" w:hAnsi="Arial"/>
          <w:spacing w:val="-9"/>
        </w:rPr>
        <w:t xml:space="preserve"> </w:t>
      </w:r>
      <w:r>
        <w:rPr>
          <w:rFonts w:ascii="Arial" w:hAnsi="Arial"/>
          <w:spacing w:val="-6"/>
        </w:rPr>
        <w:t>the</w:t>
      </w:r>
      <w:r>
        <w:rPr>
          <w:rFonts w:ascii="Arial" w:hAnsi="Arial"/>
          <w:spacing w:val="-9"/>
        </w:rPr>
        <w:t xml:space="preserve"> </w:t>
      </w:r>
      <w:r>
        <w:rPr>
          <w:rFonts w:ascii="Arial" w:hAnsi="Arial"/>
          <w:spacing w:val="-6"/>
        </w:rPr>
        <w:t>climate</w:t>
      </w:r>
      <w:r>
        <w:rPr>
          <w:rFonts w:ascii="Arial" w:hAnsi="Arial"/>
          <w:spacing w:val="-10"/>
        </w:rPr>
        <w:t xml:space="preserve"> </w:t>
      </w:r>
      <w:r>
        <w:rPr>
          <w:rFonts w:ascii="Arial" w:hAnsi="Arial"/>
          <w:spacing w:val="-6"/>
        </w:rPr>
        <w:t>projections</w:t>
      </w:r>
      <w:r>
        <w:rPr>
          <w:rFonts w:ascii="Arial" w:hAnsi="Arial"/>
          <w:spacing w:val="-9"/>
        </w:rPr>
        <w:t xml:space="preserve"> </w:t>
      </w:r>
      <w:r>
        <w:rPr>
          <w:rFonts w:ascii="Arial" w:hAnsi="Arial"/>
          <w:spacing w:val="-6"/>
        </w:rPr>
        <w:t>(GCM),</w:t>
      </w:r>
      <w:r>
        <w:rPr>
          <w:rFonts w:ascii="Arial" w:hAnsi="Arial"/>
          <w:spacing w:val="-9"/>
        </w:rPr>
        <w:t xml:space="preserve"> </w:t>
      </w:r>
      <w:r>
        <w:rPr>
          <w:rFonts w:ascii="Arial" w:hAnsi="Arial"/>
          <w:spacing w:val="-6"/>
        </w:rPr>
        <w:t>(iii)</w:t>
      </w:r>
      <w:r>
        <w:rPr>
          <w:rFonts w:ascii="Arial" w:hAnsi="Arial"/>
          <w:spacing w:val="-9"/>
        </w:rPr>
        <w:t xml:space="preserve"> </w:t>
      </w:r>
      <w:r>
        <w:rPr>
          <w:rFonts w:ascii="Arial" w:hAnsi="Arial"/>
          <w:spacing w:val="-6"/>
        </w:rPr>
        <w:t xml:space="preserve">the </w:t>
      </w:r>
      <w:r>
        <w:rPr>
          <w:rFonts w:ascii="Arial" w:hAnsi="Arial"/>
          <w:spacing w:val="-2"/>
        </w:rPr>
        <w:t>interactions</w:t>
      </w:r>
      <w:r>
        <w:rPr>
          <w:rFonts w:ascii="Arial" w:hAnsi="Arial"/>
          <w:spacing w:val="-11"/>
        </w:rPr>
        <w:t xml:space="preserve"> </w:t>
      </w:r>
      <w:r>
        <w:rPr>
          <w:rFonts w:ascii="Arial" w:hAnsi="Arial"/>
          <w:spacing w:val="-2"/>
        </w:rPr>
        <w:t>between</w:t>
      </w:r>
      <w:r>
        <w:rPr>
          <w:rFonts w:ascii="Arial" w:hAnsi="Arial"/>
          <w:spacing w:val="-11"/>
        </w:rPr>
        <w:t xml:space="preserve"> </w:t>
      </w:r>
      <w:r>
        <w:rPr>
          <w:rFonts w:ascii="Arial" w:hAnsi="Arial"/>
          <w:spacing w:val="-2"/>
        </w:rPr>
        <w:t>the</w:t>
      </w:r>
      <w:r>
        <w:rPr>
          <w:rFonts w:ascii="Arial" w:hAnsi="Arial"/>
          <w:spacing w:val="-11"/>
        </w:rPr>
        <w:t xml:space="preserve"> </w:t>
      </w:r>
      <w:r>
        <w:rPr>
          <w:rFonts w:ascii="Arial" w:hAnsi="Arial"/>
          <w:spacing w:val="-2"/>
        </w:rPr>
        <w:t>SPP</w:t>
      </w:r>
      <w:r>
        <w:rPr>
          <w:rFonts w:ascii="Arial" w:hAnsi="Arial"/>
          <w:spacing w:val="-11"/>
        </w:rPr>
        <w:t xml:space="preserve"> </w:t>
      </w:r>
      <w:r>
        <w:rPr>
          <w:rFonts w:ascii="Arial" w:hAnsi="Arial"/>
          <w:spacing w:val="-2"/>
        </w:rPr>
        <w:t>and</w:t>
      </w:r>
      <w:r>
        <w:rPr>
          <w:rFonts w:ascii="Arial" w:hAnsi="Arial"/>
          <w:spacing w:val="-11"/>
        </w:rPr>
        <w:t xml:space="preserve"> </w:t>
      </w:r>
      <w:r>
        <w:rPr>
          <w:rFonts w:ascii="Arial" w:hAnsi="Arial"/>
          <w:spacing w:val="-2"/>
        </w:rPr>
        <w:t>the</w:t>
      </w:r>
      <w:r>
        <w:rPr>
          <w:rFonts w:ascii="Arial" w:hAnsi="Arial"/>
          <w:spacing w:val="-11"/>
        </w:rPr>
        <w:t xml:space="preserve"> </w:t>
      </w:r>
      <w:r>
        <w:rPr>
          <w:rFonts w:ascii="Arial" w:hAnsi="Arial"/>
          <w:spacing w:val="-2"/>
        </w:rPr>
        <w:t>GCM,</w:t>
      </w:r>
      <w:r>
        <w:rPr>
          <w:rFonts w:ascii="Arial" w:hAnsi="Arial"/>
          <w:spacing w:val="-11"/>
        </w:rPr>
        <w:t xml:space="preserve"> </w:t>
      </w:r>
      <w:r>
        <w:rPr>
          <w:rFonts w:ascii="Arial" w:hAnsi="Arial"/>
          <w:spacing w:val="-2"/>
        </w:rPr>
        <w:t xml:space="preserve">(iv) </w:t>
      </w:r>
      <w:r>
        <w:rPr>
          <w:rFonts w:ascii="Arial" w:hAnsi="Arial"/>
        </w:rPr>
        <w:t>the</w:t>
      </w:r>
      <w:r>
        <w:rPr>
          <w:rFonts w:ascii="Arial" w:hAnsi="Arial"/>
          <w:spacing w:val="-16"/>
        </w:rPr>
        <w:t xml:space="preserve"> </w:t>
      </w:r>
      <w:r>
        <w:rPr>
          <w:rFonts w:ascii="Arial" w:hAnsi="Arial"/>
        </w:rPr>
        <w:t>species</w:t>
      </w:r>
      <w:r>
        <w:rPr>
          <w:rFonts w:ascii="Arial" w:hAnsi="Arial"/>
          <w:spacing w:val="-15"/>
        </w:rPr>
        <w:t xml:space="preserve"> </w:t>
      </w:r>
      <w:r>
        <w:rPr>
          <w:rFonts w:ascii="Arial" w:hAnsi="Arial"/>
        </w:rPr>
        <w:t>distribution</w:t>
      </w:r>
      <w:r>
        <w:rPr>
          <w:rFonts w:ascii="Arial" w:hAnsi="Arial"/>
          <w:spacing w:val="-15"/>
        </w:rPr>
        <w:t xml:space="preserve"> </w:t>
      </w:r>
      <w:r>
        <w:rPr>
          <w:rFonts w:ascii="Arial" w:hAnsi="Arial"/>
        </w:rPr>
        <w:t>modeling</w:t>
      </w:r>
      <w:r>
        <w:rPr>
          <w:rFonts w:ascii="Arial" w:hAnsi="Arial"/>
          <w:spacing w:val="-16"/>
        </w:rPr>
        <w:t xml:space="preserve"> </w:t>
      </w:r>
      <w:r>
        <w:rPr>
          <w:rFonts w:ascii="Arial" w:hAnsi="Arial"/>
        </w:rPr>
        <w:t>method</w:t>
      </w:r>
      <w:r>
        <w:rPr>
          <w:rFonts w:ascii="Arial" w:hAnsi="Arial"/>
          <w:spacing w:val="-15"/>
        </w:rPr>
        <w:t xml:space="preserve"> </w:t>
      </w:r>
      <w:r>
        <w:rPr>
          <w:rFonts w:ascii="Arial" w:hAnsi="Arial"/>
        </w:rPr>
        <w:t xml:space="preserve">(SDM </w:t>
      </w:r>
      <w:r>
        <w:rPr>
          <w:rFonts w:ascii="Arial" w:hAnsi="Arial"/>
          <w:spacing w:val="-6"/>
        </w:rPr>
        <w:t xml:space="preserve">approach), and (v) the interactions between SDM </w:t>
      </w:r>
      <w:r>
        <w:rPr>
          <w:rFonts w:ascii="Arial" w:hAnsi="Arial"/>
          <w:spacing w:val="-8"/>
        </w:rPr>
        <w:t>approach and</w:t>
      </w:r>
      <w:r>
        <w:rPr>
          <w:rFonts w:ascii="Arial" w:hAnsi="Arial"/>
          <w:spacing w:val="-7"/>
        </w:rPr>
        <w:t xml:space="preserve"> </w:t>
      </w:r>
      <w:r>
        <w:rPr>
          <w:rFonts w:ascii="Arial" w:hAnsi="Arial"/>
          <w:spacing w:val="-8"/>
        </w:rPr>
        <w:t>climate</w:t>
      </w:r>
      <w:r>
        <w:rPr>
          <w:rFonts w:ascii="Arial" w:hAnsi="Arial"/>
          <w:spacing w:val="-7"/>
        </w:rPr>
        <w:t xml:space="preserve"> </w:t>
      </w:r>
      <w:r>
        <w:rPr>
          <w:rFonts w:ascii="Arial" w:hAnsi="Arial"/>
          <w:spacing w:val="-8"/>
        </w:rPr>
        <w:t>projections (both</w:t>
      </w:r>
      <w:r>
        <w:rPr>
          <w:rFonts w:ascii="Arial" w:hAnsi="Arial"/>
          <w:spacing w:val="-7"/>
        </w:rPr>
        <w:t xml:space="preserve"> </w:t>
      </w:r>
      <w:r>
        <w:rPr>
          <w:rFonts w:ascii="Arial" w:hAnsi="Arial"/>
          <w:spacing w:val="-8"/>
        </w:rPr>
        <w:t>GCMs</w:t>
      </w:r>
      <w:r>
        <w:rPr>
          <w:rFonts w:ascii="Arial" w:hAnsi="Arial"/>
          <w:spacing w:val="-7"/>
        </w:rPr>
        <w:t xml:space="preserve"> </w:t>
      </w:r>
      <w:r>
        <w:rPr>
          <w:rFonts w:ascii="Arial" w:hAnsi="Arial"/>
          <w:spacing w:val="-8"/>
        </w:rPr>
        <w:t>and SSPs).</w:t>
      </w:r>
      <w:r>
        <w:rPr>
          <w:rFonts w:ascii="Arial" w:hAnsi="Arial"/>
          <w:spacing w:val="-7"/>
        </w:rPr>
        <w:t xml:space="preserve"> </w:t>
      </w:r>
      <w:r>
        <w:rPr>
          <w:rFonts w:ascii="Arial" w:hAnsi="Arial"/>
          <w:spacing w:val="-8"/>
        </w:rPr>
        <w:t>The</w:t>
      </w:r>
      <w:r>
        <w:rPr>
          <w:rFonts w:ascii="Arial" w:hAnsi="Arial"/>
          <w:spacing w:val="-7"/>
        </w:rPr>
        <w:t xml:space="preserve"> </w:t>
      </w:r>
      <w:r>
        <w:rPr>
          <w:rFonts w:ascii="Arial" w:hAnsi="Arial"/>
          <w:spacing w:val="-8"/>
        </w:rPr>
        <w:t>black</w:t>
      </w:r>
      <w:r>
        <w:rPr>
          <w:rFonts w:ascii="Arial" w:hAnsi="Arial"/>
          <w:spacing w:val="-7"/>
        </w:rPr>
        <w:t xml:space="preserve"> </w:t>
      </w:r>
      <w:r>
        <w:rPr>
          <w:rFonts w:ascii="Arial" w:hAnsi="Arial"/>
          <w:spacing w:val="-8"/>
        </w:rPr>
        <w:t>line</w:t>
      </w:r>
      <w:r>
        <w:rPr>
          <w:rFonts w:ascii="Arial" w:hAnsi="Arial"/>
          <w:spacing w:val="-7"/>
        </w:rPr>
        <w:t xml:space="preserve"> </w:t>
      </w:r>
      <w:r>
        <w:rPr>
          <w:rFonts w:ascii="Arial" w:hAnsi="Arial"/>
          <w:spacing w:val="-8"/>
        </w:rPr>
        <w:t>represents the</w:t>
      </w:r>
      <w:r>
        <w:rPr>
          <w:rFonts w:ascii="Arial" w:hAnsi="Arial"/>
          <w:spacing w:val="-7"/>
        </w:rPr>
        <w:t xml:space="preserve"> </w:t>
      </w:r>
      <w:r>
        <w:rPr>
          <w:rFonts w:ascii="Arial" w:hAnsi="Arial"/>
          <w:spacing w:val="-8"/>
        </w:rPr>
        <w:t>mean</w:t>
      </w:r>
      <w:r>
        <w:rPr>
          <w:rFonts w:ascii="Arial" w:hAnsi="Arial"/>
          <w:spacing w:val="-7"/>
        </w:rPr>
        <w:t xml:space="preserve"> </w:t>
      </w:r>
      <w:proofErr w:type="spellStart"/>
      <w:r>
        <w:rPr>
          <w:rFonts w:ascii="Arial" w:hAnsi="Arial"/>
          <w:spacing w:val="-8"/>
        </w:rPr>
        <w:t>projec</w:t>
      </w:r>
      <w:proofErr w:type="spellEnd"/>
      <w:r>
        <w:rPr>
          <w:rFonts w:ascii="Arial" w:hAnsi="Arial"/>
          <w:spacing w:val="-8"/>
        </w:rPr>
        <w:t xml:space="preserve">- </w:t>
      </w:r>
      <w:proofErr w:type="spellStart"/>
      <w:r>
        <w:rPr>
          <w:rFonts w:ascii="Arial" w:hAnsi="Arial"/>
          <w:spacing w:val="-4"/>
        </w:rPr>
        <w:t>tion</w:t>
      </w:r>
      <w:proofErr w:type="spellEnd"/>
      <w:r>
        <w:rPr>
          <w:rFonts w:ascii="Arial" w:hAnsi="Arial"/>
          <w:spacing w:val="-4"/>
        </w:rPr>
        <w:t>,</w:t>
      </w:r>
      <w:r>
        <w:rPr>
          <w:rFonts w:ascii="Arial" w:hAnsi="Arial"/>
          <w:spacing w:val="-12"/>
        </w:rPr>
        <w:t xml:space="preserve"> </w:t>
      </w:r>
      <w:r>
        <w:rPr>
          <w:rFonts w:ascii="Arial" w:hAnsi="Arial"/>
          <w:spacing w:val="-4"/>
        </w:rPr>
        <w:t>across</w:t>
      </w:r>
      <w:r>
        <w:rPr>
          <w:rFonts w:ascii="Arial" w:hAnsi="Arial"/>
          <w:spacing w:val="-11"/>
        </w:rPr>
        <w:t xml:space="preserve"> </w:t>
      </w:r>
      <w:r>
        <w:rPr>
          <w:rFonts w:ascii="Arial" w:hAnsi="Arial"/>
          <w:spacing w:val="-4"/>
        </w:rPr>
        <w:t>all</w:t>
      </w:r>
      <w:r>
        <w:rPr>
          <w:rFonts w:ascii="Arial" w:hAnsi="Arial"/>
          <w:spacing w:val="-11"/>
        </w:rPr>
        <w:t xml:space="preserve"> </w:t>
      </w:r>
      <w:r>
        <w:rPr>
          <w:rFonts w:ascii="Arial" w:hAnsi="Arial"/>
          <w:spacing w:val="-4"/>
        </w:rPr>
        <w:t>GCMs,</w:t>
      </w:r>
      <w:r>
        <w:rPr>
          <w:rFonts w:ascii="Arial" w:hAnsi="Arial"/>
          <w:spacing w:val="-12"/>
        </w:rPr>
        <w:t xml:space="preserve"> </w:t>
      </w:r>
      <w:r>
        <w:rPr>
          <w:rFonts w:ascii="Arial" w:hAnsi="Arial"/>
          <w:spacing w:val="-4"/>
        </w:rPr>
        <w:t>SSPs,</w:t>
      </w:r>
      <w:r>
        <w:rPr>
          <w:rFonts w:ascii="Arial" w:hAnsi="Arial"/>
          <w:spacing w:val="-11"/>
        </w:rPr>
        <w:t xml:space="preserve"> </w:t>
      </w:r>
      <w:r>
        <w:rPr>
          <w:rFonts w:ascii="Arial" w:hAnsi="Arial"/>
          <w:spacing w:val="-4"/>
        </w:rPr>
        <w:t>SDMs</w:t>
      </w:r>
      <w:r>
        <w:rPr>
          <w:rFonts w:ascii="Arial" w:hAnsi="Arial"/>
          <w:spacing w:val="-11"/>
        </w:rPr>
        <w:t xml:space="preserve"> </w:t>
      </w:r>
      <w:r>
        <w:rPr>
          <w:rFonts w:ascii="Arial" w:hAnsi="Arial"/>
          <w:spacing w:val="-4"/>
        </w:rPr>
        <w:t>and</w:t>
      </w:r>
      <w:r>
        <w:rPr>
          <w:rFonts w:ascii="Arial" w:hAnsi="Arial"/>
          <w:spacing w:val="-11"/>
        </w:rPr>
        <w:t xml:space="preserve"> </w:t>
      </w:r>
      <w:r>
        <w:rPr>
          <w:rFonts w:ascii="Arial" w:hAnsi="Arial"/>
          <w:spacing w:val="-4"/>
        </w:rPr>
        <w:t xml:space="preserve">species. </w:t>
      </w:r>
      <w:r>
        <w:rPr>
          <w:rFonts w:ascii="Arial" w:hAnsi="Arial"/>
          <w:spacing w:val="-8"/>
        </w:rPr>
        <w:t>90%</w:t>
      </w:r>
      <w:r>
        <w:rPr>
          <w:rFonts w:ascii="Arial" w:hAnsi="Arial"/>
        </w:rPr>
        <w:t xml:space="preserve"> </w:t>
      </w:r>
      <w:r>
        <w:rPr>
          <w:rFonts w:ascii="Arial" w:hAnsi="Arial"/>
          <w:spacing w:val="-8"/>
        </w:rPr>
        <w:t>uncertainty</w:t>
      </w:r>
      <w:r>
        <w:rPr>
          <w:rFonts w:ascii="Arial" w:hAnsi="Arial"/>
        </w:rPr>
        <w:t xml:space="preserve"> </w:t>
      </w:r>
      <w:r>
        <w:rPr>
          <w:rFonts w:ascii="Arial" w:hAnsi="Arial"/>
          <w:spacing w:val="-8"/>
        </w:rPr>
        <w:t>ranges</w:t>
      </w:r>
      <w:r>
        <w:rPr>
          <w:rFonts w:ascii="Arial" w:hAnsi="Arial"/>
        </w:rPr>
        <w:t xml:space="preserve"> </w:t>
      </w:r>
      <w:r>
        <w:rPr>
          <w:rFonts w:ascii="Arial" w:hAnsi="Arial"/>
          <w:spacing w:val="-8"/>
        </w:rPr>
        <w:t>were</w:t>
      </w:r>
      <w:r>
        <w:rPr>
          <w:rFonts w:ascii="Arial" w:hAnsi="Arial"/>
        </w:rPr>
        <w:t xml:space="preserve"> </w:t>
      </w:r>
      <w:r>
        <w:rPr>
          <w:rFonts w:ascii="Arial" w:hAnsi="Arial"/>
          <w:spacing w:val="-8"/>
        </w:rPr>
        <w:t>calculated</w:t>
      </w:r>
      <w:r>
        <w:rPr>
          <w:rFonts w:ascii="Arial" w:hAnsi="Arial"/>
        </w:rPr>
        <w:t xml:space="preserve"> </w:t>
      </w:r>
      <w:r>
        <w:rPr>
          <w:rFonts w:ascii="Arial" w:hAnsi="Arial"/>
          <w:spacing w:val="-8"/>
        </w:rPr>
        <w:t xml:space="preserve">additively </w:t>
      </w:r>
      <w:r>
        <w:rPr>
          <w:rFonts w:ascii="Arial" w:hAnsi="Arial"/>
        </w:rPr>
        <w:t>and</w:t>
      </w:r>
      <w:r>
        <w:rPr>
          <w:rFonts w:ascii="Arial" w:hAnsi="Arial"/>
          <w:spacing w:val="-3"/>
        </w:rPr>
        <w:t xml:space="preserve"> </w:t>
      </w:r>
      <w:r>
        <w:rPr>
          <w:rFonts w:ascii="Arial" w:hAnsi="Arial"/>
        </w:rPr>
        <w:t>symmetrically</w:t>
      </w:r>
      <w:r>
        <w:rPr>
          <w:rFonts w:ascii="Arial" w:hAnsi="Arial"/>
          <w:spacing w:val="-3"/>
        </w:rPr>
        <w:t xml:space="preserve"> </w:t>
      </w:r>
      <w:r>
        <w:rPr>
          <w:rFonts w:ascii="Arial" w:hAnsi="Arial"/>
        </w:rPr>
        <w:t>around</w:t>
      </w:r>
      <w:r>
        <w:rPr>
          <w:rFonts w:ascii="Arial" w:hAnsi="Arial"/>
          <w:spacing w:val="-3"/>
        </w:rPr>
        <w:t xml:space="preserve"> </w:t>
      </w:r>
      <w:r>
        <w:rPr>
          <w:rFonts w:ascii="Arial" w:hAnsi="Arial"/>
        </w:rPr>
        <w:t>the</w:t>
      </w:r>
      <w:r>
        <w:rPr>
          <w:rFonts w:ascii="Arial" w:hAnsi="Arial"/>
          <w:spacing w:val="-3"/>
        </w:rPr>
        <w:t xml:space="preserve"> </w:t>
      </w:r>
      <w:r>
        <w:rPr>
          <w:rFonts w:ascii="Arial" w:hAnsi="Arial"/>
        </w:rPr>
        <w:t>mean.</w:t>
      </w:r>
      <w:r>
        <w:rPr>
          <w:rFonts w:ascii="Arial" w:hAnsi="Arial"/>
          <w:spacing w:val="40"/>
        </w:rPr>
        <w:t xml:space="preserve"> </w:t>
      </w:r>
      <w:r>
        <w:rPr>
          <w:rFonts w:ascii="Arial" w:hAnsi="Arial"/>
        </w:rPr>
        <w:t>Inset</w:t>
      </w:r>
      <w:r>
        <w:rPr>
          <w:rFonts w:ascii="Arial" w:hAnsi="Arial"/>
          <w:spacing w:val="-3"/>
        </w:rPr>
        <w:t xml:space="preserve"> </w:t>
      </w:r>
      <w:r>
        <w:rPr>
          <w:rFonts w:ascii="Arial" w:hAnsi="Arial"/>
        </w:rPr>
        <w:t xml:space="preserve">plot </w:t>
      </w:r>
      <w:r>
        <w:rPr>
          <w:rFonts w:ascii="Arial" w:hAnsi="Arial"/>
          <w:spacing w:val="-8"/>
        </w:rPr>
        <w:t>shows</w:t>
      </w:r>
      <w:r>
        <w:rPr>
          <w:rFonts w:ascii="Arial" w:hAnsi="Arial"/>
          <w:spacing w:val="-7"/>
        </w:rPr>
        <w:t xml:space="preserve"> </w:t>
      </w:r>
      <w:r>
        <w:rPr>
          <w:rFonts w:ascii="Arial" w:hAnsi="Arial"/>
          <w:spacing w:val="-8"/>
        </w:rPr>
        <w:t>the</w:t>
      </w:r>
      <w:r>
        <w:rPr>
          <w:rFonts w:ascii="Arial" w:hAnsi="Arial"/>
          <w:spacing w:val="-7"/>
        </w:rPr>
        <w:t xml:space="preserve"> </w:t>
      </w:r>
      <w:r>
        <w:rPr>
          <w:rFonts w:ascii="Arial" w:hAnsi="Arial"/>
          <w:spacing w:val="-8"/>
        </w:rPr>
        <w:t>species</w:t>
      </w:r>
      <w:r>
        <w:rPr>
          <w:rFonts w:ascii="Arial" w:hAnsi="Arial"/>
          <w:spacing w:val="-7"/>
        </w:rPr>
        <w:t xml:space="preserve"> </w:t>
      </w:r>
      <w:r>
        <w:rPr>
          <w:rFonts w:ascii="Arial" w:hAnsi="Arial"/>
          <w:spacing w:val="-8"/>
        </w:rPr>
        <w:t>name</w:t>
      </w:r>
      <w:r>
        <w:rPr>
          <w:rFonts w:ascii="Arial" w:hAnsi="Arial"/>
          <w:spacing w:val="-7"/>
        </w:rPr>
        <w:t xml:space="preserve"> </w:t>
      </w:r>
      <w:r>
        <w:rPr>
          <w:rFonts w:ascii="Arial" w:hAnsi="Arial"/>
          <w:spacing w:val="-8"/>
        </w:rPr>
        <w:t>in</w:t>
      </w:r>
      <w:r>
        <w:rPr>
          <w:rFonts w:ascii="Arial" w:hAnsi="Arial"/>
          <w:spacing w:val="-7"/>
        </w:rPr>
        <w:t xml:space="preserve"> </w:t>
      </w:r>
      <w:r>
        <w:rPr>
          <w:rFonts w:ascii="Arial" w:hAnsi="Arial"/>
          <w:spacing w:val="-8"/>
        </w:rPr>
        <w:t>the</w:t>
      </w:r>
      <w:r>
        <w:rPr>
          <w:rFonts w:ascii="Arial" w:hAnsi="Arial"/>
          <w:spacing w:val="-7"/>
        </w:rPr>
        <w:t xml:space="preserve"> </w:t>
      </w:r>
      <w:r>
        <w:rPr>
          <w:rFonts w:ascii="Arial" w:hAnsi="Arial"/>
          <w:spacing w:val="-8"/>
        </w:rPr>
        <w:t>same</w:t>
      </w:r>
      <w:r>
        <w:rPr>
          <w:rFonts w:ascii="Arial" w:hAnsi="Arial"/>
          <w:spacing w:val="-7"/>
        </w:rPr>
        <w:t xml:space="preserve"> </w:t>
      </w:r>
      <w:r>
        <w:rPr>
          <w:rFonts w:ascii="Arial" w:hAnsi="Arial"/>
          <w:spacing w:val="-8"/>
        </w:rPr>
        <w:t>order</w:t>
      </w:r>
      <w:r>
        <w:rPr>
          <w:rFonts w:ascii="Arial" w:hAnsi="Arial"/>
          <w:spacing w:val="-7"/>
        </w:rPr>
        <w:t xml:space="preserve"> </w:t>
      </w:r>
      <w:r>
        <w:rPr>
          <w:rFonts w:ascii="Arial" w:hAnsi="Arial"/>
          <w:spacing w:val="-8"/>
        </w:rPr>
        <w:t>than</w:t>
      </w:r>
      <w:r>
        <w:rPr>
          <w:rFonts w:ascii="Arial" w:hAnsi="Arial"/>
          <w:spacing w:val="-7"/>
        </w:rPr>
        <w:t xml:space="preserve"> </w:t>
      </w:r>
      <w:r>
        <w:rPr>
          <w:rFonts w:ascii="Arial" w:hAnsi="Arial"/>
          <w:spacing w:val="-8"/>
        </w:rPr>
        <w:t xml:space="preserve">in </w:t>
      </w:r>
      <w:r>
        <w:rPr>
          <w:rFonts w:ascii="Arial" w:hAnsi="Arial"/>
        </w:rPr>
        <w:t>the main plot.</w:t>
      </w:r>
    </w:p>
    <w:p w14:paraId="25084171" w14:textId="77777777" w:rsidR="00F52AD7" w:rsidRDefault="00000000">
      <w:pPr>
        <w:rPr>
          <w:rFonts w:ascii="Arial"/>
          <w:sz w:val="14"/>
        </w:rPr>
      </w:pPr>
      <w:r>
        <w:br w:type="column"/>
      </w:r>
    </w:p>
    <w:p w14:paraId="48C35B53" w14:textId="77777777" w:rsidR="00F52AD7" w:rsidRDefault="00F52AD7">
      <w:pPr>
        <w:pStyle w:val="Corpsdetexte"/>
        <w:rPr>
          <w:rFonts w:ascii="Arial"/>
          <w:sz w:val="14"/>
        </w:rPr>
      </w:pPr>
    </w:p>
    <w:p w14:paraId="09935FBD" w14:textId="77777777" w:rsidR="00F52AD7" w:rsidRDefault="00F52AD7">
      <w:pPr>
        <w:pStyle w:val="Corpsdetexte"/>
        <w:spacing w:before="74"/>
        <w:rPr>
          <w:rFonts w:ascii="Arial"/>
          <w:sz w:val="14"/>
        </w:rPr>
      </w:pPr>
    </w:p>
    <w:p w14:paraId="75CC8E4E" w14:textId="77777777" w:rsidR="00F52AD7" w:rsidRDefault="00000000">
      <w:pPr>
        <w:jc w:val="right"/>
        <w:rPr>
          <w:rFonts w:ascii="Arial"/>
          <w:sz w:val="14"/>
        </w:rPr>
      </w:pPr>
      <w:r>
        <w:rPr>
          <w:rFonts w:ascii="Arial"/>
          <w:color w:val="4D4D4D"/>
          <w:spacing w:val="-4"/>
          <w:sz w:val="14"/>
        </w:rPr>
        <w:t>0.75</w:t>
      </w:r>
    </w:p>
    <w:p w14:paraId="437C2C77" w14:textId="77777777" w:rsidR="00F52AD7" w:rsidRDefault="00F52AD7">
      <w:pPr>
        <w:pStyle w:val="Corpsdetexte"/>
        <w:rPr>
          <w:rFonts w:ascii="Arial"/>
          <w:sz w:val="14"/>
        </w:rPr>
      </w:pPr>
    </w:p>
    <w:p w14:paraId="0DC29AE3" w14:textId="77777777" w:rsidR="00F52AD7" w:rsidRDefault="00F52AD7">
      <w:pPr>
        <w:pStyle w:val="Corpsdetexte"/>
        <w:rPr>
          <w:rFonts w:ascii="Arial"/>
          <w:sz w:val="14"/>
        </w:rPr>
      </w:pPr>
    </w:p>
    <w:p w14:paraId="7DBCBF24" w14:textId="77777777" w:rsidR="00F52AD7" w:rsidRDefault="00F52AD7">
      <w:pPr>
        <w:pStyle w:val="Corpsdetexte"/>
        <w:rPr>
          <w:rFonts w:ascii="Arial"/>
          <w:sz w:val="14"/>
        </w:rPr>
      </w:pPr>
    </w:p>
    <w:p w14:paraId="4CFDCF9F" w14:textId="77777777" w:rsidR="00F52AD7" w:rsidRDefault="00F52AD7">
      <w:pPr>
        <w:pStyle w:val="Corpsdetexte"/>
        <w:spacing w:before="30"/>
        <w:rPr>
          <w:rFonts w:ascii="Arial"/>
          <w:sz w:val="14"/>
        </w:rPr>
      </w:pPr>
    </w:p>
    <w:p w14:paraId="4012F73B" w14:textId="77777777" w:rsidR="00F52AD7" w:rsidRDefault="00000000">
      <w:pPr>
        <w:jc w:val="right"/>
        <w:rPr>
          <w:rFonts w:ascii="Arial"/>
          <w:sz w:val="14"/>
        </w:rPr>
      </w:pPr>
      <w:r>
        <w:rPr>
          <w:noProof/>
        </w:rPr>
        <mc:AlternateContent>
          <mc:Choice Requires="wps">
            <w:drawing>
              <wp:anchor distT="0" distB="0" distL="0" distR="0" simplePos="0" relativeHeight="15734784" behindDoc="0" locked="0" layoutInCell="1" allowOverlap="1" wp14:anchorId="0DE3670F" wp14:editId="67F56245">
                <wp:simplePos x="0" y="0"/>
                <wp:positionH relativeFrom="page">
                  <wp:posOffset>3879680</wp:posOffset>
                </wp:positionH>
                <wp:positionV relativeFrom="paragraph">
                  <wp:posOffset>-89309</wp:posOffset>
                </wp:positionV>
                <wp:extent cx="146050" cy="187325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873250"/>
                        </a:xfrm>
                        <a:prstGeom prst="rect">
                          <a:avLst/>
                        </a:prstGeom>
                      </wps:spPr>
                      <wps:txbx>
                        <w:txbxContent>
                          <w:p w14:paraId="57EEBB1A" w14:textId="77777777" w:rsidR="00F52AD7" w:rsidRDefault="00000000">
                            <w:pPr>
                              <w:spacing w:before="14"/>
                              <w:ind w:left="20"/>
                              <w:rPr>
                                <w:rFonts w:ascii="Arial"/>
                                <w:sz w:val="17"/>
                              </w:rPr>
                            </w:pPr>
                            <w:r>
                              <w:rPr>
                                <w:rFonts w:ascii="Arial"/>
                                <w:sz w:val="17"/>
                              </w:rPr>
                              <w:t>Average</w:t>
                            </w:r>
                            <w:r>
                              <w:rPr>
                                <w:rFonts w:ascii="Arial"/>
                                <w:spacing w:val="-6"/>
                                <w:sz w:val="17"/>
                              </w:rPr>
                              <w:t xml:space="preserve"> </w:t>
                            </w:r>
                            <w:r>
                              <w:rPr>
                                <w:rFonts w:ascii="Arial"/>
                                <w:sz w:val="17"/>
                              </w:rPr>
                              <w:t>projected</w:t>
                            </w:r>
                            <w:r>
                              <w:rPr>
                                <w:rFonts w:ascii="Arial"/>
                                <w:spacing w:val="-6"/>
                                <w:sz w:val="17"/>
                              </w:rPr>
                              <w:t xml:space="preserve"> </w:t>
                            </w:r>
                            <w:r>
                              <w:rPr>
                                <w:rFonts w:ascii="Arial"/>
                                <w:sz w:val="17"/>
                              </w:rPr>
                              <w:t>change</w:t>
                            </w:r>
                            <w:r>
                              <w:rPr>
                                <w:rFonts w:ascii="Arial"/>
                                <w:spacing w:val="-6"/>
                                <w:sz w:val="17"/>
                              </w:rPr>
                              <w:t xml:space="preserve"> </w:t>
                            </w:r>
                            <w:r>
                              <w:rPr>
                                <w:rFonts w:ascii="Arial"/>
                                <w:sz w:val="17"/>
                              </w:rPr>
                              <w:t>in</w:t>
                            </w:r>
                            <w:r>
                              <w:rPr>
                                <w:rFonts w:ascii="Arial"/>
                                <w:spacing w:val="-6"/>
                                <w:sz w:val="17"/>
                              </w:rPr>
                              <w:t xml:space="preserve"> </w:t>
                            </w:r>
                            <w:r>
                              <w:rPr>
                                <w:rFonts w:ascii="Arial"/>
                                <w:spacing w:val="-2"/>
                                <w:sz w:val="17"/>
                              </w:rPr>
                              <w:t>suitability</w:t>
                            </w:r>
                          </w:p>
                        </w:txbxContent>
                      </wps:txbx>
                      <wps:bodyPr vert="vert270"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05.486664pt;margin-top:-7.032242pt;width:11.5pt;height:147.5pt;mso-position-horizontal-relative:page;mso-position-vertical-relative:paragraph;z-index:15734784" type="#_x0000_t202" id="docshape90" filled="false" stroked="false">
                <v:textbox inset="0,0,0,0" style="layout-flow:vertical;mso-layout-flow-alt:bottom-to-top">
                  <w:txbxContent>
                    <w:p>
                      <w:pPr>
                        <w:spacing w:before="14"/>
                        <w:ind w:left="20" w:right="0" w:firstLine="0"/>
                        <w:jc w:val="left"/>
                        <w:rPr>
                          <w:rFonts w:ascii="Arial"/>
                          <w:sz w:val="17"/>
                        </w:rPr>
                      </w:pPr>
                      <w:r>
                        <w:rPr>
                          <w:rFonts w:ascii="Arial"/>
                          <w:sz w:val="17"/>
                        </w:rPr>
                        <w:t>Average</w:t>
                      </w:r>
                      <w:r>
                        <w:rPr>
                          <w:rFonts w:ascii="Arial"/>
                          <w:spacing w:val="-6"/>
                          <w:sz w:val="17"/>
                        </w:rPr>
                        <w:t> </w:t>
                      </w:r>
                      <w:r>
                        <w:rPr>
                          <w:rFonts w:ascii="Arial"/>
                          <w:sz w:val="17"/>
                        </w:rPr>
                        <w:t>projected</w:t>
                      </w:r>
                      <w:r>
                        <w:rPr>
                          <w:rFonts w:ascii="Arial"/>
                          <w:spacing w:val="-6"/>
                          <w:sz w:val="17"/>
                        </w:rPr>
                        <w:t> </w:t>
                      </w:r>
                      <w:r>
                        <w:rPr>
                          <w:rFonts w:ascii="Arial"/>
                          <w:sz w:val="17"/>
                        </w:rPr>
                        <w:t>change</w:t>
                      </w:r>
                      <w:r>
                        <w:rPr>
                          <w:rFonts w:ascii="Arial"/>
                          <w:spacing w:val="-6"/>
                          <w:sz w:val="17"/>
                        </w:rPr>
                        <w:t> </w:t>
                      </w:r>
                      <w:r>
                        <w:rPr>
                          <w:rFonts w:ascii="Arial"/>
                          <w:sz w:val="17"/>
                        </w:rPr>
                        <w:t>in</w:t>
                      </w:r>
                      <w:r>
                        <w:rPr>
                          <w:rFonts w:ascii="Arial"/>
                          <w:spacing w:val="-6"/>
                          <w:sz w:val="17"/>
                        </w:rPr>
                        <w:t> </w:t>
                      </w:r>
                      <w:r>
                        <w:rPr>
                          <w:rFonts w:ascii="Arial"/>
                          <w:spacing w:val="-2"/>
                          <w:sz w:val="17"/>
                        </w:rPr>
                        <w:t>suitability</w:t>
                      </w:r>
                    </w:p>
                  </w:txbxContent>
                </v:textbox>
                <w10:wrap type="none"/>
              </v:shape>
            </w:pict>
          </mc:Fallback>
        </mc:AlternateContent>
      </w:r>
      <w:r>
        <w:rPr>
          <w:rFonts w:ascii="Arial"/>
          <w:color w:val="4D4D4D"/>
          <w:spacing w:val="-5"/>
          <w:sz w:val="14"/>
        </w:rPr>
        <w:t>0.5</w:t>
      </w:r>
    </w:p>
    <w:p w14:paraId="32A35E90" w14:textId="77777777" w:rsidR="00F52AD7" w:rsidRDefault="00F52AD7">
      <w:pPr>
        <w:pStyle w:val="Corpsdetexte"/>
        <w:rPr>
          <w:rFonts w:ascii="Arial"/>
          <w:sz w:val="14"/>
        </w:rPr>
      </w:pPr>
    </w:p>
    <w:p w14:paraId="406F82C5" w14:textId="77777777" w:rsidR="00F52AD7" w:rsidRDefault="00F52AD7">
      <w:pPr>
        <w:pStyle w:val="Corpsdetexte"/>
        <w:rPr>
          <w:rFonts w:ascii="Arial"/>
          <w:sz w:val="14"/>
        </w:rPr>
      </w:pPr>
    </w:p>
    <w:p w14:paraId="10F88BD9" w14:textId="77777777" w:rsidR="00F52AD7" w:rsidRDefault="00F52AD7">
      <w:pPr>
        <w:pStyle w:val="Corpsdetexte"/>
        <w:rPr>
          <w:rFonts w:ascii="Arial"/>
          <w:sz w:val="14"/>
        </w:rPr>
      </w:pPr>
    </w:p>
    <w:p w14:paraId="2A19B3DD" w14:textId="77777777" w:rsidR="00F52AD7" w:rsidRDefault="00F52AD7">
      <w:pPr>
        <w:pStyle w:val="Corpsdetexte"/>
        <w:spacing w:before="30"/>
        <w:rPr>
          <w:rFonts w:ascii="Arial"/>
          <w:sz w:val="14"/>
        </w:rPr>
      </w:pPr>
    </w:p>
    <w:p w14:paraId="3715E952" w14:textId="77777777" w:rsidR="00F52AD7" w:rsidRDefault="00000000">
      <w:pPr>
        <w:jc w:val="right"/>
        <w:rPr>
          <w:rFonts w:ascii="Arial"/>
          <w:sz w:val="14"/>
        </w:rPr>
      </w:pPr>
      <w:r>
        <w:rPr>
          <w:rFonts w:ascii="Arial"/>
          <w:color w:val="4D4D4D"/>
          <w:spacing w:val="-4"/>
          <w:sz w:val="14"/>
        </w:rPr>
        <w:t>0.25</w:t>
      </w:r>
    </w:p>
    <w:p w14:paraId="5EA4C5EE" w14:textId="77777777" w:rsidR="00F52AD7" w:rsidRDefault="00F52AD7">
      <w:pPr>
        <w:pStyle w:val="Corpsdetexte"/>
        <w:rPr>
          <w:rFonts w:ascii="Arial"/>
          <w:sz w:val="14"/>
        </w:rPr>
      </w:pPr>
    </w:p>
    <w:p w14:paraId="724A1ED0" w14:textId="77777777" w:rsidR="00F52AD7" w:rsidRDefault="00F52AD7">
      <w:pPr>
        <w:pStyle w:val="Corpsdetexte"/>
        <w:rPr>
          <w:rFonts w:ascii="Arial"/>
          <w:sz w:val="14"/>
        </w:rPr>
      </w:pPr>
    </w:p>
    <w:p w14:paraId="208D0C39" w14:textId="77777777" w:rsidR="00F52AD7" w:rsidRDefault="00F52AD7">
      <w:pPr>
        <w:pStyle w:val="Corpsdetexte"/>
        <w:rPr>
          <w:rFonts w:ascii="Arial"/>
          <w:sz w:val="14"/>
        </w:rPr>
      </w:pPr>
    </w:p>
    <w:p w14:paraId="5E1AA785" w14:textId="77777777" w:rsidR="00F52AD7" w:rsidRDefault="00F52AD7">
      <w:pPr>
        <w:pStyle w:val="Corpsdetexte"/>
        <w:spacing w:before="29"/>
        <w:rPr>
          <w:rFonts w:ascii="Arial"/>
          <w:sz w:val="14"/>
        </w:rPr>
      </w:pPr>
    </w:p>
    <w:p w14:paraId="3F9977BA" w14:textId="77777777" w:rsidR="00F52AD7" w:rsidRDefault="00000000">
      <w:pPr>
        <w:spacing w:before="1"/>
        <w:jc w:val="right"/>
        <w:rPr>
          <w:rFonts w:ascii="Arial"/>
          <w:sz w:val="14"/>
        </w:rPr>
      </w:pPr>
      <w:r>
        <w:rPr>
          <w:rFonts w:ascii="Arial"/>
          <w:color w:val="4D4D4D"/>
          <w:spacing w:val="-10"/>
          <w:sz w:val="14"/>
        </w:rPr>
        <w:t>0</w:t>
      </w:r>
    </w:p>
    <w:p w14:paraId="7D92EF50" w14:textId="77777777" w:rsidR="00F52AD7" w:rsidRDefault="00F52AD7">
      <w:pPr>
        <w:pStyle w:val="Corpsdetexte"/>
        <w:rPr>
          <w:rFonts w:ascii="Arial"/>
          <w:sz w:val="14"/>
        </w:rPr>
      </w:pPr>
    </w:p>
    <w:p w14:paraId="08F3BA9D" w14:textId="77777777" w:rsidR="00F52AD7" w:rsidRDefault="00F52AD7">
      <w:pPr>
        <w:pStyle w:val="Corpsdetexte"/>
        <w:rPr>
          <w:rFonts w:ascii="Arial"/>
          <w:sz w:val="14"/>
        </w:rPr>
      </w:pPr>
    </w:p>
    <w:p w14:paraId="094AD7C1" w14:textId="77777777" w:rsidR="00F52AD7" w:rsidRDefault="00F52AD7">
      <w:pPr>
        <w:pStyle w:val="Corpsdetexte"/>
        <w:rPr>
          <w:rFonts w:ascii="Arial"/>
          <w:sz w:val="14"/>
        </w:rPr>
      </w:pPr>
    </w:p>
    <w:p w14:paraId="1743BBDE" w14:textId="77777777" w:rsidR="00F52AD7" w:rsidRDefault="00F52AD7">
      <w:pPr>
        <w:pStyle w:val="Corpsdetexte"/>
        <w:spacing w:before="29"/>
        <w:rPr>
          <w:rFonts w:ascii="Arial"/>
          <w:sz w:val="14"/>
        </w:rPr>
      </w:pPr>
    </w:p>
    <w:p w14:paraId="1C8AE255" w14:textId="77777777" w:rsidR="00F52AD7" w:rsidRDefault="00000000">
      <w:pPr>
        <w:spacing w:before="1"/>
        <w:jc w:val="right"/>
        <w:rPr>
          <w:rFonts w:ascii="Arial"/>
          <w:sz w:val="14"/>
        </w:rPr>
      </w:pPr>
      <w:r>
        <w:rPr>
          <w:rFonts w:ascii="Arial"/>
          <w:color w:val="4D4D4D"/>
          <w:spacing w:val="-2"/>
          <w:sz w:val="14"/>
        </w:rPr>
        <w:t>-</w:t>
      </w:r>
      <w:r>
        <w:rPr>
          <w:rFonts w:ascii="Arial"/>
          <w:color w:val="4D4D4D"/>
          <w:spacing w:val="-4"/>
          <w:sz w:val="14"/>
        </w:rPr>
        <w:t>0.25</w:t>
      </w:r>
    </w:p>
    <w:p w14:paraId="17199094" w14:textId="77777777" w:rsidR="00F52AD7" w:rsidRDefault="00F52AD7">
      <w:pPr>
        <w:pStyle w:val="Corpsdetexte"/>
        <w:rPr>
          <w:rFonts w:ascii="Arial"/>
          <w:sz w:val="14"/>
        </w:rPr>
      </w:pPr>
    </w:p>
    <w:p w14:paraId="4ACC2BFF" w14:textId="77777777" w:rsidR="00F52AD7" w:rsidRDefault="00F52AD7">
      <w:pPr>
        <w:pStyle w:val="Corpsdetexte"/>
        <w:rPr>
          <w:rFonts w:ascii="Arial"/>
          <w:sz w:val="14"/>
        </w:rPr>
      </w:pPr>
    </w:p>
    <w:p w14:paraId="15C0B240" w14:textId="77777777" w:rsidR="00F52AD7" w:rsidRDefault="00F52AD7">
      <w:pPr>
        <w:pStyle w:val="Corpsdetexte"/>
        <w:rPr>
          <w:rFonts w:ascii="Arial"/>
          <w:sz w:val="14"/>
        </w:rPr>
      </w:pPr>
    </w:p>
    <w:p w14:paraId="1C830836" w14:textId="77777777" w:rsidR="00F52AD7" w:rsidRDefault="00F52AD7">
      <w:pPr>
        <w:pStyle w:val="Corpsdetexte"/>
        <w:spacing w:before="29"/>
        <w:rPr>
          <w:rFonts w:ascii="Arial"/>
          <w:sz w:val="14"/>
        </w:rPr>
      </w:pPr>
    </w:p>
    <w:p w14:paraId="69DEB39D" w14:textId="77777777" w:rsidR="00F52AD7" w:rsidRDefault="00000000">
      <w:pPr>
        <w:jc w:val="right"/>
        <w:rPr>
          <w:rFonts w:ascii="Arial"/>
          <w:sz w:val="14"/>
        </w:rPr>
      </w:pPr>
      <w:r>
        <w:rPr>
          <w:rFonts w:ascii="Arial"/>
          <w:color w:val="4D4D4D"/>
          <w:spacing w:val="-2"/>
          <w:sz w:val="14"/>
        </w:rPr>
        <w:t>-</w:t>
      </w:r>
      <w:r>
        <w:rPr>
          <w:rFonts w:ascii="Arial"/>
          <w:color w:val="4D4D4D"/>
          <w:spacing w:val="-5"/>
          <w:sz w:val="14"/>
        </w:rPr>
        <w:t>0.5</w:t>
      </w:r>
    </w:p>
    <w:p w14:paraId="1F9D907D" w14:textId="77777777" w:rsidR="00F52AD7" w:rsidRDefault="00000000">
      <w:pPr>
        <w:tabs>
          <w:tab w:val="left" w:pos="3185"/>
        </w:tabs>
        <w:spacing w:before="74"/>
        <w:rPr>
          <w:rFonts w:ascii="Arial"/>
          <w:sz w:val="14"/>
        </w:rPr>
      </w:pPr>
      <w:r>
        <w:br w:type="column"/>
      </w:r>
      <w:r>
        <w:rPr>
          <w:rFonts w:ascii="Arial"/>
          <w:color w:val="4D4D4D"/>
          <w:sz w:val="14"/>
        </w:rPr>
        <w:t>Mediterranean</w:t>
      </w:r>
      <w:r>
        <w:rPr>
          <w:rFonts w:ascii="Arial"/>
          <w:color w:val="4D4D4D"/>
          <w:spacing w:val="11"/>
          <w:sz w:val="14"/>
        </w:rPr>
        <w:t xml:space="preserve"> </w:t>
      </w:r>
      <w:r>
        <w:rPr>
          <w:rFonts w:ascii="Arial"/>
          <w:color w:val="4D4D4D"/>
          <w:sz w:val="14"/>
        </w:rPr>
        <w:t>Atlantic</w:t>
      </w:r>
      <w:r>
        <w:rPr>
          <w:rFonts w:ascii="Arial"/>
          <w:color w:val="4D4D4D"/>
          <w:spacing w:val="31"/>
          <w:sz w:val="14"/>
        </w:rPr>
        <w:t xml:space="preserve">  </w:t>
      </w:r>
      <w:r>
        <w:rPr>
          <w:rFonts w:ascii="Arial"/>
          <w:color w:val="4D4D4D"/>
          <w:sz w:val="14"/>
        </w:rPr>
        <w:t>Continental</w:t>
      </w:r>
      <w:r>
        <w:rPr>
          <w:rFonts w:ascii="Arial"/>
          <w:color w:val="4D4D4D"/>
          <w:spacing w:val="48"/>
          <w:sz w:val="14"/>
        </w:rPr>
        <w:t xml:space="preserve">  </w:t>
      </w:r>
      <w:r>
        <w:rPr>
          <w:rFonts w:ascii="Arial"/>
          <w:color w:val="4D4D4D"/>
          <w:spacing w:val="-2"/>
          <w:sz w:val="14"/>
        </w:rPr>
        <w:t>Alpine</w:t>
      </w:r>
      <w:r>
        <w:rPr>
          <w:rFonts w:ascii="Arial"/>
          <w:color w:val="4D4D4D"/>
          <w:sz w:val="14"/>
        </w:rPr>
        <w:tab/>
      </w:r>
      <w:r>
        <w:rPr>
          <w:rFonts w:ascii="Arial"/>
          <w:color w:val="4D4D4D"/>
          <w:spacing w:val="-2"/>
          <w:sz w:val="14"/>
        </w:rPr>
        <w:t>Boreal</w:t>
      </w:r>
    </w:p>
    <w:p w14:paraId="7ABCC7F3" w14:textId="77777777" w:rsidR="00F52AD7" w:rsidRDefault="00F52AD7">
      <w:pPr>
        <w:pStyle w:val="Corpsdetexte"/>
        <w:rPr>
          <w:rFonts w:ascii="Arial"/>
          <w:sz w:val="14"/>
        </w:rPr>
      </w:pPr>
    </w:p>
    <w:p w14:paraId="374FAC7D" w14:textId="77777777" w:rsidR="00F52AD7" w:rsidRDefault="00F52AD7">
      <w:pPr>
        <w:pStyle w:val="Corpsdetexte"/>
        <w:rPr>
          <w:rFonts w:ascii="Arial"/>
          <w:sz w:val="14"/>
        </w:rPr>
      </w:pPr>
    </w:p>
    <w:p w14:paraId="069910F4" w14:textId="77777777" w:rsidR="00F52AD7" w:rsidRDefault="00F52AD7">
      <w:pPr>
        <w:pStyle w:val="Corpsdetexte"/>
        <w:rPr>
          <w:rFonts w:ascii="Arial"/>
          <w:sz w:val="14"/>
        </w:rPr>
      </w:pPr>
    </w:p>
    <w:p w14:paraId="392C1671" w14:textId="77777777" w:rsidR="00F52AD7" w:rsidRDefault="00F52AD7">
      <w:pPr>
        <w:pStyle w:val="Corpsdetexte"/>
        <w:rPr>
          <w:rFonts w:ascii="Arial"/>
          <w:sz w:val="14"/>
        </w:rPr>
      </w:pPr>
    </w:p>
    <w:p w14:paraId="6B65B08F" w14:textId="77777777" w:rsidR="00F52AD7" w:rsidRDefault="00F52AD7">
      <w:pPr>
        <w:pStyle w:val="Corpsdetexte"/>
        <w:rPr>
          <w:rFonts w:ascii="Arial"/>
          <w:sz w:val="14"/>
        </w:rPr>
      </w:pPr>
    </w:p>
    <w:p w14:paraId="3733510A" w14:textId="77777777" w:rsidR="00F52AD7" w:rsidRDefault="00F52AD7">
      <w:pPr>
        <w:pStyle w:val="Corpsdetexte"/>
        <w:rPr>
          <w:rFonts w:ascii="Arial"/>
          <w:sz w:val="14"/>
        </w:rPr>
      </w:pPr>
    </w:p>
    <w:p w14:paraId="46B8C679" w14:textId="77777777" w:rsidR="00F52AD7" w:rsidRDefault="00F52AD7">
      <w:pPr>
        <w:pStyle w:val="Corpsdetexte"/>
        <w:rPr>
          <w:rFonts w:ascii="Arial"/>
          <w:sz w:val="14"/>
        </w:rPr>
      </w:pPr>
    </w:p>
    <w:p w14:paraId="39A2E1A1" w14:textId="77777777" w:rsidR="00F52AD7" w:rsidRDefault="00F52AD7">
      <w:pPr>
        <w:pStyle w:val="Corpsdetexte"/>
        <w:rPr>
          <w:rFonts w:ascii="Arial"/>
          <w:sz w:val="14"/>
        </w:rPr>
      </w:pPr>
    </w:p>
    <w:p w14:paraId="38B6B6E1" w14:textId="77777777" w:rsidR="00F52AD7" w:rsidRDefault="00F52AD7">
      <w:pPr>
        <w:pStyle w:val="Corpsdetexte"/>
        <w:rPr>
          <w:rFonts w:ascii="Arial"/>
          <w:sz w:val="14"/>
        </w:rPr>
      </w:pPr>
    </w:p>
    <w:p w14:paraId="5492A3F6" w14:textId="77777777" w:rsidR="00F52AD7" w:rsidRDefault="00F52AD7">
      <w:pPr>
        <w:pStyle w:val="Corpsdetexte"/>
        <w:rPr>
          <w:rFonts w:ascii="Arial"/>
          <w:sz w:val="14"/>
        </w:rPr>
      </w:pPr>
    </w:p>
    <w:p w14:paraId="18A9067C" w14:textId="77777777" w:rsidR="00F52AD7" w:rsidRDefault="00F52AD7">
      <w:pPr>
        <w:pStyle w:val="Corpsdetexte"/>
        <w:rPr>
          <w:rFonts w:ascii="Arial"/>
          <w:sz w:val="14"/>
        </w:rPr>
      </w:pPr>
    </w:p>
    <w:p w14:paraId="276A8F07" w14:textId="77777777" w:rsidR="00F52AD7" w:rsidRDefault="00F52AD7">
      <w:pPr>
        <w:pStyle w:val="Corpsdetexte"/>
        <w:rPr>
          <w:rFonts w:ascii="Arial"/>
          <w:sz w:val="14"/>
        </w:rPr>
      </w:pPr>
    </w:p>
    <w:p w14:paraId="3DFDBA10" w14:textId="77777777" w:rsidR="00F52AD7" w:rsidRDefault="00F52AD7">
      <w:pPr>
        <w:pStyle w:val="Corpsdetexte"/>
        <w:rPr>
          <w:rFonts w:ascii="Arial"/>
          <w:sz w:val="14"/>
        </w:rPr>
      </w:pPr>
    </w:p>
    <w:p w14:paraId="49D7CC55" w14:textId="77777777" w:rsidR="00F52AD7" w:rsidRDefault="00F52AD7">
      <w:pPr>
        <w:pStyle w:val="Corpsdetexte"/>
        <w:rPr>
          <w:rFonts w:ascii="Arial"/>
          <w:sz w:val="14"/>
        </w:rPr>
      </w:pPr>
    </w:p>
    <w:p w14:paraId="76C6AE85" w14:textId="77777777" w:rsidR="00F52AD7" w:rsidRDefault="00F52AD7">
      <w:pPr>
        <w:pStyle w:val="Corpsdetexte"/>
        <w:rPr>
          <w:rFonts w:ascii="Arial"/>
          <w:sz w:val="14"/>
        </w:rPr>
      </w:pPr>
    </w:p>
    <w:p w14:paraId="3F2215C2" w14:textId="77777777" w:rsidR="00F52AD7" w:rsidRDefault="00F52AD7">
      <w:pPr>
        <w:pStyle w:val="Corpsdetexte"/>
        <w:rPr>
          <w:rFonts w:ascii="Arial"/>
          <w:sz w:val="14"/>
        </w:rPr>
      </w:pPr>
    </w:p>
    <w:p w14:paraId="19A98D78" w14:textId="77777777" w:rsidR="00F52AD7" w:rsidRDefault="00F52AD7">
      <w:pPr>
        <w:pStyle w:val="Corpsdetexte"/>
        <w:rPr>
          <w:rFonts w:ascii="Arial"/>
          <w:sz w:val="14"/>
        </w:rPr>
      </w:pPr>
    </w:p>
    <w:p w14:paraId="18A4EDD7" w14:textId="77777777" w:rsidR="00F52AD7" w:rsidRDefault="00F52AD7">
      <w:pPr>
        <w:pStyle w:val="Corpsdetexte"/>
        <w:rPr>
          <w:rFonts w:ascii="Arial"/>
          <w:sz w:val="14"/>
        </w:rPr>
      </w:pPr>
    </w:p>
    <w:p w14:paraId="0A452242" w14:textId="77777777" w:rsidR="00F52AD7" w:rsidRDefault="00F52AD7">
      <w:pPr>
        <w:pStyle w:val="Corpsdetexte"/>
        <w:rPr>
          <w:rFonts w:ascii="Arial"/>
          <w:sz w:val="14"/>
        </w:rPr>
      </w:pPr>
    </w:p>
    <w:p w14:paraId="193FE697" w14:textId="77777777" w:rsidR="00F52AD7" w:rsidRDefault="00F52AD7">
      <w:pPr>
        <w:pStyle w:val="Corpsdetexte"/>
        <w:rPr>
          <w:rFonts w:ascii="Arial"/>
          <w:sz w:val="14"/>
        </w:rPr>
      </w:pPr>
    </w:p>
    <w:p w14:paraId="437DF391" w14:textId="77777777" w:rsidR="00F52AD7" w:rsidRDefault="00F52AD7">
      <w:pPr>
        <w:pStyle w:val="Corpsdetexte"/>
        <w:rPr>
          <w:rFonts w:ascii="Arial"/>
          <w:sz w:val="14"/>
        </w:rPr>
      </w:pPr>
    </w:p>
    <w:p w14:paraId="51F5CACE" w14:textId="77777777" w:rsidR="00F52AD7" w:rsidRDefault="00F52AD7">
      <w:pPr>
        <w:pStyle w:val="Corpsdetexte"/>
        <w:rPr>
          <w:rFonts w:ascii="Arial"/>
          <w:sz w:val="14"/>
        </w:rPr>
      </w:pPr>
    </w:p>
    <w:p w14:paraId="5D722577" w14:textId="77777777" w:rsidR="00F52AD7" w:rsidRDefault="00F52AD7">
      <w:pPr>
        <w:pStyle w:val="Corpsdetexte"/>
        <w:rPr>
          <w:rFonts w:ascii="Arial"/>
          <w:sz w:val="14"/>
        </w:rPr>
      </w:pPr>
    </w:p>
    <w:p w14:paraId="7F141DE5" w14:textId="77777777" w:rsidR="00F52AD7" w:rsidRDefault="00F52AD7">
      <w:pPr>
        <w:pStyle w:val="Corpsdetexte"/>
        <w:rPr>
          <w:rFonts w:ascii="Arial"/>
          <w:sz w:val="14"/>
        </w:rPr>
      </w:pPr>
    </w:p>
    <w:p w14:paraId="41CBC7F6" w14:textId="77777777" w:rsidR="00F52AD7" w:rsidRDefault="00F52AD7">
      <w:pPr>
        <w:pStyle w:val="Corpsdetexte"/>
        <w:rPr>
          <w:rFonts w:ascii="Arial"/>
          <w:sz w:val="14"/>
        </w:rPr>
      </w:pPr>
    </w:p>
    <w:p w14:paraId="41C30641" w14:textId="77777777" w:rsidR="00F52AD7" w:rsidRDefault="00F52AD7">
      <w:pPr>
        <w:pStyle w:val="Corpsdetexte"/>
        <w:rPr>
          <w:rFonts w:ascii="Arial"/>
          <w:sz w:val="14"/>
        </w:rPr>
      </w:pPr>
    </w:p>
    <w:p w14:paraId="71D3B5F0" w14:textId="77777777" w:rsidR="00F52AD7" w:rsidRDefault="00F52AD7">
      <w:pPr>
        <w:pStyle w:val="Corpsdetexte"/>
        <w:rPr>
          <w:rFonts w:ascii="Arial"/>
          <w:sz w:val="14"/>
        </w:rPr>
      </w:pPr>
    </w:p>
    <w:p w14:paraId="61F7BF95" w14:textId="77777777" w:rsidR="00F52AD7" w:rsidRDefault="00F52AD7">
      <w:pPr>
        <w:pStyle w:val="Corpsdetexte"/>
        <w:rPr>
          <w:rFonts w:ascii="Arial"/>
          <w:sz w:val="14"/>
        </w:rPr>
      </w:pPr>
    </w:p>
    <w:p w14:paraId="787D99A8" w14:textId="77777777" w:rsidR="00F52AD7" w:rsidRDefault="00F52AD7">
      <w:pPr>
        <w:pStyle w:val="Corpsdetexte"/>
        <w:rPr>
          <w:rFonts w:ascii="Arial"/>
          <w:sz w:val="14"/>
        </w:rPr>
      </w:pPr>
    </w:p>
    <w:p w14:paraId="057CBCC5" w14:textId="77777777" w:rsidR="00F52AD7" w:rsidRDefault="00F52AD7">
      <w:pPr>
        <w:pStyle w:val="Corpsdetexte"/>
        <w:rPr>
          <w:rFonts w:ascii="Arial"/>
          <w:sz w:val="14"/>
        </w:rPr>
      </w:pPr>
    </w:p>
    <w:p w14:paraId="1D6272E9" w14:textId="77777777" w:rsidR="00F52AD7" w:rsidRDefault="00F52AD7">
      <w:pPr>
        <w:pStyle w:val="Corpsdetexte"/>
        <w:spacing w:before="36"/>
        <w:rPr>
          <w:rFonts w:ascii="Arial"/>
          <w:sz w:val="14"/>
        </w:rPr>
      </w:pPr>
    </w:p>
    <w:p w14:paraId="64DF27F6" w14:textId="77777777" w:rsidR="00F52AD7" w:rsidRDefault="00000000">
      <w:pPr>
        <w:tabs>
          <w:tab w:val="left" w:pos="1699"/>
        </w:tabs>
        <w:ind w:left="575"/>
        <w:rPr>
          <w:rFonts w:ascii="Arial"/>
          <w:sz w:val="13"/>
        </w:rPr>
      </w:pPr>
      <w:r>
        <w:rPr>
          <w:noProof/>
        </w:rPr>
        <mc:AlternateContent>
          <mc:Choice Requires="wps">
            <w:drawing>
              <wp:anchor distT="0" distB="0" distL="0" distR="0" simplePos="0" relativeHeight="15734272" behindDoc="0" locked="0" layoutInCell="1" allowOverlap="1" wp14:anchorId="4BC7D745" wp14:editId="4C9A429D">
                <wp:simplePos x="0" y="0"/>
                <wp:positionH relativeFrom="page">
                  <wp:posOffset>4278083</wp:posOffset>
                </wp:positionH>
                <wp:positionV relativeFrom="paragraph">
                  <wp:posOffset>-3182621</wp:posOffset>
                </wp:positionV>
                <wp:extent cx="2371725" cy="3115310"/>
                <wp:effectExtent l="0" t="0" r="0" b="0"/>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1725" cy="3115310"/>
                          <a:chOff x="0" y="0"/>
                          <a:chExt cx="2371725" cy="3115310"/>
                        </a:xfrm>
                      </wpg:grpSpPr>
                      <wps:wsp>
                        <wps:cNvPr id="166" name="Graphic 166"/>
                        <wps:cNvSpPr/>
                        <wps:spPr>
                          <a:xfrm>
                            <a:off x="34823" y="2897530"/>
                            <a:ext cx="2331085" cy="1270"/>
                          </a:xfrm>
                          <a:custGeom>
                            <a:avLst/>
                            <a:gdLst/>
                            <a:ahLst/>
                            <a:cxnLst/>
                            <a:rect l="l" t="t" r="r" b="b"/>
                            <a:pathLst>
                              <a:path w="2331085">
                                <a:moveTo>
                                  <a:pt x="0" y="0"/>
                                </a:moveTo>
                                <a:lnTo>
                                  <a:pt x="2330958" y="0"/>
                                </a:lnTo>
                              </a:path>
                            </a:pathLst>
                          </a:custGeom>
                          <a:ln w="8130">
                            <a:solidFill>
                              <a:srgbClr val="E4E4E4"/>
                            </a:solidFill>
                            <a:prstDash val="solid"/>
                          </a:ln>
                        </wps:spPr>
                        <wps:bodyPr wrap="square" lIns="0" tIns="0" rIns="0" bIns="0" rtlCol="0">
                          <a:prstTxWarp prst="textNoShape">
                            <a:avLst/>
                          </a:prstTxWarp>
                          <a:noAutofit/>
                        </wps:bodyPr>
                      </wps:wsp>
                      <wps:wsp>
                        <wps:cNvPr id="167" name="Graphic 167"/>
                        <wps:cNvSpPr/>
                        <wps:spPr>
                          <a:xfrm>
                            <a:off x="34823" y="2367356"/>
                            <a:ext cx="2331085" cy="1270"/>
                          </a:xfrm>
                          <a:custGeom>
                            <a:avLst/>
                            <a:gdLst/>
                            <a:ahLst/>
                            <a:cxnLst/>
                            <a:rect l="l" t="t" r="r" b="b"/>
                            <a:pathLst>
                              <a:path w="2331085">
                                <a:moveTo>
                                  <a:pt x="414934" y="0"/>
                                </a:moveTo>
                                <a:lnTo>
                                  <a:pt x="983665" y="0"/>
                                </a:lnTo>
                              </a:path>
                              <a:path w="2331085">
                                <a:moveTo>
                                  <a:pt x="1226096" y="0"/>
                                </a:moveTo>
                                <a:lnTo>
                                  <a:pt x="2330957" y="0"/>
                                </a:lnTo>
                              </a:path>
                              <a:path w="2331085">
                                <a:moveTo>
                                  <a:pt x="0" y="0"/>
                                </a:moveTo>
                                <a:lnTo>
                                  <a:pt x="111874" y="0"/>
                                </a:lnTo>
                              </a:path>
                              <a:path w="2331085">
                                <a:moveTo>
                                  <a:pt x="233121" y="0"/>
                                </a:moveTo>
                                <a:lnTo>
                                  <a:pt x="293687" y="0"/>
                                </a:lnTo>
                              </a:path>
                              <a:path w="2331085">
                                <a:moveTo>
                                  <a:pt x="1104900" y="0"/>
                                </a:moveTo>
                                <a:lnTo>
                                  <a:pt x="1165478" y="0"/>
                                </a:lnTo>
                              </a:path>
                            </a:pathLst>
                          </a:custGeom>
                          <a:ln w="8130">
                            <a:solidFill>
                              <a:srgbClr val="E4E4E4"/>
                            </a:solidFill>
                            <a:prstDash val="solid"/>
                          </a:ln>
                        </wps:spPr>
                        <wps:bodyPr wrap="square" lIns="0" tIns="0" rIns="0" bIns="0" rtlCol="0">
                          <a:prstTxWarp prst="textNoShape">
                            <a:avLst/>
                          </a:prstTxWarp>
                          <a:noAutofit/>
                        </wps:bodyPr>
                      </wps:wsp>
                      <wps:wsp>
                        <wps:cNvPr id="168" name="Graphic 168"/>
                        <wps:cNvSpPr/>
                        <wps:spPr>
                          <a:xfrm>
                            <a:off x="34823" y="1837232"/>
                            <a:ext cx="1916430" cy="1270"/>
                          </a:xfrm>
                          <a:custGeom>
                            <a:avLst/>
                            <a:gdLst/>
                            <a:ahLst/>
                            <a:cxnLst/>
                            <a:rect l="l" t="t" r="r" b="b"/>
                            <a:pathLst>
                              <a:path w="1916430">
                                <a:moveTo>
                                  <a:pt x="1286713" y="0"/>
                                </a:moveTo>
                                <a:lnTo>
                                  <a:pt x="1916074" y="0"/>
                                </a:lnTo>
                              </a:path>
                              <a:path w="1916430">
                                <a:moveTo>
                                  <a:pt x="0" y="0"/>
                                </a:moveTo>
                                <a:lnTo>
                                  <a:pt x="111874" y="0"/>
                                </a:lnTo>
                              </a:path>
                            </a:pathLst>
                          </a:custGeom>
                          <a:ln w="8130">
                            <a:solidFill>
                              <a:srgbClr val="E4E4E4"/>
                            </a:solidFill>
                            <a:prstDash val="solid"/>
                          </a:ln>
                        </wps:spPr>
                        <wps:bodyPr wrap="square" lIns="0" tIns="0" rIns="0" bIns="0" rtlCol="0">
                          <a:prstTxWarp prst="textNoShape">
                            <a:avLst/>
                          </a:prstTxWarp>
                          <a:noAutofit/>
                        </wps:bodyPr>
                      </wps:wsp>
                      <wps:wsp>
                        <wps:cNvPr id="169" name="Graphic 169"/>
                        <wps:cNvSpPr/>
                        <wps:spPr>
                          <a:xfrm>
                            <a:off x="207314" y="1835644"/>
                            <a:ext cx="60960" cy="1270"/>
                          </a:xfrm>
                          <a:custGeom>
                            <a:avLst/>
                            <a:gdLst/>
                            <a:ahLst/>
                            <a:cxnLst/>
                            <a:rect l="l" t="t" r="r" b="b"/>
                            <a:pathLst>
                              <a:path w="60960">
                                <a:moveTo>
                                  <a:pt x="0" y="0"/>
                                </a:moveTo>
                                <a:lnTo>
                                  <a:pt x="60578" y="0"/>
                                </a:lnTo>
                              </a:path>
                            </a:pathLst>
                          </a:custGeom>
                          <a:ln w="4954">
                            <a:solidFill>
                              <a:srgbClr val="E4E4E4"/>
                            </a:solidFill>
                            <a:prstDash val="solid"/>
                          </a:ln>
                        </wps:spPr>
                        <wps:bodyPr wrap="square" lIns="0" tIns="0" rIns="0" bIns="0" rtlCol="0">
                          <a:prstTxWarp prst="textNoShape">
                            <a:avLst/>
                          </a:prstTxWarp>
                          <a:noAutofit/>
                        </wps:bodyPr>
                      </wps:wsp>
                      <wps:wsp>
                        <wps:cNvPr id="170" name="Graphic 170"/>
                        <wps:cNvSpPr/>
                        <wps:spPr>
                          <a:xfrm>
                            <a:off x="449757" y="1837232"/>
                            <a:ext cx="1916430" cy="1270"/>
                          </a:xfrm>
                          <a:custGeom>
                            <a:avLst/>
                            <a:gdLst/>
                            <a:ahLst/>
                            <a:cxnLst/>
                            <a:rect l="l" t="t" r="r" b="b"/>
                            <a:pathLst>
                              <a:path w="1916430">
                                <a:moveTo>
                                  <a:pt x="1561757" y="0"/>
                                </a:moveTo>
                                <a:lnTo>
                                  <a:pt x="1743532" y="0"/>
                                </a:lnTo>
                              </a:path>
                              <a:path w="1916430">
                                <a:moveTo>
                                  <a:pt x="1864766" y="0"/>
                                </a:moveTo>
                                <a:lnTo>
                                  <a:pt x="1916023" y="0"/>
                                </a:lnTo>
                              </a:path>
                              <a:path w="1916430">
                                <a:moveTo>
                                  <a:pt x="0" y="0"/>
                                </a:moveTo>
                                <a:lnTo>
                                  <a:pt x="568731" y="0"/>
                                </a:lnTo>
                              </a:path>
                            </a:pathLst>
                          </a:custGeom>
                          <a:ln w="8130">
                            <a:solidFill>
                              <a:srgbClr val="E4E4E4"/>
                            </a:solidFill>
                            <a:prstDash val="solid"/>
                          </a:ln>
                        </wps:spPr>
                        <wps:bodyPr wrap="square" lIns="0" tIns="0" rIns="0" bIns="0" rtlCol="0">
                          <a:prstTxWarp prst="textNoShape">
                            <a:avLst/>
                          </a:prstTxWarp>
                          <a:noAutofit/>
                        </wps:bodyPr>
                      </wps:wsp>
                      <wps:wsp>
                        <wps:cNvPr id="171" name="Graphic 171"/>
                        <wps:cNvSpPr/>
                        <wps:spPr>
                          <a:xfrm>
                            <a:off x="34823" y="1307109"/>
                            <a:ext cx="2331085" cy="1270"/>
                          </a:xfrm>
                          <a:custGeom>
                            <a:avLst/>
                            <a:gdLst/>
                            <a:ahLst/>
                            <a:cxnLst/>
                            <a:rect l="l" t="t" r="r" b="b"/>
                            <a:pathLst>
                              <a:path w="2331085">
                                <a:moveTo>
                                  <a:pt x="0" y="0"/>
                                </a:moveTo>
                                <a:lnTo>
                                  <a:pt x="1044282" y="0"/>
                                </a:lnTo>
                              </a:path>
                              <a:path w="2331085">
                                <a:moveTo>
                                  <a:pt x="1347292" y="0"/>
                                </a:moveTo>
                                <a:lnTo>
                                  <a:pt x="1916074" y="0"/>
                                </a:lnTo>
                              </a:path>
                              <a:path w="2331085">
                                <a:moveTo>
                                  <a:pt x="2279700" y="0"/>
                                </a:moveTo>
                                <a:lnTo>
                                  <a:pt x="2330957" y="0"/>
                                </a:lnTo>
                              </a:path>
                            </a:pathLst>
                          </a:custGeom>
                          <a:ln w="8130">
                            <a:solidFill>
                              <a:srgbClr val="E4E4E4"/>
                            </a:solidFill>
                            <a:prstDash val="solid"/>
                          </a:ln>
                        </wps:spPr>
                        <wps:bodyPr wrap="square" lIns="0" tIns="0" rIns="0" bIns="0" rtlCol="0">
                          <a:prstTxWarp prst="textNoShape">
                            <a:avLst/>
                          </a:prstTxWarp>
                          <a:noAutofit/>
                        </wps:bodyPr>
                      </wps:wsp>
                      <wps:wsp>
                        <wps:cNvPr id="172" name="Graphic 172"/>
                        <wps:cNvSpPr/>
                        <wps:spPr>
                          <a:xfrm>
                            <a:off x="34823" y="776973"/>
                            <a:ext cx="2331085" cy="1270"/>
                          </a:xfrm>
                          <a:custGeom>
                            <a:avLst/>
                            <a:gdLst/>
                            <a:ahLst/>
                            <a:cxnLst/>
                            <a:rect l="l" t="t" r="r" b="b"/>
                            <a:pathLst>
                              <a:path w="2331085">
                                <a:moveTo>
                                  <a:pt x="689978" y="0"/>
                                </a:moveTo>
                                <a:lnTo>
                                  <a:pt x="1044282" y="0"/>
                                </a:lnTo>
                              </a:path>
                              <a:path w="2331085">
                                <a:moveTo>
                                  <a:pt x="1104900" y="0"/>
                                </a:moveTo>
                                <a:lnTo>
                                  <a:pt x="1286675" y="0"/>
                                </a:lnTo>
                              </a:path>
                              <a:path w="2331085">
                                <a:moveTo>
                                  <a:pt x="2279700" y="0"/>
                                </a:moveTo>
                                <a:lnTo>
                                  <a:pt x="2330957" y="0"/>
                                </a:lnTo>
                              </a:path>
                              <a:path w="2331085">
                                <a:moveTo>
                                  <a:pt x="1347292" y="0"/>
                                </a:moveTo>
                                <a:lnTo>
                                  <a:pt x="1976640" y="0"/>
                                </a:lnTo>
                              </a:path>
                              <a:path w="2331085">
                                <a:moveTo>
                                  <a:pt x="0" y="0"/>
                                </a:moveTo>
                                <a:lnTo>
                                  <a:pt x="130530" y="0"/>
                                </a:lnTo>
                              </a:path>
                            </a:pathLst>
                          </a:custGeom>
                          <a:ln w="8130">
                            <a:solidFill>
                              <a:srgbClr val="E4E4E4"/>
                            </a:solidFill>
                            <a:prstDash val="solid"/>
                          </a:ln>
                        </wps:spPr>
                        <wps:bodyPr wrap="square" lIns="0" tIns="0" rIns="0" bIns="0" rtlCol="0">
                          <a:prstTxWarp prst="textNoShape">
                            <a:avLst/>
                          </a:prstTxWarp>
                          <a:noAutofit/>
                        </wps:bodyPr>
                      </wps:wsp>
                      <wps:wsp>
                        <wps:cNvPr id="173" name="Graphic 173"/>
                        <wps:cNvSpPr/>
                        <wps:spPr>
                          <a:xfrm>
                            <a:off x="34823" y="246849"/>
                            <a:ext cx="2331085" cy="1270"/>
                          </a:xfrm>
                          <a:custGeom>
                            <a:avLst/>
                            <a:gdLst/>
                            <a:ahLst/>
                            <a:cxnLst/>
                            <a:rect l="l" t="t" r="r" b="b"/>
                            <a:pathLst>
                              <a:path w="2331085">
                                <a:moveTo>
                                  <a:pt x="2279700" y="0"/>
                                </a:moveTo>
                                <a:lnTo>
                                  <a:pt x="2330957" y="0"/>
                                </a:lnTo>
                              </a:path>
                              <a:path w="2331085">
                                <a:moveTo>
                                  <a:pt x="2158504" y="0"/>
                                </a:moveTo>
                                <a:lnTo>
                                  <a:pt x="2219083" y="0"/>
                                </a:lnTo>
                              </a:path>
                              <a:path w="2331085">
                                <a:moveTo>
                                  <a:pt x="689978" y="0"/>
                                </a:moveTo>
                                <a:lnTo>
                                  <a:pt x="2097887" y="0"/>
                                </a:lnTo>
                              </a:path>
                              <a:path w="2331085">
                                <a:moveTo>
                                  <a:pt x="0" y="0"/>
                                </a:moveTo>
                                <a:lnTo>
                                  <a:pt x="130530" y="0"/>
                                </a:lnTo>
                              </a:path>
                            </a:pathLst>
                          </a:custGeom>
                          <a:ln w="8130">
                            <a:solidFill>
                              <a:srgbClr val="E4E4E4"/>
                            </a:solidFill>
                            <a:prstDash val="solid"/>
                          </a:ln>
                        </wps:spPr>
                        <wps:bodyPr wrap="square" lIns="0" tIns="0" rIns="0" bIns="0" rtlCol="0">
                          <a:prstTxWarp prst="textNoShape">
                            <a:avLst/>
                          </a:prstTxWarp>
                          <a:noAutofit/>
                        </wps:bodyPr>
                      </wps:wsp>
                      <wps:wsp>
                        <wps:cNvPr id="174" name="Graphic 174"/>
                        <wps:cNvSpPr/>
                        <wps:spPr>
                          <a:xfrm>
                            <a:off x="501015" y="34772"/>
                            <a:ext cx="1398905" cy="3075305"/>
                          </a:xfrm>
                          <a:custGeom>
                            <a:avLst/>
                            <a:gdLst/>
                            <a:ahLst/>
                            <a:cxnLst/>
                            <a:rect l="l" t="t" r="r" b="b"/>
                            <a:pathLst>
                              <a:path w="1398905" h="3075305">
                                <a:moveTo>
                                  <a:pt x="466178" y="0"/>
                                </a:moveTo>
                                <a:lnTo>
                                  <a:pt x="0" y="0"/>
                                </a:lnTo>
                                <a:lnTo>
                                  <a:pt x="0" y="3074784"/>
                                </a:lnTo>
                                <a:lnTo>
                                  <a:pt x="466178" y="3074784"/>
                                </a:lnTo>
                                <a:lnTo>
                                  <a:pt x="466178" y="0"/>
                                </a:lnTo>
                                <a:close/>
                              </a:path>
                              <a:path w="1398905" h="3075305">
                                <a:moveTo>
                                  <a:pt x="1398574" y="0"/>
                                </a:moveTo>
                                <a:lnTo>
                                  <a:pt x="932395" y="0"/>
                                </a:lnTo>
                                <a:lnTo>
                                  <a:pt x="932395" y="3074784"/>
                                </a:lnTo>
                                <a:lnTo>
                                  <a:pt x="1398574" y="3074784"/>
                                </a:lnTo>
                                <a:lnTo>
                                  <a:pt x="1398574" y="0"/>
                                </a:lnTo>
                                <a:close/>
                              </a:path>
                            </a:pathLst>
                          </a:custGeom>
                          <a:solidFill>
                            <a:srgbClr val="E4E4E4">
                              <a:alpha val="50195"/>
                            </a:srgbClr>
                          </a:solidFill>
                        </wps:spPr>
                        <wps:bodyPr wrap="square" lIns="0" tIns="0" rIns="0" bIns="0" rtlCol="0">
                          <a:prstTxWarp prst="textNoShape">
                            <a:avLst/>
                          </a:prstTxWarp>
                          <a:noAutofit/>
                        </wps:bodyPr>
                      </wps:wsp>
                      <wps:wsp>
                        <wps:cNvPr id="175" name="Graphic 175"/>
                        <wps:cNvSpPr/>
                        <wps:spPr>
                          <a:xfrm>
                            <a:off x="34823" y="1837232"/>
                            <a:ext cx="2331085" cy="1270"/>
                          </a:xfrm>
                          <a:custGeom>
                            <a:avLst/>
                            <a:gdLst/>
                            <a:ahLst/>
                            <a:cxnLst/>
                            <a:rect l="l" t="t" r="r" b="b"/>
                            <a:pathLst>
                              <a:path w="2331085">
                                <a:moveTo>
                                  <a:pt x="1813521" y="0"/>
                                </a:moveTo>
                                <a:lnTo>
                                  <a:pt x="1916074" y="0"/>
                                </a:lnTo>
                              </a:path>
                              <a:path w="2331085">
                                <a:moveTo>
                                  <a:pt x="2279700" y="0"/>
                                </a:moveTo>
                                <a:lnTo>
                                  <a:pt x="2330957" y="0"/>
                                </a:lnTo>
                              </a:path>
                              <a:path w="2331085">
                                <a:moveTo>
                                  <a:pt x="820496" y="0"/>
                                </a:moveTo>
                                <a:lnTo>
                                  <a:pt x="983665" y="0"/>
                                </a:lnTo>
                              </a:path>
                              <a:path w="2331085">
                                <a:moveTo>
                                  <a:pt x="414934" y="0"/>
                                </a:moveTo>
                                <a:lnTo>
                                  <a:pt x="578053" y="0"/>
                                </a:lnTo>
                              </a:path>
                              <a:path w="2331085">
                                <a:moveTo>
                                  <a:pt x="1976691" y="0"/>
                                </a:moveTo>
                                <a:lnTo>
                                  <a:pt x="2158466" y="0"/>
                                </a:lnTo>
                              </a:path>
                              <a:path w="2331085">
                                <a:moveTo>
                                  <a:pt x="1286713" y="0"/>
                                </a:moveTo>
                                <a:lnTo>
                                  <a:pt x="1449844" y="0"/>
                                </a:lnTo>
                              </a:path>
                              <a:path w="2331085">
                                <a:moveTo>
                                  <a:pt x="1510461" y="0"/>
                                </a:moveTo>
                                <a:lnTo>
                                  <a:pt x="1692275" y="0"/>
                                </a:lnTo>
                              </a:path>
                              <a:path w="2331085">
                                <a:moveTo>
                                  <a:pt x="0" y="0"/>
                                </a:moveTo>
                                <a:lnTo>
                                  <a:pt x="111874" y="0"/>
                                </a:lnTo>
                              </a:path>
                            </a:pathLst>
                          </a:custGeom>
                          <a:ln w="10840">
                            <a:solidFill>
                              <a:srgbClr val="FFFFFF"/>
                            </a:solidFill>
                            <a:prstDash val="solid"/>
                          </a:ln>
                        </wps:spPr>
                        <wps:bodyPr wrap="square" lIns="0" tIns="0" rIns="0" bIns="0" rtlCol="0">
                          <a:prstTxWarp prst="textNoShape">
                            <a:avLst/>
                          </a:prstTxWarp>
                          <a:noAutofit/>
                        </wps:bodyPr>
                      </wps:wsp>
                      <wps:wsp>
                        <wps:cNvPr id="176" name="Graphic 176"/>
                        <wps:cNvSpPr/>
                        <wps:spPr>
                          <a:xfrm>
                            <a:off x="207314" y="1834967"/>
                            <a:ext cx="60960" cy="1270"/>
                          </a:xfrm>
                          <a:custGeom>
                            <a:avLst/>
                            <a:gdLst/>
                            <a:ahLst/>
                            <a:cxnLst/>
                            <a:rect l="l" t="t" r="r" b="b"/>
                            <a:pathLst>
                              <a:path w="60960">
                                <a:moveTo>
                                  <a:pt x="0" y="0"/>
                                </a:moveTo>
                                <a:lnTo>
                                  <a:pt x="60578" y="0"/>
                                </a:lnTo>
                              </a:path>
                            </a:pathLst>
                          </a:custGeom>
                          <a:ln w="6309">
                            <a:solidFill>
                              <a:srgbClr val="FFFFFF"/>
                            </a:solidFill>
                            <a:prstDash val="solid"/>
                          </a:ln>
                        </wps:spPr>
                        <wps:bodyPr wrap="square" lIns="0" tIns="0" rIns="0" bIns="0" rtlCol="0">
                          <a:prstTxWarp prst="textNoShape">
                            <a:avLst/>
                          </a:prstTxWarp>
                          <a:noAutofit/>
                        </wps:bodyPr>
                      </wps:wsp>
                      <wps:wsp>
                        <wps:cNvPr id="177" name="Graphic 177"/>
                        <wps:cNvSpPr/>
                        <wps:spPr>
                          <a:xfrm>
                            <a:off x="34823" y="1837232"/>
                            <a:ext cx="2324735" cy="1270"/>
                          </a:xfrm>
                          <a:custGeom>
                            <a:avLst/>
                            <a:gdLst/>
                            <a:ahLst/>
                            <a:cxnLst/>
                            <a:rect l="l" t="t" r="r" b="b"/>
                            <a:pathLst>
                              <a:path w="2324735">
                                <a:moveTo>
                                  <a:pt x="0" y="0"/>
                                </a:moveTo>
                                <a:lnTo>
                                  <a:pt x="111874" y="0"/>
                                </a:lnTo>
                              </a:path>
                              <a:path w="2324735">
                                <a:moveTo>
                                  <a:pt x="1976691" y="0"/>
                                </a:moveTo>
                                <a:lnTo>
                                  <a:pt x="2158466" y="0"/>
                                </a:lnTo>
                              </a:path>
                              <a:path w="2324735">
                                <a:moveTo>
                                  <a:pt x="2279700" y="0"/>
                                </a:moveTo>
                                <a:lnTo>
                                  <a:pt x="2324354" y="0"/>
                                </a:lnTo>
                              </a:path>
                              <a:path w="2324735">
                                <a:moveTo>
                                  <a:pt x="1510461" y="0"/>
                                </a:moveTo>
                                <a:lnTo>
                                  <a:pt x="1692274" y="0"/>
                                </a:lnTo>
                              </a:path>
                              <a:path w="2324735">
                                <a:moveTo>
                                  <a:pt x="820496" y="0"/>
                                </a:moveTo>
                                <a:lnTo>
                                  <a:pt x="983665" y="0"/>
                                </a:lnTo>
                              </a:path>
                              <a:path w="2324735">
                                <a:moveTo>
                                  <a:pt x="1813521" y="0"/>
                                </a:moveTo>
                                <a:lnTo>
                                  <a:pt x="1916074" y="0"/>
                                </a:lnTo>
                              </a:path>
                              <a:path w="2324735">
                                <a:moveTo>
                                  <a:pt x="414934" y="0"/>
                                </a:moveTo>
                                <a:lnTo>
                                  <a:pt x="578053" y="0"/>
                                </a:lnTo>
                              </a:path>
                              <a:path w="2324735">
                                <a:moveTo>
                                  <a:pt x="1286713" y="0"/>
                                </a:moveTo>
                                <a:lnTo>
                                  <a:pt x="1449844" y="0"/>
                                </a:lnTo>
                              </a:path>
                            </a:pathLst>
                          </a:custGeom>
                          <a:ln w="8130">
                            <a:solidFill>
                              <a:srgbClr val="7E7E7E"/>
                            </a:solidFill>
                            <a:prstDash val="dash"/>
                          </a:ln>
                        </wps:spPr>
                        <wps:bodyPr wrap="square" lIns="0" tIns="0" rIns="0" bIns="0" rtlCol="0">
                          <a:prstTxWarp prst="textNoShape">
                            <a:avLst/>
                          </a:prstTxWarp>
                          <a:noAutofit/>
                        </wps:bodyPr>
                      </wps:wsp>
                      <wps:wsp>
                        <wps:cNvPr id="178" name="Graphic 178"/>
                        <wps:cNvSpPr/>
                        <wps:spPr>
                          <a:xfrm>
                            <a:off x="207314" y="1835644"/>
                            <a:ext cx="60960" cy="1270"/>
                          </a:xfrm>
                          <a:custGeom>
                            <a:avLst/>
                            <a:gdLst/>
                            <a:ahLst/>
                            <a:cxnLst/>
                            <a:rect l="l" t="t" r="r" b="b"/>
                            <a:pathLst>
                              <a:path w="60960">
                                <a:moveTo>
                                  <a:pt x="0" y="0"/>
                                </a:moveTo>
                                <a:lnTo>
                                  <a:pt x="60578" y="0"/>
                                </a:lnTo>
                              </a:path>
                            </a:pathLst>
                          </a:custGeom>
                          <a:ln w="4954">
                            <a:solidFill>
                              <a:srgbClr val="7E7E7E"/>
                            </a:solidFill>
                            <a:prstDash val="dash"/>
                          </a:ln>
                        </wps:spPr>
                        <wps:bodyPr wrap="square" lIns="0" tIns="0" rIns="0" bIns="0" rtlCol="0">
                          <a:prstTxWarp prst="textNoShape">
                            <a:avLst/>
                          </a:prstTxWarp>
                          <a:noAutofit/>
                        </wps:bodyPr>
                      </wps:wsp>
                      <wps:wsp>
                        <wps:cNvPr id="179" name="Graphic 179"/>
                        <wps:cNvSpPr/>
                        <wps:spPr>
                          <a:xfrm>
                            <a:off x="267894" y="364324"/>
                            <a:ext cx="1986280" cy="2176780"/>
                          </a:xfrm>
                          <a:custGeom>
                            <a:avLst/>
                            <a:gdLst/>
                            <a:ahLst/>
                            <a:cxnLst/>
                            <a:rect l="l" t="t" r="r" b="b"/>
                            <a:pathLst>
                              <a:path w="1986280" h="2176780">
                                <a:moveTo>
                                  <a:pt x="60617" y="1945538"/>
                                </a:moveTo>
                                <a:lnTo>
                                  <a:pt x="0" y="1945538"/>
                                </a:lnTo>
                                <a:lnTo>
                                  <a:pt x="0" y="1952879"/>
                                </a:lnTo>
                                <a:lnTo>
                                  <a:pt x="60617" y="1952879"/>
                                </a:lnTo>
                                <a:lnTo>
                                  <a:pt x="60617" y="1945538"/>
                                </a:lnTo>
                                <a:close/>
                              </a:path>
                              <a:path w="1986280" h="2176780">
                                <a:moveTo>
                                  <a:pt x="60617" y="1410601"/>
                                </a:moveTo>
                                <a:lnTo>
                                  <a:pt x="0" y="1410601"/>
                                </a:lnTo>
                                <a:lnTo>
                                  <a:pt x="0" y="1417904"/>
                                </a:lnTo>
                                <a:lnTo>
                                  <a:pt x="60617" y="1417904"/>
                                </a:lnTo>
                                <a:lnTo>
                                  <a:pt x="60617" y="1410601"/>
                                </a:lnTo>
                                <a:close/>
                              </a:path>
                              <a:path w="1986280" h="2176780">
                                <a:moveTo>
                                  <a:pt x="648042" y="1289697"/>
                                </a:moveTo>
                                <a:lnTo>
                                  <a:pt x="587425" y="1289697"/>
                                </a:lnTo>
                                <a:lnTo>
                                  <a:pt x="587425" y="1303235"/>
                                </a:lnTo>
                                <a:lnTo>
                                  <a:pt x="648042" y="1303235"/>
                                </a:lnTo>
                                <a:lnTo>
                                  <a:pt x="648042" y="1289697"/>
                                </a:lnTo>
                                <a:close/>
                              </a:path>
                              <a:path w="1986280" h="2176780">
                                <a:moveTo>
                                  <a:pt x="648042" y="629843"/>
                                </a:moveTo>
                                <a:lnTo>
                                  <a:pt x="587425" y="629843"/>
                                </a:lnTo>
                                <a:lnTo>
                                  <a:pt x="587425" y="643445"/>
                                </a:lnTo>
                                <a:lnTo>
                                  <a:pt x="648042" y="643445"/>
                                </a:lnTo>
                                <a:lnTo>
                                  <a:pt x="648042" y="629843"/>
                                </a:lnTo>
                                <a:close/>
                              </a:path>
                              <a:path w="1986280" h="2176780">
                                <a:moveTo>
                                  <a:pt x="811212" y="2158327"/>
                                </a:moveTo>
                                <a:lnTo>
                                  <a:pt x="750595" y="2158327"/>
                                </a:lnTo>
                                <a:lnTo>
                                  <a:pt x="750595" y="2176170"/>
                                </a:lnTo>
                                <a:lnTo>
                                  <a:pt x="811212" y="2176170"/>
                                </a:lnTo>
                                <a:lnTo>
                                  <a:pt x="811212" y="2158327"/>
                                </a:lnTo>
                                <a:close/>
                              </a:path>
                              <a:path w="1986280" h="2176780">
                                <a:moveTo>
                                  <a:pt x="811212" y="1247533"/>
                                </a:moveTo>
                                <a:lnTo>
                                  <a:pt x="750595" y="1247533"/>
                                </a:lnTo>
                                <a:lnTo>
                                  <a:pt x="750595" y="1265339"/>
                                </a:lnTo>
                                <a:lnTo>
                                  <a:pt x="811212" y="1265339"/>
                                </a:lnTo>
                                <a:lnTo>
                                  <a:pt x="811212" y="1247533"/>
                                </a:lnTo>
                                <a:close/>
                              </a:path>
                              <a:path w="1986280" h="2176780">
                                <a:moveTo>
                                  <a:pt x="932408" y="1897557"/>
                                </a:moveTo>
                                <a:lnTo>
                                  <a:pt x="871791" y="1897557"/>
                                </a:lnTo>
                                <a:lnTo>
                                  <a:pt x="871791" y="1912645"/>
                                </a:lnTo>
                                <a:lnTo>
                                  <a:pt x="932408" y="1912645"/>
                                </a:lnTo>
                                <a:lnTo>
                                  <a:pt x="932408" y="1897557"/>
                                </a:lnTo>
                                <a:close/>
                              </a:path>
                              <a:path w="1986280" h="2176780">
                                <a:moveTo>
                                  <a:pt x="932408" y="849668"/>
                                </a:moveTo>
                                <a:lnTo>
                                  <a:pt x="871791" y="849668"/>
                                </a:lnTo>
                                <a:lnTo>
                                  <a:pt x="871791" y="864743"/>
                                </a:lnTo>
                                <a:lnTo>
                                  <a:pt x="932408" y="864743"/>
                                </a:lnTo>
                                <a:lnTo>
                                  <a:pt x="932408" y="849668"/>
                                </a:lnTo>
                                <a:close/>
                              </a:path>
                              <a:path w="1986280" h="2176780">
                                <a:moveTo>
                                  <a:pt x="1114221" y="1309001"/>
                                </a:moveTo>
                                <a:lnTo>
                                  <a:pt x="1053604" y="1309001"/>
                                </a:lnTo>
                                <a:lnTo>
                                  <a:pt x="1053604" y="1326375"/>
                                </a:lnTo>
                                <a:lnTo>
                                  <a:pt x="1114221" y="1326375"/>
                                </a:lnTo>
                                <a:lnTo>
                                  <a:pt x="1114221" y="1309001"/>
                                </a:lnTo>
                                <a:close/>
                              </a:path>
                              <a:path w="1986280" h="2176780">
                                <a:moveTo>
                                  <a:pt x="1114221" y="25946"/>
                                </a:moveTo>
                                <a:lnTo>
                                  <a:pt x="1053604" y="25946"/>
                                </a:lnTo>
                                <a:lnTo>
                                  <a:pt x="1053604" y="43268"/>
                                </a:lnTo>
                                <a:lnTo>
                                  <a:pt x="1114221" y="43268"/>
                                </a:lnTo>
                                <a:lnTo>
                                  <a:pt x="1114221" y="25946"/>
                                </a:lnTo>
                                <a:close/>
                              </a:path>
                              <a:path w="1986280" h="2176780">
                                <a:moveTo>
                                  <a:pt x="1277391" y="1477670"/>
                                </a:moveTo>
                                <a:lnTo>
                                  <a:pt x="1216774" y="1477670"/>
                                </a:lnTo>
                                <a:lnTo>
                                  <a:pt x="1216774" y="1489532"/>
                                </a:lnTo>
                                <a:lnTo>
                                  <a:pt x="1277391" y="1489532"/>
                                </a:lnTo>
                                <a:lnTo>
                                  <a:pt x="1277391" y="1477670"/>
                                </a:lnTo>
                                <a:close/>
                              </a:path>
                              <a:path w="1986280" h="2176780">
                                <a:moveTo>
                                  <a:pt x="1277391" y="796239"/>
                                </a:moveTo>
                                <a:lnTo>
                                  <a:pt x="1216774" y="796239"/>
                                </a:lnTo>
                                <a:lnTo>
                                  <a:pt x="1216774" y="808088"/>
                                </a:lnTo>
                                <a:lnTo>
                                  <a:pt x="1277391" y="808088"/>
                                </a:lnTo>
                                <a:lnTo>
                                  <a:pt x="1277391" y="796239"/>
                                </a:lnTo>
                                <a:close/>
                              </a:path>
                              <a:path w="1986280" h="2176780">
                                <a:moveTo>
                                  <a:pt x="1338008" y="1424940"/>
                                </a:moveTo>
                                <a:lnTo>
                                  <a:pt x="1277391" y="1424940"/>
                                </a:lnTo>
                                <a:lnTo>
                                  <a:pt x="1277391" y="1453616"/>
                                </a:lnTo>
                                <a:lnTo>
                                  <a:pt x="1338008" y="1453616"/>
                                </a:lnTo>
                                <a:lnTo>
                                  <a:pt x="1338008" y="1424940"/>
                                </a:lnTo>
                                <a:close/>
                              </a:path>
                              <a:path w="1986280" h="2176780">
                                <a:moveTo>
                                  <a:pt x="1338008" y="498525"/>
                                </a:moveTo>
                                <a:lnTo>
                                  <a:pt x="1277391" y="498525"/>
                                </a:lnTo>
                                <a:lnTo>
                                  <a:pt x="1277391" y="527202"/>
                                </a:lnTo>
                                <a:lnTo>
                                  <a:pt x="1338008" y="527202"/>
                                </a:lnTo>
                                <a:lnTo>
                                  <a:pt x="1338008" y="498525"/>
                                </a:lnTo>
                                <a:close/>
                              </a:path>
                              <a:path w="1986280" h="2176780">
                                <a:moveTo>
                                  <a:pt x="1398638" y="1430794"/>
                                </a:moveTo>
                                <a:lnTo>
                                  <a:pt x="1338021" y="1430794"/>
                                </a:lnTo>
                                <a:lnTo>
                                  <a:pt x="1338021" y="1441742"/>
                                </a:lnTo>
                                <a:lnTo>
                                  <a:pt x="1398638" y="1441742"/>
                                </a:lnTo>
                                <a:lnTo>
                                  <a:pt x="1398638" y="1430794"/>
                                </a:lnTo>
                                <a:close/>
                              </a:path>
                              <a:path w="1986280" h="2176780">
                                <a:moveTo>
                                  <a:pt x="1398638" y="696810"/>
                                </a:moveTo>
                                <a:lnTo>
                                  <a:pt x="1338021" y="696810"/>
                                </a:lnTo>
                                <a:lnTo>
                                  <a:pt x="1338021" y="707783"/>
                                </a:lnTo>
                                <a:lnTo>
                                  <a:pt x="1398638" y="707783"/>
                                </a:lnTo>
                                <a:lnTo>
                                  <a:pt x="1398638" y="696810"/>
                                </a:lnTo>
                                <a:close/>
                              </a:path>
                              <a:path w="1986280" h="2176780">
                                <a:moveTo>
                                  <a:pt x="1459204" y="1458620"/>
                                </a:moveTo>
                                <a:lnTo>
                                  <a:pt x="1398587" y="1458620"/>
                                </a:lnTo>
                                <a:lnTo>
                                  <a:pt x="1398587" y="1473796"/>
                                </a:lnTo>
                                <a:lnTo>
                                  <a:pt x="1459204" y="1473796"/>
                                </a:lnTo>
                                <a:lnTo>
                                  <a:pt x="1459204" y="1458620"/>
                                </a:lnTo>
                                <a:close/>
                              </a:path>
                              <a:path w="1986280" h="2176780">
                                <a:moveTo>
                                  <a:pt x="1459204" y="469557"/>
                                </a:moveTo>
                                <a:lnTo>
                                  <a:pt x="1398587" y="469557"/>
                                </a:lnTo>
                                <a:lnTo>
                                  <a:pt x="1398587" y="484746"/>
                                </a:lnTo>
                                <a:lnTo>
                                  <a:pt x="1459204" y="484746"/>
                                </a:lnTo>
                                <a:lnTo>
                                  <a:pt x="1459204" y="469557"/>
                                </a:lnTo>
                                <a:close/>
                              </a:path>
                              <a:path w="1986280" h="2176780">
                                <a:moveTo>
                                  <a:pt x="1519821" y="1606804"/>
                                </a:moveTo>
                                <a:lnTo>
                                  <a:pt x="1459204" y="1606804"/>
                                </a:lnTo>
                                <a:lnTo>
                                  <a:pt x="1459204" y="1623123"/>
                                </a:lnTo>
                                <a:lnTo>
                                  <a:pt x="1519821" y="1623123"/>
                                </a:lnTo>
                                <a:lnTo>
                                  <a:pt x="1519821" y="1606804"/>
                                </a:lnTo>
                                <a:close/>
                              </a:path>
                              <a:path w="1986280" h="2176780">
                                <a:moveTo>
                                  <a:pt x="1519821" y="744245"/>
                                </a:moveTo>
                                <a:lnTo>
                                  <a:pt x="1459204" y="744245"/>
                                </a:lnTo>
                                <a:lnTo>
                                  <a:pt x="1459204" y="760514"/>
                                </a:lnTo>
                                <a:lnTo>
                                  <a:pt x="1519821" y="760514"/>
                                </a:lnTo>
                                <a:lnTo>
                                  <a:pt x="1519821" y="744245"/>
                                </a:lnTo>
                                <a:close/>
                              </a:path>
                              <a:path w="1986280" h="2176780">
                                <a:moveTo>
                                  <a:pt x="1804187" y="1428115"/>
                                </a:moveTo>
                                <a:lnTo>
                                  <a:pt x="1743570" y="1428115"/>
                                </a:lnTo>
                                <a:lnTo>
                                  <a:pt x="1743570" y="1473796"/>
                                </a:lnTo>
                                <a:lnTo>
                                  <a:pt x="1804187" y="1473796"/>
                                </a:lnTo>
                                <a:lnTo>
                                  <a:pt x="1804187" y="1428115"/>
                                </a:lnTo>
                                <a:close/>
                              </a:path>
                              <a:path w="1986280" h="2176780">
                                <a:moveTo>
                                  <a:pt x="1804187" y="0"/>
                                </a:moveTo>
                                <a:lnTo>
                                  <a:pt x="1743570" y="0"/>
                                </a:lnTo>
                                <a:lnTo>
                                  <a:pt x="1743570" y="45745"/>
                                </a:lnTo>
                                <a:lnTo>
                                  <a:pt x="1804187" y="45745"/>
                                </a:lnTo>
                                <a:lnTo>
                                  <a:pt x="1804187" y="0"/>
                                </a:lnTo>
                                <a:close/>
                              </a:path>
                              <a:path w="1986280" h="2176780">
                                <a:moveTo>
                                  <a:pt x="1986013" y="1842935"/>
                                </a:moveTo>
                                <a:lnTo>
                                  <a:pt x="1925396" y="1842935"/>
                                </a:lnTo>
                                <a:lnTo>
                                  <a:pt x="1925396" y="1857286"/>
                                </a:lnTo>
                                <a:lnTo>
                                  <a:pt x="1986013" y="1857286"/>
                                </a:lnTo>
                                <a:lnTo>
                                  <a:pt x="1986013" y="1842935"/>
                                </a:lnTo>
                                <a:close/>
                              </a:path>
                              <a:path w="1986280" h="2176780">
                                <a:moveTo>
                                  <a:pt x="1986013" y="336410"/>
                                </a:moveTo>
                                <a:lnTo>
                                  <a:pt x="1925396" y="336410"/>
                                </a:lnTo>
                                <a:lnTo>
                                  <a:pt x="1925396" y="350735"/>
                                </a:lnTo>
                                <a:lnTo>
                                  <a:pt x="1986013" y="350735"/>
                                </a:lnTo>
                                <a:lnTo>
                                  <a:pt x="1986013" y="336410"/>
                                </a:lnTo>
                                <a:close/>
                              </a:path>
                            </a:pathLst>
                          </a:custGeom>
                          <a:solidFill>
                            <a:srgbClr val="937567"/>
                          </a:solidFill>
                        </wps:spPr>
                        <wps:bodyPr wrap="square" lIns="0" tIns="0" rIns="0" bIns="0" rtlCol="0">
                          <a:prstTxWarp prst="textNoShape">
                            <a:avLst/>
                          </a:prstTxWarp>
                          <a:noAutofit/>
                        </wps:bodyPr>
                      </wps:wsp>
                      <wps:wsp>
                        <wps:cNvPr id="180" name="Graphic 180"/>
                        <wps:cNvSpPr/>
                        <wps:spPr>
                          <a:xfrm>
                            <a:off x="86080" y="103199"/>
                            <a:ext cx="2228850" cy="2749550"/>
                          </a:xfrm>
                          <a:custGeom>
                            <a:avLst/>
                            <a:gdLst/>
                            <a:ahLst/>
                            <a:cxnLst/>
                            <a:rect l="l" t="t" r="r" b="b"/>
                            <a:pathLst>
                              <a:path w="2228850" h="2749550">
                                <a:moveTo>
                                  <a:pt x="121234" y="2140623"/>
                                </a:moveTo>
                                <a:lnTo>
                                  <a:pt x="60617" y="2140623"/>
                                </a:lnTo>
                                <a:lnTo>
                                  <a:pt x="60617" y="2042998"/>
                                </a:lnTo>
                                <a:lnTo>
                                  <a:pt x="0" y="2042998"/>
                                </a:lnTo>
                                <a:lnTo>
                                  <a:pt x="0" y="2186470"/>
                                </a:lnTo>
                                <a:lnTo>
                                  <a:pt x="60617" y="2186470"/>
                                </a:lnTo>
                                <a:lnTo>
                                  <a:pt x="60617" y="2370810"/>
                                </a:lnTo>
                                <a:lnTo>
                                  <a:pt x="121234" y="2370810"/>
                                </a:lnTo>
                                <a:lnTo>
                                  <a:pt x="121234" y="2140623"/>
                                </a:lnTo>
                                <a:close/>
                              </a:path>
                              <a:path w="2228850" h="2749550">
                                <a:moveTo>
                                  <a:pt x="121234" y="1728470"/>
                                </a:moveTo>
                                <a:lnTo>
                                  <a:pt x="60617" y="1728470"/>
                                </a:lnTo>
                                <a:lnTo>
                                  <a:pt x="60617" y="1769605"/>
                                </a:lnTo>
                                <a:lnTo>
                                  <a:pt x="0" y="1769605"/>
                                </a:lnTo>
                                <a:lnTo>
                                  <a:pt x="0" y="1913077"/>
                                </a:lnTo>
                                <a:lnTo>
                                  <a:pt x="60617" y="1913077"/>
                                </a:lnTo>
                                <a:lnTo>
                                  <a:pt x="60617" y="1958721"/>
                                </a:lnTo>
                                <a:lnTo>
                                  <a:pt x="121234" y="1958721"/>
                                </a:lnTo>
                                <a:lnTo>
                                  <a:pt x="121234" y="1728470"/>
                                </a:lnTo>
                                <a:close/>
                              </a:path>
                              <a:path w="2228850" h="2749550">
                                <a:moveTo>
                                  <a:pt x="181864" y="2256320"/>
                                </a:moveTo>
                                <a:lnTo>
                                  <a:pt x="121246" y="2256320"/>
                                </a:lnTo>
                                <a:lnTo>
                                  <a:pt x="121246" y="2449588"/>
                                </a:lnTo>
                                <a:lnTo>
                                  <a:pt x="181864" y="2449588"/>
                                </a:lnTo>
                                <a:lnTo>
                                  <a:pt x="181864" y="2256320"/>
                                </a:lnTo>
                                <a:close/>
                              </a:path>
                              <a:path w="2228850" h="2749550">
                                <a:moveTo>
                                  <a:pt x="303047" y="2072119"/>
                                </a:moveTo>
                                <a:lnTo>
                                  <a:pt x="242430" y="2072119"/>
                                </a:lnTo>
                                <a:lnTo>
                                  <a:pt x="242430" y="2084387"/>
                                </a:lnTo>
                                <a:lnTo>
                                  <a:pt x="181813" y="2084387"/>
                                </a:lnTo>
                                <a:lnTo>
                                  <a:pt x="181813" y="2206663"/>
                                </a:lnTo>
                                <a:lnTo>
                                  <a:pt x="242430" y="2206663"/>
                                </a:lnTo>
                                <a:lnTo>
                                  <a:pt x="242430" y="2434209"/>
                                </a:lnTo>
                                <a:lnTo>
                                  <a:pt x="303047" y="2434209"/>
                                </a:lnTo>
                                <a:lnTo>
                                  <a:pt x="303047" y="2072119"/>
                                </a:lnTo>
                                <a:close/>
                              </a:path>
                              <a:path w="2228850" h="2749550">
                                <a:moveTo>
                                  <a:pt x="303047" y="1472946"/>
                                </a:moveTo>
                                <a:lnTo>
                                  <a:pt x="242430" y="1472946"/>
                                </a:lnTo>
                                <a:lnTo>
                                  <a:pt x="242430" y="1679028"/>
                                </a:lnTo>
                                <a:lnTo>
                                  <a:pt x="181813" y="1679028"/>
                                </a:lnTo>
                                <a:lnTo>
                                  <a:pt x="181813" y="1734921"/>
                                </a:lnTo>
                                <a:lnTo>
                                  <a:pt x="121246" y="1734921"/>
                                </a:lnTo>
                                <a:lnTo>
                                  <a:pt x="121246" y="1928202"/>
                                </a:lnTo>
                                <a:lnTo>
                                  <a:pt x="181864" y="1928202"/>
                                </a:lnTo>
                                <a:lnTo>
                                  <a:pt x="181864" y="1801317"/>
                                </a:lnTo>
                                <a:lnTo>
                                  <a:pt x="242430" y="1801317"/>
                                </a:lnTo>
                                <a:lnTo>
                                  <a:pt x="242430" y="1835086"/>
                                </a:lnTo>
                                <a:lnTo>
                                  <a:pt x="303047" y="1835086"/>
                                </a:lnTo>
                                <a:lnTo>
                                  <a:pt x="303047" y="1472946"/>
                                </a:lnTo>
                                <a:close/>
                              </a:path>
                              <a:path w="2228850" h="2749550">
                                <a:moveTo>
                                  <a:pt x="363677" y="2267280"/>
                                </a:moveTo>
                                <a:lnTo>
                                  <a:pt x="303060" y="2267280"/>
                                </a:lnTo>
                                <a:lnTo>
                                  <a:pt x="303060" y="2399792"/>
                                </a:lnTo>
                                <a:lnTo>
                                  <a:pt x="363677" y="2399792"/>
                                </a:lnTo>
                                <a:lnTo>
                                  <a:pt x="363677" y="2267280"/>
                                </a:lnTo>
                                <a:close/>
                              </a:path>
                              <a:path w="2228850" h="2749550">
                                <a:moveTo>
                                  <a:pt x="363677" y="1556473"/>
                                </a:moveTo>
                                <a:lnTo>
                                  <a:pt x="303060" y="1556473"/>
                                </a:lnTo>
                                <a:lnTo>
                                  <a:pt x="303060" y="1688934"/>
                                </a:lnTo>
                                <a:lnTo>
                                  <a:pt x="363677" y="1688934"/>
                                </a:lnTo>
                                <a:lnTo>
                                  <a:pt x="363677" y="1556473"/>
                                </a:lnTo>
                                <a:close/>
                              </a:path>
                              <a:path w="2228850" h="2749550">
                                <a:moveTo>
                                  <a:pt x="587413" y="2324824"/>
                                </a:moveTo>
                                <a:lnTo>
                                  <a:pt x="526796" y="2324824"/>
                                </a:lnTo>
                                <a:lnTo>
                                  <a:pt x="526796" y="2383129"/>
                                </a:lnTo>
                                <a:lnTo>
                                  <a:pt x="466229" y="2383129"/>
                                </a:lnTo>
                                <a:lnTo>
                                  <a:pt x="466229" y="2465070"/>
                                </a:lnTo>
                                <a:lnTo>
                                  <a:pt x="526796" y="2465070"/>
                                </a:lnTo>
                                <a:lnTo>
                                  <a:pt x="526796" y="2691244"/>
                                </a:lnTo>
                                <a:lnTo>
                                  <a:pt x="587413" y="2691244"/>
                                </a:lnTo>
                                <a:lnTo>
                                  <a:pt x="587413" y="2324824"/>
                                </a:lnTo>
                                <a:close/>
                              </a:path>
                              <a:path w="2228850" h="2749550">
                                <a:moveTo>
                                  <a:pt x="587413" y="1466303"/>
                                </a:moveTo>
                                <a:lnTo>
                                  <a:pt x="526796" y="1466303"/>
                                </a:lnTo>
                                <a:lnTo>
                                  <a:pt x="526796" y="1780806"/>
                                </a:lnTo>
                                <a:lnTo>
                                  <a:pt x="466229" y="1780806"/>
                                </a:lnTo>
                                <a:lnTo>
                                  <a:pt x="466229" y="1862772"/>
                                </a:lnTo>
                                <a:lnTo>
                                  <a:pt x="526846" y="1862772"/>
                                </a:lnTo>
                                <a:lnTo>
                                  <a:pt x="526846" y="1832648"/>
                                </a:lnTo>
                                <a:lnTo>
                                  <a:pt x="587413" y="1832648"/>
                                </a:lnTo>
                                <a:lnTo>
                                  <a:pt x="587413" y="1466303"/>
                                </a:lnTo>
                                <a:close/>
                              </a:path>
                              <a:path w="2228850" h="2749550">
                                <a:moveTo>
                                  <a:pt x="648042" y="2158339"/>
                                </a:moveTo>
                                <a:lnTo>
                                  <a:pt x="587425" y="2158339"/>
                                </a:lnTo>
                                <a:lnTo>
                                  <a:pt x="587425" y="2749029"/>
                                </a:lnTo>
                                <a:lnTo>
                                  <a:pt x="648042" y="2749029"/>
                                </a:lnTo>
                                <a:lnTo>
                                  <a:pt x="648042" y="2158339"/>
                                </a:lnTo>
                                <a:close/>
                              </a:path>
                              <a:path w="2228850" h="2749550">
                                <a:moveTo>
                                  <a:pt x="829856" y="904570"/>
                                </a:moveTo>
                                <a:lnTo>
                                  <a:pt x="769239" y="904570"/>
                                </a:lnTo>
                                <a:lnTo>
                                  <a:pt x="769239" y="951001"/>
                                </a:lnTo>
                                <a:lnTo>
                                  <a:pt x="708621" y="951001"/>
                                </a:lnTo>
                                <a:lnTo>
                                  <a:pt x="708621" y="1293901"/>
                                </a:lnTo>
                                <a:lnTo>
                                  <a:pt x="648042" y="1293901"/>
                                </a:lnTo>
                                <a:lnTo>
                                  <a:pt x="648042" y="1290815"/>
                                </a:lnTo>
                                <a:lnTo>
                                  <a:pt x="587425" y="1290815"/>
                                </a:lnTo>
                                <a:lnTo>
                                  <a:pt x="587425" y="1881466"/>
                                </a:lnTo>
                                <a:lnTo>
                                  <a:pt x="648042" y="1881466"/>
                                </a:lnTo>
                                <a:lnTo>
                                  <a:pt x="648042" y="2157247"/>
                                </a:lnTo>
                                <a:lnTo>
                                  <a:pt x="708660" y="2157247"/>
                                </a:lnTo>
                                <a:lnTo>
                                  <a:pt x="708660" y="1875764"/>
                                </a:lnTo>
                                <a:lnTo>
                                  <a:pt x="648042" y="1875764"/>
                                </a:lnTo>
                                <a:lnTo>
                                  <a:pt x="648042" y="1575333"/>
                                </a:lnTo>
                                <a:lnTo>
                                  <a:pt x="708621" y="1575333"/>
                                </a:lnTo>
                                <a:lnTo>
                                  <a:pt x="708621" y="1837829"/>
                                </a:lnTo>
                                <a:lnTo>
                                  <a:pt x="769239" y="1837829"/>
                                </a:lnTo>
                                <a:lnTo>
                                  <a:pt x="769239" y="1550822"/>
                                </a:lnTo>
                                <a:lnTo>
                                  <a:pt x="829856" y="1550822"/>
                                </a:lnTo>
                                <a:lnTo>
                                  <a:pt x="829856" y="1426514"/>
                                </a:lnTo>
                                <a:lnTo>
                                  <a:pt x="769239" y="1426514"/>
                                </a:lnTo>
                                <a:lnTo>
                                  <a:pt x="769239" y="1487182"/>
                                </a:lnTo>
                                <a:lnTo>
                                  <a:pt x="708660" y="1487182"/>
                                </a:lnTo>
                                <a:lnTo>
                                  <a:pt x="708660" y="1301635"/>
                                </a:lnTo>
                                <a:lnTo>
                                  <a:pt x="769239" y="1301635"/>
                                </a:lnTo>
                                <a:lnTo>
                                  <a:pt x="769239" y="1028839"/>
                                </a:lnTo>
                                <a:lnTo>
                                  <a:pt x="829856" y="1028839"/>
                                </a:lnTo>
                                <a:lnTo>
                                  <a:pt x="829856" y="904570"/>
                                </a:lnTo>
                                <a:close/>
                              </a:path>
                              <a:path w="2228850" h="2749550">
                                <a:moveTo>
                                  <a:pt x="993025" y="1526463"/>
                                </a:moveTo>
                                <a:lnTo>
                                  <a:pt x="932408" y="1526463"/>
                                </a:lnTo>
                                <a:lnTo>
                                  <a:pt x="932408" y="1726336"/>
                                </a:lnTo>
                                <a:lnTo>
                                  <a:pt x="993025" y="1726336"/>
                                </a:lnTo>
                                <a:lnTo>
                                  <a:pt x="993025" y="1526463"/>
                                </a:lnTo>
                                <a:close/>
                              </a:path>
                              <a:path w="2228850" h="2749550">
                                <a:moveTo>
                                  <a:pt x="1174838" y="1790090"/>
                                </a:moveTo>
                                <a:lnTo>
                                  <a:pt x="1114221" y="1790090"/>
                                </a:lnTo>
                                <a:lnTo>
                                  <a:pt x="1114221" y="1855622"/>
                                </a:lnTo>
                                <a:lnTo>
                                  <a:pt x="1053642" y="1855622"/>
                                </a:lnTo>
                                <a:lnTo>
                                  <a:pt x="1053642" y="1772475"/>
                                </a:lnTo>
                                <a:lnTo>
                                  <a:pt x="993025" y="1772475"/>
                                </a:lnTo>
                                <a:lnTo>
                                  <a:pt x="993025" y="2219502"/>
                                </a:lnTo>
                                <a:lnTo>
                                  <a:pt x="932408" y="2219502"/>
                                </a:lnTo>
                                <a:lnTo>
                                  <a:pt x="932408" y="2419451"/>
                                </a:lnTo>
                                <a:lnTo>
                                  <a:pt x="993025" y="2419451"/>
                                </a:lnTo>
                                <a:lnTo>
                                  <a:pt x="993025" y="2426373"/>
                                </a:lnTo>
                                <a:lnTo>
                                  <a:pt x="1053642" y="2426373"/>
                                </a:lnTo>
                                <a:lnTo>
                                  <a:pt x="1053642" y="2158682"/>
                                </a:lnTo>
                                <a:lnTo>
                                  <a:pt x="1114221" y="2158682"/>
                                </a:lnTo>
                                <a:lnTo>
                                  <a:pt x="1114221" y="2302649"/>
                                </a:lnTo>
                                <a:lnTo>
                                  <a:pt x="1174838" y="2302649"/>
                                </a:lnTo>
                                <a:lnTo>
                                  <a:pt x="1174838" y="1790090"/>
                                </a:lnTo>
                                <a:close/>
                              </a:path>
                              <a:path w="2228850" h="2749550">
                                <a:moveTo>
                                  <a:pt x="1296035" y="1120775"/>
                                </a:moveTo>
                                <a:lnTo>
                                  <a:pt x="1235417" y="1120775"/>
                                </a:lnTo>
                                <a:lnTo>
                                  <a:pt x="1235417" y="1424520"/>
                                </a:lnTo>
                                <a:lnTo>
                                  <a:pt x="1174838" y="1424520"/>
                                </a:lnTo>
                                <a:lnTo>
                                  <a:pt x="1174838" y="1119327"/>
                                </a:lnTo>
                                <a:lnTo>
                                  <a:pt x="1235456" y="1119327"/>
                                </a:lnTo>
                                <a:lnTo>
                                  <a:pt x="1235456" y="763333"/>
                                </a:lnTo>
                                <a:lnTo>
                                  <a:pt x="1174838" y="763333"/>
                                </a:lnTo>
                                <a:lnTo>
                                  <a:pt x="1174838" y="978776"/>
                                </a:lnTo>
                                <a:lnTo>
                                  <a:pt x="1114221" y="978776"/>
                                </a:lnTo>
                                <a:lnTo>
                                  <a:pt x="1114221" y="1125867"/>
                                </a:lnTo>
                                <a:lnTo>
                                  <a:pt x="1053642" y="1125867"/>
                                </a:lnTo>
                                <a:lnTo>
                                  <a:pt x="1053642" y="672731"/>
                                </a:lnTo>
                                <a:lnTo>
                                  <a:pt x="993025" y="672731"/>
                                </a:lnTo>
                                <a:lnTo>
                                  <a:pt x="993025" y="1326603"/>
                                </a:lnTo>
                                <a:lnTo>
                                  <a:pt x="1053604" y="1326603"/>
                                </a:lnTo>
                                <a:lnTo>
                                  <a:pt x="1053604" y="1428991"/>
                                </a:lnTo>
                                <a:lnTo>
                                  <a:pt x="1114221" y="1428991"/>
                                </a:lnTo>
                                <a:lnTo>
                                  <a:pt x="1114221" y="1491335"/>
                                </a:lnTo>
                                <a:lnTo>
                                  <a:pt x="1174838" y="1491335"/>
                                </a:lnTo>
                                <a:lnTo>
                                  <a:pt x="1174838" y="1780565"/>
                                </a:lnTo>
                                <a:lnTo>
                                  <a:pt x="1235456" y="1780565"/>
                                </a:lnTo>
                                <a:lnTo>
                                  <a:pt x="1235456" y="1570126"/>
                                </a:lnTo>
                                <a:lnTo>
                                  <a:pt x="1296035" y="1570126"/>
                                </a:lnTo>
                                <a:lnTo>
                                  <a:pt x="1296035" y="1120775"/>
                                </a:lnTo>
                                <a:close/>
                              </a:path>
                              <a:path w="2228850" h="2749550">
                                <a:moveTo>
                                  <a:pt x="1296035" y="304393"/>
                                </a:moveTo>
                                <a:lnTo>
                                  <a:pt x="1235417" y="304393"/>
                                </a:lnTo>
                                <a:lnTo>
                                  <a:pt x="1235417" y="753846"/>
                                </a:lnTo>
                                <a:lnTo>
                                  <a:pt x="1296035" y="753846"/>
                                </a:lnTo>
                                <a:lnTo>
                                  <a:pt x="1296035" y="304393"/>
                                </a:lnTo>
                                <a:close/>
                              </a:path>
                              <a:path w="2228850" h="2749550">
                                <a:moveTo>
                                  <a:pt x="1459204" y="1069213"/>
                                </a:moveTo>
                                <a:lnTo>
                                  <a:pt x="1398587" y="1069213"/>
                                </a:lnTo>
                                <a:lnTo>
                                  <a:pt x="1398587" y="1337602"/>
                                </a:lnTo>
                                <a:lnTo>
                                  <a:pt x="1459204" y="1337602"/>
                                </a:lnTo>
                                <a:lnTo>
                                  <a:pt x="1459204" y="1069213"/>
                                </a:lnTo>
                                <a:close/>
                              </a:path>
                              <a:path w="2228850" h="2749550">
                                <a:moveTo>
                                  <a:pt x="1519821" y="1604200"/>
                                </a:moveTo>
                                <a:lnTo>
                                  <a:pt x="1459204" y="1604200"/>
                                </a:lnTo>
                                <a:lnTo>
                                  <a:pt x="1459204" y="1470355"/>
                                </a:lnTo>
                                <a:lnTo>
                                  <a:pt x="1398587" y="1470355"/>
                                </a:lnTo>
                                <a:lnTo>
                                  <a:pt x="1398587" y="1738795"/>
                                </a:lnTo>
                                <a:lnTo>
                                  <a:pt x="1459204" y="1738795"/>
                                </a:lnTo>
                                <a:lnTo>
                                  <a:pt x="1459204" y="1686064"/>
                                </a:lnTo>
                                <a:lnTo>
                                  <a:pt x="1519821" y="1686064"/>
                                </a:lnTo>
                                <a:lnTo>
                                  <a:pt x="1519821" y="1604200"/>
                                </a:lnTo>
                                <a:close/>
                              </a:path>
                              <a:path w="2228850" h="2749550">
                                <a:moveTo>
                                  <a:pt x="1519821" y="788327"/>
                                </a:moveTo>
                                <a:lnTo>
                                  <a:pt x="1459204" y="788327"/>
                                </a:lnTo>
                                <a:lnTo>
                                  <a:pt x="1459204" y="870229"/>
                                </a:lnTo>
                                <a:lnTo>
                                  <a:pt x="1519821" y="870229"/>
                                </a:lnTo>
                                <a:lnTo>
                                  <a:pt x="1519821" y="788327"/>
                                </a:lnTo>
                                <a:close/>
                              </a:path>
                              <a:path w="2228850" h="2749550">
                                <a:moveTo>
                                  <a:pt x="1580451" y="968908"/>
                                </a:moveTo>
                                <a:lnTo>
                                  <a:pt x="1519834" y="968908"/>
                                </a:lnTo>
                                <a:lnTo>
                                  <a:pt x="1519834" y="977353"/>
                                </a:lnTo>
                                <a:lnTo>
                                  <a:pt x="1580451" y="977353"/>
                                </a:lnTo>
                                <a:lnTo>
                                  <a:pt x="1580451" y="968908"/>
                                </a:lnTo>
                                <a:close/>
                              </a:path>
                              <a:path w="2228850" h="2749550">
                                <a:moveTo>
                                  <a:pt x="1641017" y="745871"/>
                                </a:moveTo>
                                <a:lnTo>
                                  <a:pt x="1580400" y="745871"/>
                                </a:lnTo>
                                <a:lnTo>
                                  <a:pt x="1580400" y="813574"/>
                                </a:lnTo>
                                <a:lnTo>
                                  <a:pt x="1641017" y="813574"/>
                                </a:lnTo>
                                <a:lnTo>
                                  <a:pt x="1641017" y="745871"/>
                                </a:lnTo>
                                <a:close/>
                              </a:path>
                              <a:path w="2228850" h="2749550">
                                <a:moveTo>
                                  <a:pt x="1701634" y="1673961"/>
                                </a:moveTo>
                                <a:lnTo>
                                  <a:pt x="1641017" y="1673961"/>
                                </a:lnTo>
                                <a:lnTo>
                                  <a:pt x="1641017" y="1652028"/>
                                </a:lnTo>
                                <a:lnTo>
                                  <a:pt x="1580400" y="1652028"/>
                                </a:lnTo>
                                <a:lnTo>
                                  <a:pt x="1580400" y="1683486"/>
                                </a:lnTo>
                                <a:lnTo>
                                  <a:pt x="1519834" y="1683486"/>
                                </a:lnTo>
                                <a:lnTo>
                                  <a:pt x="1519834" y="1691919"/>
                                </a:lnTo>
                                <a:lnTo>
                                  <a:pt x="1580400" y="1691919"/>
                                </a:lnTo>
                                <a:lnTo>
                                  <a:pt x="1580400" y="1719745"/>
                                </a:lnTo>
                                <a:lnTo>
                                  <a:pt x="1641017" y="1719745"/>
                                </a:lnTo>
                                <a:lnTo>
                                  <a:pt x="1641017" y="1867928"/>
                                </a:lnTo>
                                <a:lnTo>
                                  <a:pt x="1701634" y="1867928"/>
                                </a:lnTo>
                                <a:lnTo>
                                  <a:pt x="1701634" y="1673961"/>
                                </a:lnTo>
                                <a:close/>
                              </a:path>
                              <a:path w="2228850" h="2749550">
                                <a:moveTo>
                                  <a:pt x="1701634" y="1021638"/>
                                </a:moveTo>
                                <a:lnTo>
                                  <a:pt x="1641017" y="1021638"/>
                                </a:lnTo>
                                <a:lnTo>
                                  <a:pt x="1641017" y="1215618"/>
                                </a:lnTo>
                                <a:lnTo>
                                  <a:pt x="1701634" y="1215618"/>
                                </a:lnTo>
                                <a:lnTo>
                                  <a:pt x="1701634" y="1021638"/>
                                </a:lnTo>
                                <a:close/>
                              </a:path>
                              <a:path w="2228850" h="2749550">
                                <a:moveTo>
                                  <a:pt x="1762264" y="1624393"/>
                                </a:moveTo>
                                <a:lnTo>
                                  <a:pt x="1701647" y="1624393"/>
                                </a:lnTo>
                                <a:lnTo>
                                  <a:pt x="1701647" y="1826552"/>
                                </a:lnTo>
                                <a:lnTo>
                                  <a:pt x="1762264" y="1826552"/>
                                </a:lnTo>
                                <a:lnTo>
                                  <a:pt x="1762264" y="1624393"/>
                                </a:lnTo>
                                <a:close/>
                              </a:path>
                              <a:path w="2228850" h="2749550">
                                <a:moveTo>
                                  <a:pt x="1762264" y="738962"/>
                                </a:moveTo>
                                <a:lnTo>
                                  <a:pt x="1701647" y="738962"/>
                                </a:lnTo>
                                <a:lnTo>
                                  <a:pt x="1701647" y="941133"/>
                                </a:lnTo>
                                <a:lnTo>
                                  <a:pt x="1762264" y="941133"/>
                                </a:lnTo>
                                <a:lnTo>
                                  <a:pt x="1762264" y="738962"/>
                                </a:lnTo>
                                <a:close/>
                              </a:path>
                              <a:path w="2228850" h="2749550">
                                <a:moveTo>
                                  <a:pt x="1925434" y="884669"/>
                                </a:moveTo>
                                <a:lnTo>
                                  <a:pt x="1864817" y="884669"/>
                                </a:lnTo>
                                <a:lnTo>
                                  <a:pt x="1864817" y="1333779"/>
                                </a:lnTo>
                                <a:lnTo>
                                  <a:pt x="1925434" y="1333779"/>
                                </a:lnTo>
                                <a:lnTo>
                                  <a:pt x="1925434" y="884669"/>
                                </a:lnTo>
                                <a:close/>
                              </a:path>
                              <a:path w="2228850" h="2749550">
                                <a:moveTo>
                                  <a:pt x="1986000" y="1434439"/>
                                </a:moveTo>
                                <a:lnTo>
                                  <a:pt x="1925383" y="1434439"/>
                                </a:lnTo>
                                <a:lnTo>
                                  <a:pt x="1925383" y="1456956"/>
                                </a:lnTo>
                                <a:lnTo>
                                  <a:pt x="1864817" y="1456956"/>
                                </a:lnTo>
                                <a:lnTo>
                                  <a:pt x="1864817" y="1906092"/>
                                </a:lnTo>
                                <a:lnTo>
                                  <a:pt x="1925434" y="1906092"/>
                                </a:lnTo>
                                <a:lnTo>
                                  <a:pt x="1925434" y="1689239"/>
                                </a:lnTo>
                                <a:lnTo>
                                  <a:pt x="1986000" y="1689239"/>
                                </a:lnTo>
                                <a:lnTo>
                                  <a:pt x="1986000" y="1434439"/>
                                </a:lnTo>
                                <a:close/>
                              </a:path>
                              <a:path w="2228850" h="2749550">
                                <a:moveTo>
                                  <a:pt x="1986000" y="306870"/>
                                </a:moveTo>
                                <a:lnTo>
                                  <a:pt x="1925383" y="306870"/>
                                </a:lnTo>
                                <a:lnTo>
                                  <a:pt x="1925383" y="561670"/>
                                </a:lnTo>
                                <a:lnTo>
                                  <a:pt x="1986000" y="561670"/>
                                </a:lnTo>
                                <a:lnTo>
                                  <a:pt x="1986000" y="306870"/>
                                </a:lnTo>
                                <a:close/>
                              </a:path>
                              <a:path w="2228850" h="2749550">
                                <a:moveTo>
                                  <a:pt x="2107247" y="1175816"/>
                                </a:moveTo>
                                <a:lnTo>
                                  <a:pt x="2046630" y="1175816"/>
                                </a:lnTo>
                                <a:lnTo>
                                  <a:pt x="2046630" y="1331912"/>
                                </a:lnTo>
                                <a:lnTo>
                                  <a:pt x="1986013" y="1331912"/>
                                </a:lnTo>
                                <a:lnTo>
                                  <a:pt x="1986013" y="1721777"/>
                                </a:lnTo>
                                <a:lnTo>
                                  <a:pt x="2046630" y="1721777"/>
                                </a:lnTo>
                                <a:lnTo>
                                  <a:pt x="2046630" y="1706346"/>
                                </a:lnTo>
                                <a:lnTo>
                                  <a:pt x="2107247" y="1706346"/>
                                </a:lnTo>
                                <a:lnTo>
                                  <a:pt x="2107247" y="1175816"/>
                                </a:lnTo>
                                <a:close/>
                              </a:path>
                              <a:path w="2228850" h="2749550">
                                <a:moveTo>
                                  <a:pt x="2107247" y="79806"/>
                                </a:moveTo>
                                <a:lnTo>
                                  <a:pt x="2046630" y="79806"/>
                                </a:lnTo>
                                <a:lnTo>
                                  <a:pt x="2046630" y="303644"/>
                                </a:lnTo>
                                <a:lnTo>
                                  <a:pt x="1986013" y="303644"/>
                                </a:lnTo>
                                <a:lnTo>
                                  <a:pt x="1986013" y="693572"/>
                                </a:lnTo>
                                <a:lnTo>
                                  <a:pt x="2046630" y="693572"/>
                                </a:lnTo>
                                <a:lnTo>
                                  <a:pt x="2046630" y="610374"/>
                                </a:lnTo>
                                <a:lnTo>
                                  <a:pt x="2107247" y="610374"/>
                                </a:lnTo>
                                <a:lnTo>
                                  <a:pt x="2107247" y="79806"/>
                                </a:lnTo>
                                <a:close/>
                              </a:path>
                              <a:path w="2228850" h="2749550">
                                <a:moveTo>
                                  <a:pt x="2167826" y="611860"/>
                                </a:moveTo>
                                <a:lnTo>
                                  <a:pt x="2107209" y="611860"/>
                                </a:lnTo>
                                <a:lnTo>
                                  <a:pt x="2107209" y="878763"/>
                                </a:lnTo>
                                <a:lnTo>
                                  <a:pt x="2167826" y="878763"/>
                                </a:lnTo>
                                <a:lnTo>
                                  <a:pt x="2167826" y="611860"/>
                                </a:lnTo>
                                <a:close/>
                              </a:path>
                              <a:path w="2228850" h="2749550">
                                <a:moveTo>
                                  <a:pt x="2228443" y="1535988"/>
                                </a:moveTo>
                                <a:lnTo>
                                  <a:pt x="2167826" y="1535988"/>
                                </a:lnTo>
                                <a:lnTo>
                                  <a:pt x="2167826" y="1837169"/>
                                </a:lnTo>
                                <a:lnTo>
                                  <a:pt x="2107209" y="1837169"/>
                                </a:lnTo>
                                <a:lnTo>
                                  <a:pt x="2107209" y="2104059"/>
                                </a:lnTo>
                                <a:lnTo>
                                  <a:pt x="2167826" y="2104059"/>
                                </a:lnTo>
                                <a:lnTo>
                                  <a:pt x="2167826" y="2053767"/>
                                </a:lnTo>
                                <a:lnTo>
                                  <a:pt x="2228443" y="2053767"/>
                                </a:lnTo>
                                <a:lnTo>
                                  <a:pt x="2228443" y="1535988"/>
                                </a:lnTo>
                                <a:close/>
                              </a:path>
                              <a:path w="2228850" h="2749550">
                                <a:moveTo>
                                  <a:pt x="2228443" y="0"/>
                                </a:moveTo>
                                <a:lnTo>
                                  <a:pt x="2167826" y="0"/>
                                </a:lnTo>
                                <a:lnTo>
                                  <a:pt x="2167826" y="517804"/>
                                </a:lnTo>
                                <a:lnTo>
                                  <a:pt x="2228443" y="517804"/>
                                </a:lnTo>
                                <a:lnTo>
                                  <a:pt x="2228443" y="0"/>
                                </a:lnTo>
                                <a:close/>
                              </a:path>
                            </a:pathLst>
                          </a:custGeom>
                          <a:solidFill>
                            <a:srgbClr val="7EA587"/>
                          </a:solidFill>
                        </wps:spPr>
                        <wps:bodyPr wrap="square" lIns="0" tIns="0" rIns="0" bIns="0" rtlCol="0">
                          <a:prstTxWarp prst="textNoShape">
                            <a:avLst/>
                          </a:prstTxWarp>
                          <a:noAutofit/>
                        </wps:bodyPr>
                      </wps:wsp>
                      <wps:wsp>
                        <wps:cNvPr id="181" name="Graphic 181"/>
                        <wps:cNvSpPr/>
                        <wps:spPr>
                          <a:xfrm>
                            <a:off x="86080" y="621004"/>
                            <a:ext cx="2228850" cy="1865630"/>
                          </a:xfrm>
                          <a:custGeom>
                            <a:avLst/>
                            <a:gdLst/>
                            <a:ahLst/>
                            <a:cxnLst/>
                            <a:rect l="l" t="t" r="r" b="b"/>
                            <a:pathLst>
                              <a:path w="2228850" h="1865630">
                                <a:moveTo>
                                  <a:pt x="60617" y="1504950"/>
                                </a:moveTo>
                                <a:lnTo>
                                  <a:pt x="0" y="1504950"/>
                                </a:lnTo>
                                <a:lnTo>
                                  <a:pt x="0" y="1525193"/>
                                </a:lnTo>
                                <a:lnTo>
                                  <a:pt x="60617" y="1525193"/>
                                </a:lnTo>
                                <a:lnTo>
                                  <a:pt x="60617" y="1504950"/>
                                </a:lnTo>
                                <a:close/>
                              </a:path>
                              <a:path w="2228850" h="1865630">
                                <a:moveTo>
                                  <a:pt x="60617" y="1395272"/>
                                </a:moveTo>
                                <a:lnTo>
                                  <a:pt x="0" y="1395272"/>
                                </a:lnTo>
                                <a:lnTo>
                                  <a:pt x="0" y="1415516"/>
                                </a:lnTo>
                                <a:lnTo>
                                  <a:pt x="60617" y="1415516"/>
                                </a:lnTo>
                                <a:lnTo>
                                  <a:pt x="60617" y="1395272"/>
                                </a:lnTo>
                                <a:close/>
                              </a:path>
                              <a:path w="2228850" h="1865630">
                                <a:moveTo>
                                  <a:pt x="121234" y="1606804"/>
                                </a:moveTo>
                                <a:lnTo>
                                  <a:pt x="60617" y="1606804"/>
                                </a:lnTo>
                                <a:lnTo>
                                  <a:pt x="60617" y="1622818"/>
                                </a:lnTo>
                                <a:lnTo>
                                  <a:pt x="121234" y="1622818"/>
                                </a:lnTo>
                                <a:lnTo>
                                  <a:pt x="121234" y="1606804"/>
                                </a:lnTo>
                                <a:close/>
                              </a:path>
                              <a:path w="2228850" h="1865630">
                                <a:moveTo>
                                  <a:pt x="121234" y="1440916"/>
                                </a:moveTo>
                                <a:lnTo>
                                  <a:pt x="60617" y="1440916"/>
                                </a:lnTo>
                                <a:lnTo>
                                  <a:pt x="60617" y="1456880"/>
                                </a:lnTo>
                                <a:lnTo>
                                  <a:pt x="121234" y="1456880"/>
                                </a:lnTo>
                                <a:lnTo>
                                  <a:pt x="121234" y="1440916"/>
                                </a:lnTo>
                                <a:close/>
                              </a:path>
                              <a:path w="2228850" h="1865630">
                                <a:moveTo>
                                  <a:pt x="181864" y="1676501"/>
                                </a:moveTo>
                                <a:lnTo>
                                  <a:pt x="121246" y="1676501"/>
                                </a:lnTo>
                                <a:lnTo>
                                  <a:pt x="121246" y="1738515"/>
                                </a:lnTo>
                                <a:lnTo>
                                  <a:pt x="181864" y="1738515"/>
                                </a:lnTo>
                                <a:lnTo>
                                  <a:pt x="181864" y="1676501"/>
                                </a:lnTo>
                                <a:close/>
                              </a:path>
                              <a:path w="2228850" h="1865630">
                                <a:moveTo>
                                  <a:pt x="181864" y="1410398"/>
                                </a:moveTo>
                                <a:lnTo>
                                  <a:pt x="121246" y="1410398"/>
                                </a:lnTo>
                                <a:lnTo>
                                  <a:pt x="121246" y="1472374"/>
                                </a:lnTo>
                                <a:lnTo>
                                  <a:pt x="181864" y="1472374"/>
                                </a:lnTo>
                                <a:lnTo>
                                  <a:pt x="181864" y="1410398"/>
                                </a:lnTo>
                                <a:close/>
                              </a:path>
                              <a:path w="2228850" h="1865630">
                                <a:moveTo>
                                  <a:pt x="242430" y="1283512"/>
                                </a:moveTo>
                                <a:lnTo>
                                  <a:pt x="181813" y="1283512"/>
                                </a:lnTo>
                                <a:lnTo>
                                  <a:pt x="181813" y="1316393"/>
                                </a:lnTo>
                                <a:lnTo>
                                  <a:pt x="242430" y="1316393"/>
                                </a:lnTo>
                                <a:lnTo>
                                  <a:pt x="242430" y="1283512"/>
                                </a:lnTo>
                                <a:close/>
                              </a:path>
                              <a:path w="2228850" h="1865630">
                                <a:moveTo>
                                  <a:pt x="303047" y="1516951"/>
                                </a:moveTo>
                                <a:lnTo>
                                  <a:pt x="242430" y="1516951"/>
                                </a:lnTo>
                                <a:lnTo>
                                  <a:pt x="242430" y="1533677"/>
                                </a:lnTo>
                                <a:lnTo>
                                  <a:pt x="181813" y="1533677"/>
                                </a:lnTo>
                                <a:lnTo>
                                  <a:pt x="181813" y="1566583"/>
                                </a:lnTo>
                                <a:lnTo>
                                  <a:pt x="242430" y="1566583"/>
                                </a:lnTo>
                                <a:lnTo>
                                  <a:pt x="242430" y="1554314"/>
                                </a:lnTo>
                                <a:lnTo>
                                  <a:pt x="303047" y="1554314"/>
                                </a:lnTo>
                                <a:lnTo>
                                  <a:pt x="303047" y="1516951"/>
                                </a:lnTo>
                                <a:close/>
                              </a:path>
                              <a:path w="2228850" h="1865630">
                                <a:moveTo>
                                  <a:pt x="303047" y="1317282"/>
                                </a:moveTo>
                                <a:lnTo>
                                  <a:pt x="242430" y="1317282"/>
                                </a:lnTo>
                                <a:lnTo>
                                  <a:pt x="242430" y="1354632"/>
                                </a:lnTo>
                                <a:lnTo>
                                  <a:pt x="303047" y="1354632"/>
                                </a:lnTo>
                                <a:lnTo>
                                  <a:pt x="303047" y="1317282"/>
                                </a:lnTo>
                                <a:close/>
                              </a:path>
                              <a:path w="2228850" h="1865630">
                                <a:moveTo>
                                  <a:pt x="363677" y="1675307"/>
                                </a:moveTo>
                                <a:lnTo>
                                  <a:pt x="303060" y="1675307"/>
                                </a:lnTo>
                                <a:lnTo>
                                  <a:pt x="303060" y="1749475"/>
                                </a:lnTo>
                                <a:lnTo>
                                  <a:pt x="363677" y="1749475"/>
                                </a:lnTo>
                                <a:lnTo>
                                  <a:pt x="363677" y="1675307"/>
                                </a:lnTo>
                                <a:close/>
                              </a:path>
                              <a:path w="2228850" h="1865630">
                                <a:moveTo>
                                  <a:pt x="363677" y="1171130"/>
                                </a:moveTo>
                                <a:lnTo>
                                  <a:pt x="303060" y="1171130"/>
                                </a:lnTo>
                                <a:lnTo>
                                  <a:pt x="303060" y="1245298"/>
                                </a:lnTo>
                                <a:lnTo>
                                  <a:pt x="363677" y="1245298"/>
                                </a:lnTo>
                                <a:lnTo>
                                  <a:pt x="363677" y="1171130"/>
                                </a:lnTo>
                                <a:close/>
                              </a:path>
                              <a:path w="2228850" h="1865630">
                                <a:moveTo>
                                  <a:pt x="526846" y="1821256"/>
                                </a:moveTo>
                                <a:lnTo>
                                  <a:pt x="466229" y="1821256"/>
                                </a:lnTo>
                                <a:lnTo>
                                  <a:pt x="466229" y="1865325"/>
                                </a:lnTo>
                                <a:lnTo>
                                  <a:pt x="526846" y="1865325"/>
                                </a:lnTo>
                                <a:lnTo>
                                  <a:pt x="526846" y="1821256"/>
                                </a:lnTo>
                                <a:close/>
                              </a:path>
                              <a:path w="2228850" h="1865630">
                                <a:moveTo>
                                  <a:pt x="587413" y="1757705"/>
                                </a:moveTo>
                                <a:lnTo>
                                  <a:pt x="526796" y="1757705"/>
                                </a:lnTo>
                                <a:lnTo>
                                  <a:pt x="526796" y="1807019"/>
                                </a:lnTo>
                                <a:lnTo>
                                  <a:pt x="587413" y="1807019"/>
                                </a:lnTo>
                                <a:lnTo>
                                  <a:pt x="587413" y="1757705"/>
                                </a:lnTo>
                                <a:close/>
                              </a:path>
                              <a:path w="2228850" h="1865630">
                                <a:moveTo>
                                  <a:pt x="587413" y="1314843"/>
                                </a:moveTo>
                                <a:lnTo>
                                  <a:pt x="526796" y="1314843"/>
                                </a:lnTo>
                                <a:lnTo>
                                  <a:pt x="526796" y="1344968"/>
                                </a:lnTo>
                                <a:lnTo>
                                  <a:pt x="466229" y="1344968"/>
                                </a:lnTo>
                                <a:lnTo>
                                  <a:pt x="466229" y="1388960"/>
                                </a:lnTo>
                                <a:lnTo>
                                  <a:pt x="526846" y="1388960"/>
                                </a:lnTo>
                                <a:lnTo>
                                  <a:pt x="526846" y="1364157"/>
                                </a:lnTo>
                                <a:lnTo>
                                  <a:pt x="587413" y="1364157"/>
                                </a:lnTo>
                                <a:lnTo>
                                  <a:pt x="587413" y="1314843"/>
                                </a:lnTo>
                                <a:close/>
                              </a:path>
                              <a:path w="2228850" h="1865630">
                                <a:moveTo>
                                  <a:pt x="648042" y="1587601"/>
                                </a:moveTo>
                                <a:lnTo>
                                  <a:pt x="587425" y="1587601"/>
                                </a:lnTo>
                                <a:lnTo>
                                  <a:pt x="587425" y="1640535"/>
                                </a:lnTo>
                                <a:lnTo>
                                  <a:pt x="648042" y="1640535"/>
                                </a:lnTo>
                                <a:lnTo>
                                  <a:pt x="648042" y="1587601"/>
                                </a:lnTo>
                                <a:close/>
                              </a:path>
                              <a:path w="2228850" h="1865630">
                                <a:moveTo>
                                  <a:pt x="648042" y="1363662"/>
                                </a:moveTo>
                                <a:lnTo>
                                  <a:pt x="587425" y="1363662"/>
                                </a:lnTo>
                                <a:lnTo>
                                  <a:pt x="587425" y="1416545"/>
                                </a:lnTo>
                                <a:lnTo>
                                  <a:pt x="648042" y="1416545"/>
                                </a:lnTo>
                                <a:lnTo>
                                  <a:pt x="648042" y="1363662"/>
                                </a:lnTo>
                                <a:close/>
                              </a:path>
                              <a:path w="2228850" h="1865630">
                                <a:moveTo>
                                  <a:pt x="708660" y="1257198"/>
                                </a:moveTo>
                                <a:lnTo>
                                  <a:pt x="648042" y="1257198"/>
                                </a:lnTo>
                                <a:lnTo>
                                  <a:pt x="648042" y="1357960"/>
                                </a:lnTo>
                                <a:lnTo>
                                  <a:pt x="708660" y="1357960"/>
                                </a:lnTo>
                                <a:lnTo>
                                  <a:pt x="708660" y="1257198"/>
                                </a:lnTo>
                                <a:close/>
                              </a:path>
                              <a:path w="2228850" h="1865630">
                                <a:moveTo>
                                  <a:pt x="708660" y="1057529"/>
                                </a:moveTo>
                                <a:lnTo>
                                  <a:pt x="648042" y="1057529"/>
                                </a:lnTo>
                                <a:lnTo>
                                  <a:pt x="648042" y="1158227"/>
                                </a:lnTo>
                                <a:lnTo>
                                  <a:pt x="708660" y="1158227"/>
                                </a:lnTo>
                                <a:lnTo>
                                  <a:pt x="708660" y="1057529"/>
                                </a:lnTo>
                                <a:close/>
                              </a:path>
                              <a:path w="2228850" h="1865630">
                                <a:moveTo>
                                  <a:pt x="769239" y="935634"/>
                                </a:moveTo>
                                <a:lnTo>
                                  <a:pt x="708621" y="935634"/>
                                </a:lnTo>
                                <a:lnTo>
                                  <a:pt x="708621" y="969378"/>
                                </a:lnTo>
                                <a:lnTo>
                                  <a:pt x="769239" y="969378"/>
                                </a:lnTo>
                                <a:lnTo>
                                  <a:pt x="769239" y="935634"/>
                                </a:lnTo>
                                <a:close/>
                              </a:path>
                              <a:path w="2228850" h="1865630">
                                <a:moveTo>
                                  <a:pt x="769239" y="783831"/>
                                </a:moveTo>
                                <a:lnTo>
                                  <a:pt x="708621" y="783831"/>
                                </a:lnTo>
                                <a:lnTo>
                                  <a:pt x="708621" y="817524"/>
                                </a:lnTo>
                                <a:lnTo>
                                  <a:pt x="769239" y="817524"/>
                                </a:lnTo>
                                <a:lnTo>
                                  <a:pt x="769239" y="783831"/>
                                </a:lnTo>
                                <a:close/>
                              </a:path>
                              <a:path w="2228850" h="1865630">
                                <a:moveTo>
                                  <a:pt x="829856" y="862863"/>
                                </a:moveTo>
                                <a:lnTo>
                                  <a:pt x="769239" y="862863"/>
                                </a:lnTo>
                                <a:lnTo>
                                  <a:pt x="769239" y="908710"/>
                                </a:lnTo>
                                <a:lnTo>
                                  <a:pt x="829856" y="908710"/>
                                </a:lnTo>
                                <a:lnTo>
                                  <a:pt x="829856" y="862863"/>
                                </a:lnTo>
                                <a:close/>
                              </a:path>
                              <a:path w="2228850" h="1865630">
                                <a:moveTo>
                                  <a:pt x="829856" y="511035"/>
                                </a:moveTo>
                                <a:lnTo>
                                  <a:pt x="769239" y="511035"/>
                                </a:lnTo>
                                <a:lnTo>
                                  <a:pt x="769239" y="556869"/>
                                </a:lnTo>
                                <a:lnTo>
                                  <a:pt x="829856" y="556869"/>
                                </a:lnTo>
                                <a:lnTo>
                                  <a:pt x="829856" y="511035"/>
                                </a:lnTo>
                                <a:close/>
                              </a:path>
                              <a:path w="2228850" h="1865630">
                                <a:moveTo>
                                  <a:pt x="993025" y="1632254"/>
                                </a:moveTo>
                                <a:lnTo>
                                  <a:pt x="932408" y="1632254"/>
                                </a:lnTo>
                                <a:lnTo>
                                  <a:pt x="932408" y="1701698"/>
                                </a:lnTo>
                                <a:lnTo>
                                  <a:pt x="993025" y="1701698"/>
                                </a:lnTo>
                                <a:lnTo>
                                  <a:pt x="993025" y="1632254"/>
                                </a:lnTo>
                                <a:close/>
                              </a:path>
                              <a:path w="2228850" h="1865630">
                                <a:moveTo>
                                  <a:pt x="1053642" y="1134021"/>
                                </a:moveTo>
                                <a:lnTo>
                                  <a:pt x="993025" y="1134021"/>
                                </a:lnTo>
                                <a:lnTo>
                                  <a:pt x="993025" y="1208532"/>
                                </a:lnTo>
                                <a:lnTo>
                                  <a:pt x="932408" y="1208532"/>
                                </a:lnTo>
                                <a:lnTo>
                                  <a:pt x="932408" y="1278039"/>
                                </a:lnTo>
                                <a:lnTo>
                                  <a:pt x="993025" y="1278039"/>
                                </a:lnTo>
                                <a:lnTo>
                                  <a:pt x="993025" y="1254671"/>
                                </a:lnTo>
                                <a:lnTo>
                                  <a:pt x="1053642" y="1254671"/>
                                </a:lnTo>
                                <a:lnTo>
                                  <a:pt x="1053642" y="1134021"/>
                                </a:lnTo>
                                <a:close/>
                              </a:path>
                              <a:path w="2228850" h="1865630">
                                <a:moveTo>
                                  <a:pt x="1174838" y="1178661"/>
                                </a:moveTo>
                                <a:lnTo>
                                  <a:pt x="1114221" y="1178661"/>
                                </a:lnTo>
                                <a:lnTo>
                                  <a:pt x="1114221" y="1265047"/>
                                </a:lnTo>
                                <a:lnTo>
                                  <a:pt x="1053604" y="1265047"/>
                                </a:lnTo>
                                <a:lnTo>
                                  <a:pt x="1053604" y="1337818"/>
                                </a:lnTo>
                                <a:lnTo>
                                  <a:pt x="1114221" y="1337818"/>
                                </a:lnTo>
                                <a:lnTo>
                                  <a:pt x="1114221" y="1272286"/>
                                </a:lnTo>
                                <a:lnTo>
                                  <a:pt x="1174838" y="1272286"/>
                                </a:lnTo>
                                <a:lnTo>
                                  <a:pt x="1174838" y="1178661"/>
                                </a:lnTo>
                                <a:close/>
                              </a:path>
                              <a:path w="2228850" h="1865630">
                                <a:moveTo>
                                  <a:pt x="1174838" y="973531"/>
                                </a:moveTo>
                                <a:lnTo>
                                  <a:pt x="1114221" y="973531"/>
                                </a:lnTo>
                                <a:lnTo>
                                  <a:pt x="1114221" y="911186"/>
                                </a:lnTo>
                                <a:lnTo>
                                  <a:pt x="1053642" y="911186"/>
                                </a:lnTo>
                                <a:lnTo>
                                  <a:pt x="1053642" y="808799"/>
                                </a:lnTo>
                                <a:lnTo>
                                  <a:pt x="993025" y="808799"/>
                                </a:lnTo>
                                <a:lnTo>
                                  <a:pt x="993025" y="929500"/>
                                </a:lnTo>
                                <a:lnTo>
                                  <a:pt x="1053604" y="929500"/>
                                </a:lnTo>
                                <a:lnTo>
                                  <a:pt x="1053604" y="984008"/>
                                </a:lnTo>
                                <a:lnTo>
                                  <a:pt x="1114221" y="984008"/>
                                </a:lnTo>
                                <a:lnTo>
                                  <a:pt x="1114221" y="1067193"/>
                                </a:lnTo>
                                <a:lnTo>
                                  <a:pt x="1174838" y="1067193"/>
                                </a:lnTo>
                                <a:lnTo>
                                  <a:pt x="1174838" y="973531"/>
                                </a:lnTo>
                                <a:close/>
                              </a:path>
                              <a:path w="2228850" h="1865630">
                                <a:moveTo>
                                  <a:pt x="1235456" y="852093"/>
                                </a:moveTo>
                                <a:lnTo>
                                  <a:pt x="1174838" y="852093"/>
                                </a:lnTo>
                                <a:lnTo>
                                  <a:pt x="1174838" y="906716"/>
                                </a:lnTo>
                                <a:lnTo>
                                  <a:pt x="1235456" y="906716"/>
                                </a:lnTo>
                                <a:lnTo>
                                  <a:pt x="1235456" y="852093"/>
                                </a:lnTo>
                                <a:close/>
                              </a:path>
                              <a:path w="2228850" h="1865630">
                                <a:moveTo>
                                  <a:pt x="1296035" y="553542"/>
                                </a:moveTo>
                                <a:lnTo>
                                  <a:pt x="1235417" y="553542"/>
                                </a:lnTo>
                                <a:lnTo>
                                  <a:pt x="1235417" y="601522"/>
                                </a:lnTo>
                                <a:lnTo>
                                  <a:pt x="1174838" y="601522"/>
                                </a:lnTo>
                                <a:lnTo>
                                  <a:pt x="1174838" y="656082"/>
                                </a:lnTo>
                                <a:lnTo>
                                  <a:pt x="1235456" y="656082"/>
                                </a:lnTo>
                                <a:lnTo>
                                  <a:pt x="1235456" y="602970"/>
                                </a:lnTo>
                                <a:lnTo>
                                  <a:pt x="1296035" y="602970"/>
                                </a:lnTo>
                                <a:lnTo>
                                  <a:pt x="1296035" y="553542"/>
                                </a:lnTo>
                                <a:close/>
                              </a:path>
                              <a:path w="2228850" h="1865630">
                                <a:moveTo>
                                  <a:pt x="1296035" y="236042"/>
                                </a:moveTo>
                                <a:lnTo>
                                  <a:pt x="1235417" y="236042"/>
                                </a:lnTo>
                                <a:lnTo>
                                  <a:pt x="1235417" y="285407"/>
                                </a:lnTo>
                                <a:lnTo>
                                  <a:pt x="1296035" y="285407"/>
                                </a:lnTo>
                                <a:lnTo>
                                  <a:pt x="1296035" y="236042"/>
                                </a:lnTo>
                                <a:close/>
                              </a:path>
                              <a:path w="2228850" h="1865630">
                                <a:moveTo>
                                  <a:pt x="1459204" y="931418"/>
                                </a:moveTo>
                                <a:lnTo>
                                  <a:pt x="1398587" y="931418"/>
                                </a:lnTo>
                                <a:lnTo>
                                  <a:pt x="1398587" y="952550"/>
                                </a:lnTo>
                                <a:lnTo>
                                  <a:pt x="1459204" y="952550"/>
                                </a:lnTo>
                                <a:lnTo>
                                  <a:pt x="1459204" y="931418"/>
                                </a:lnTo>
                                <a:close/>
                              </a:path>
                              <a:path w="2228850" h="1865630">
                                <a:moveTo>
                                  <a:pt x="1459204" y="819797"/>
                                </a:moveTo>
                                <a:lnTo>
                                  <a:pt x="1398587" y="819797"/>
                                </a:lnTo>
                                <a:lnTo>
                                  <a:pt x="1398587" y="841032"/>
                                </a:lnTo>
                                <a:lnTo>
                                  <a:pt x="1459204" y="841032"/>
                                </a:lnTo>
                                <a:lnTo>
                                  <a:pt x="1459204" y="819797"/>
                                </a:lnTo>
                                <a:close/>
                              </a:path>
                              <a:path w="2228850" h="1865630">
                                <a:moveTo>
                                  <a:pt x="1519821" y="1050886"/>
                                </a:moveTo>
                                <a:lnTo>
                                  <a:pt x="1459204" y="1050886"/>
                                </a:lnTo>
                                <a:lnTo>
                                  <a:pt x="1459204" y="1086396"/>
                                </a:lnTo>
                                <a:lnTo>
                                  <a:pt x="1519821" y="1086396"/>
                                </a:lnTo>
                                <a:lnTo>
                                  <a:pt x="1519821" y="1050886"/>
                                </a:lnTo>
                                <a:close/>
                              </a:path>
                              <a:path w="2228850" h="1865630">
                                <a:moveTo>
                                  <a:pt x="1519821" y="352425"/>
                                </a:moveTo>
                                <a:lnTo>
                                  <a:pt x="1459204" y="352425"/>
                                </a:lnTo>
                                <a:lnTo>
                                  <a:pt x="1459204" y="387997"/>
                                </a:lnTo>
                                <a:lnTo>
                                  <a:pt x="1519821" y="387997"/>
                                </a:lnTo>
                                <a:lnTo>
                                  <a:pt x="1519821" y="352425"/>
                                </a:lnTo>
                                <a:close/>
                              </a:path>
                              <a:path w="2228850" h="1865630">
                                <a:moveTo>
                                  <a:pt x="1580451" y="1134770"/>
                                </a:moveTo>
                                <a:lnTo>
                                  <a:pt x="1519834" y="1134770"/>
                                </a:lnTo>
                                <a:lnTo>
                                  <a:pt x="1519834" y="1165682"/>
                                </a:lnTo>
                                <a:lnTo>
                                  <a:pt x="1580451" y="1165682"/>
                                </a:lnTo>
                                <a:lnTo>
                                  <a:pt x="1580451" y="1134770"/>
                                </a:lnTo>
                                <a:close/>
                              </a:path>
                              <a:path w="2228850" h="1865630">
                                <a:moveTo>
                                  <a:pt x="1580451" y="459549"/>
                                </a:moveTo>
                                <a:lnTo>
                                  <a:pt x="1519834" y="459549"/>
                                </a:lnTo>
                                <a:lnTo>
                                  <a:pt x="1519834" y="490435"/>
                                </a:lnTo>
                                <a:lnTo>
                                  <a:pt x="1580451" y="490435"/>
                                </a:lnTo>
                                <a:lnTo>
                                  <a:pt x="1580451" y="459549"/>
                                </a:lnTo>
                                <a:close/>
                              </a:path>
                              <a:path w="2228850" h="1865630">
                                <a:moveTo>
                                  <a:pt x="1641017" y="295770"/>
                                </a:moveTo>
                                <a:lnTo>
                                  <a:pt x="1580400" y="295770"/>
                                </a:lnTo>
                                <a:lnTo>
                                  <a:pt x="1580400" y="338988"/>
                                </a:lnTo>
                                <a:lnTo>
                                  <a:pt x="1641017" y="338988"/>
                                </a:lnTo>
                                <a:lnTo>
                                  <a:pt x="1641017" y="295770"/>
                                </a:lnTo>
                                <a:close/>
                              </a:path>
                              <a:path w="2228850" h="1865630">
                                <a:moveTo>
                                  <a:pt x="1701634" y="1068692"/>
                                </a:moveTo>
                                <a:lnTo>
                                  <a:pt x="1641017" y="1068692"/>
                                </a:lnTo>
                                <a:lnTo>
                                  <a:pt x="1641017" y="1091018"/>
                                </a:lnTo>
                                <a:lnTo>
                                  <a:pt x="1580400" y="1091018"/>
                                </a:lnTo>
                                <a:lnTo>
                                  <a:pt x="1580400" y="1134224"/>
                                </a:lnTo>
                                <a:lnTo>
                                  <a:pt x="1641017" y="1134224"/>
                                </a:lnTo>
                                <a:lnTo>
                                  <a:pt x="1641017" y="1156157"/>
                                </a:lnTo>
                                <a:lnTo>
                                  <a:pt x="1701634" y="1156157"/>
                                </a:lnTo>
                                <a:lnTo>
                                  <a:pt x="1701634" y="1068692"/>
                                </a:lnTo>
                                <a:close/>
                              </a:path>
                              <a:path w="2228850" h="1865630">
                                <a:moveTo>
                                  <a:pt x="1701634" y="697814"/>
                                </a:moveTo>
                                <a:lnTo>
                                  <a:pt x="1641017" y="697814"/>
                                </a:lnTo>
                                <a:lnTo>
                                  <a:pt x="1641017" y="785317"/>
                                </a:lnTo>
                                <a:lnTo>
                                  <a:pt x="1701634" y="785317"/>
                                </a:lnTo>
                                <a:lnTo>
                                  <a:pt x="1701634" y="697814"/>
                                </a:lnTo>
                                <a:close/>
                              </a:path>
                              <a:path w="2228850" h="1865630">
                                <a:moveTo>
                                  <a:pt x="1762264" y="1061097"/>
                                </a:moveTo>
                                <a:lnTo>
                                  <a:pt x="1701647" y="1061097"/>
                                </a:lnTo>
                                <a:lnTo>
                                  <a:pt x="1701647" y="1106589"/>
                                </a:lnTo>
                                <a:lnTo>
                                  <a:pt x="1762264" y="1106589"/>
                                </a:lnTo>
                                <a:lnTo>
                                  <a:pt x="1762264" y="1061097"/>
                                </a:lnTo>
                                <a:close/>
                              </a:path>
                              <a:path w="2228850" h="1865630">
                                <a:moveTo>
                                  <a:pt x="1762264" y="423329"/>
                                </a:moveTo>
                                <a:lnTo>
                                  <a:pt x="1701647" y="423329"/>
                                </a:lnTo>
                                <a:lnTo>
                                  <a:pt x="1701647" y="468807"/>
                                </a:lnTo>
                                <a:lnTo>
                                  <a:pt x="1762264" y="468807"/>
                                </a:lnTo>
                                <a:lnTo>
                                  <a:pt x="1762264" y="423329"/>
                                </a:lnTo>
                                <a:close/>
                              </a:path>
                              <a:path w="2228850" h="1865630">
                                <a:moveTo>
                                  <a:pt x="1925434" y="926998"/>
                                </a:moveTo>
                                <a:lnTo>
                                  <a:pt x="1864817" y="926998"/>
                                </a:lnTo>
                                <a:lnTo>
                                  <a:pt x="1864817" y="939152"/>
                                </a:lnTo>
                                <a:lnTo>
                                  <a:pt x="1925434" y="939152"/>
                                </a:lnTo>
                                <a:lnTo>
                                  <a:pt x="1925434" y="926998"/>
                                </a:lnTo>
                                <a:close/>
                              </a:path>
                              <a:path w="2228850" h="1865630">
                                <a:moveTo>
                                  <a:pt x="1986000" y="764578"/>
                                </a:moveTo>
                                <a:lnTo>
                                  <a:pt x="1925383" y="764578"/>
                                </a:lnTo>
                                <a:lnTo>
                                  <a:pt x="1925383" y="815975"/>
                                </a:lnTo>
                                <a:lnTo>
                                  <a:pt x="1864817" y="815975"/>
                                </a:lnTo>
                                <a:lnTo>
                                  <a:pt x="1864817" y="828090"/>
                                </a:lnTo>
                                <a:lnTo>
                                  <a:pt x="1925383" y="828090"/>
                                </a:lnTo>
                                <a:lnTo>
                                  <a:pt x="1925383" y="916635"/>
                                </a:lnTo>
                                <a:lnTo>
                                  <a:pt x="1986000" y="916635"/>
                                </a:lnTo>
                                <a:lnTo>
                                  <a:pt x="1986000" y="764578"/>
                                </a:lnTo>
                                <a:close/>
                              </a:path>
                              <a:path w="2228850" h="1865630">
                                <a:moveTo>
                                  <a:pt x="1986000" y="43865"/>
                                </a:moveTo>
                                <a:lnTo>
                                  <a:pt x="1925383" y="43865"/>
                                </a:lnTo>
                                <a:lnTo>
                                  <a:pt x="1925383" y="195859"/>
                                </a:lnTo>
                                <a:lnTo>
                                  <a:pt x="1986000" y="195859"/>
                                </a:lnTo>
                                <a:lnTo>
                                  <a:pt x="1986000" y="43865"/>
                                </a:lnTo>
                                <a:close/>
                              </a:path>
                              <a:path w="2228850" h="1865630">
                                <a:moveTo>
                                  <a:pt x="2046630" y="734568"/>
                                </a:moveTo>
                                <a:lnTo>
                                  <a:pt x="1986013" y="734568"/>
                                </a:lnTo>
                                <a:lnTo>
                                  <a:pt x="1986013" y="814108"/>
                                </a:lnTo>
                                <a:lnTo>
                                  <a:pt x="2046630" y="814108"/>
                                </a:lnTo>
                                <a:lnTo>
                                  <a:pt x="2046630" y="734568"/>
                                </a:lnTo>
                                <a:close/>
                              </a:path>
                              <a:path w="2228850" h="1865630">
                                <a:moveTo>
                                  <a:pt x="2107247" y="560247"/>
                                </a:moveTo>
                                <a:lnTo>
                                  <a:pt x="2046630" y="560247"/>
                                </a:lnTo>
                                <a:lnTo>
                                  <a:pt x="2046630" y="658012"/>
                                </a:lnTo>
                                <a:lnTo>
                                  <a:pt x="2107247" y="658012"/>
                                </a:lnTo>
                                <a:lnTo>
                                  <a:pt x="2107247" y="560247"/>
                                </a:lnTo>
                                <a:close/>
                              </a:path>
                              <a:path w="2228850" h="1865630">
                                <a:moveTo>
                                  <a:pt x="2107247" y="92570"/>
                                </a:moveTo>
                                <a:lnTo>
                                  <a:pt x="2046630" y="92570"/>
                                </a:lnTo>
                                <a:lnTo>
                                  <a:pt x="2046630" y="175768"/>
                                </a:lnTo>
                                <a:lnTo>
                                  <a:pt x="1986013" y="175768"/>
                                </a:lnTo>
                                <a:lnTo>
                                  <a:pt x="1986013" y="255244"/>
                                </a:lnTo>
                                <a:lnTo>
                                  <a:pt x="2046630" y="255244"/>
                                </a:lnTo>
                                <a:lnTo>
                                  <a:pt x="2046630" y="190360"/>
                                </a:lnTo>
                                <a:lnTo>
                                  <a:pt x="2107247" y="190360"/>
                                </a:lnTo>
                                <a:lnTo>
                                  <a:pt x="2107247" y="92570"/>
                                </a:lnTo>
                                <a:close/>
                              </a:path>
                              <a:path w="2228850" h="1865630">
                                <a:moveTo>
                                  <a:pt x="2167826" y="1151686"/>
                                </a:moveTo>
                                <a:lnTo>
                                  <a:pt x="2107209" y="1151686"/>
                                </a:lnTo>
                                <a:lnTo>
                                  <a:pt x="2107209" y="1319364"/>
                                </a:lnTo>
                                <a:lnTo>
                                  <a:pt x="2167826" y="1319364"/>
                                </a:lnTo>
                                <a:lnTo>
                                  <a:pt x="2167826" y="1151686"/>
                                </a:lnTo>
                                <a:close/>
                              </a:path>
                              <a:path w="2228850" h="1865630">
                                <a:moveTo>
                                  <a:pt x="2167826" y="360959"/>
                                </a:moveTo>
                                <a:lnTo>
                                  <a:pt x="2107209" y="360959"/>
                                </a:lnTo>
                                <a:lnTo>
                                  <a:pt x="2107209" y="528637"/>
                                </a:lnTo>
                                <a:lnTo>
                                  <a:pt x="2167826" y="528637"/>
                                </a:lnTo>
                                <a:lnTo>
                                  <a:pt x="2167826" y="360959"/>
                                </a:lnTo>
                                <a:close/>
                              </a:path>
                              <a:path w="2228850" h="1865630">
                                <a:moveTo>
                                  <a:pt x="2228443" y="895311"/>
                                </a:moveTo>
                                <a:lnTo>
                                  <a:pt x="2167826" y="895311"/>
                                </a:lnTo>
                                <a:lnTo>
                                  <a:pt x="2167826" y="1018184"/>
                                </a:lnTo>
                                <a:lnTo>
                                  <a:pt x="2228443" y="1018184"/>
                                </a:lnTo>
                                <a:lnTo>
                                  <a:pt x="2228443" y="895311"/>
                                </a:lnTo>
                                <a:close/>
                              </a:path>
                              <a:path w="2228850" h="1865630">
                                <a:moveTo>
                                  <a:pt x="2228443" y="0"/>
                                </a:moveTo>
                                <a:lnTo>
                                  <a:pt x="2167826" y="0"/>
                                </a:lnTo>
                                <a:lnTo>
                                  <a:pt x="2167826" y="122834"/>
                                </a:lnTo>
                                <a:lnTo>
                                  <a:pt x="2228443" y="122834"/>
                                </a:lnTo>
                                <a:lnTo>
                                  <a:pt x="2228443" y="0"/>
                                </a:lnTo>
                                <a:close/>
                              </a:path>
                            </a:pathLst>
                          </a:custGeom>
                          <a:solidFill>
                            <a:srgbClr val="DDB166"/>
                          </a:solidFill>
                        </wps:spPr>
                        <wps:bodyPr wrap="square" lIns="0" tIns="0" rIns="0" bIns="0" rtlCol="0">
                          <a:prstTxWarp prst="textNoShape">
                            <a:avLst/>
                          </a:prstTxWarp>
                          <a:noAutofit/>
                        </wps:bodyPr>
                      </wps:wsp>
                      <wps:wsp>
                        <wps:cNvPr id="182" name="Graphic 182"/>
                        <wps:cNvSpPr/>
                        <wps:spPr>
                          <a:xfrm>
                            <a:off x="86080" y="743838"/>
                            <a:ext cx="2228850" cy="1698625"/>
                          </a:xfrm>
                          <a:custGeom>
                            <a:avLst/>
                            <a:gdLst/>
                            <a:ahLst/>
                            <a:cxnLst/>
                            <a:rect l="l" t="t" r="r" b="b"/>
                            <a:pathLst>
                              <a:path w="2228850" h="1698625">
                                <a:moveTo>
                                  <a:pt x="121234" y="1448511"/>
                                </a:moveTo>
                                <a:lnTo>
                                  <a:pt x="60617" y="1448511"/>
                                </a:lnTo>
                                <a:lnTo>
                                  <a:pt x="60617" y="1483969"/>
                                </a:lnTo>
                                <a:lnTo>
                                  <a:pt x="121234" y="1483969"/>
                                </a:lnTo>
                                <a:lnTo>
                                  <a:pt x="121234" y="1448511"/>
                                </a:lnTo>
                                <a:close/>
                              </a:path>
                              <a:path w="2228850" h="1698625">
                                <a:moveTo>
                                  <a:pt x="121234" y="1334046"/>
                                </a:moveTo>
                                <a:lnTo>
                                  <a:pt x="60617" y="1334046"/>
                                </a:lnTo>
                                <a:lnTo>
                                  <a:pt x="60617" y="1292669"/>
                                </a:lnTo>
                                <a:lnTo>
                                  <a:pt x="0" y="1292669"/>
                                </a:lnTo>
                                <a:lnTo>
                                  <a:pt x="0" y="1382115"/>
                                </a:lnTo>
                                <a:lnTo>
                                  <a:pt x="60617" y="1382115"/>
                                </a:lnTo>
                                <a:lnTo>
                                  <a:pt x="60617" y="1369618"/>
                                </a:lnTo>
                                <a:lnTo>
                                  <a:pt x="121234" y="1369618"/>
                                </a:lnTo>
                                <a:lnTo>
                                  <a:pt x="121234" y="1334046"/>
                                </a:lnTo>
                                <a:close/>
                              </a:path>
                              <a:path w="2228850" h="1698625">
                                <a:moveTo>
                                  <a:pt x="181864" y="1515186"/>
                                </a:moveTo>
                                <a:lnTo>
                                  <a:pt x="121246" y="1515186"/>
                                </a:lnTo>
                                <a:lnTo>
                                  <a:pt x="121246" y="1553667"/>
                                </a:lnTo>
                                <a:lnTo>
                                  <a:pt x="181864" y="1553667"/>
                                </a:lnTo>
                                <a:lnTo>
                                  <a:pt x="181864" y="1515186"/>
                                </a:lnTo>
                                <a:close/>
                              </a:path>
                              <a:path w="2228850" h="1698625">
                                <a:moveTo>
                                  <a:pt x="242430" y="1193558"/>
                                </a:moveTo>
                                <a:lnTo>
                                  <a:pt x="181813" y="1193558"/>
                                </a:lnTo>
                                <a:lnTo>
                                  <a:pt x="181813" y="1225346"/>
                                </a:lnTo>
                                <a:lnTo>
                                  <a:pt x="242430" y="1225346"/>
                                </a:lnTo>
                                <a:lnTo>
                                  <a:pt x="242430" y="1193558"/>
                                </a:lnTo>
                                <a:close/>
                              </a:path>
                              <a:path w="2228850" h="1698625">
                                <a:moveTo>
                                  <a:pt x="303047" y="1374025"/>
                                </a:moveTo>
                                <a:lnTo>
                                  <a:pt x="242430" y="1374025"/>
                                </a:lnTo>
                                <a:lnTo>
                                  <a:pt x="242430" y="1379080"/>
                                </a:lnTo>
                                <a:lnTo>
                                  <a:pt x="181864" y="1379080"/>
                                </a:lnTo>
                                <a:lnTo>
                                  <a:pt x="181864" y="1349540"/>
                                </a:lnTo>
                                <a:lnTo>
                                  <a:pt x="121246" y="1349540"/>
                                </a:lnTo>
                                <a:lnTo>
                                  <a:pt x="121246" y="1388021"/>
                                </a:lnTo>
                                <a:lnTo>
                                  <a:pt x="181813" y="1388021"/>
                                </a:lnTo>
                                <a:lnTo>
                                  <a:pt x="181813" y="1410843"/>
                                </a:lnTo>
                                <a:lnTo>
                                  <a:pt x="242430" y="1410843"/>
                                </a:lnTo>
                                <a:lnTo>
                                  <a:pt x="242430" y="1394117"/>
                                </a:lnTo>
                                <a:lnTo>
                                  <a:pt x="303047" y="1394117"/>
                                </a:lnTo>
                                <a:lnTo>
                                  <a:pt x="303047" y="1374025"/>
                                </a:lnTo>
                                <a:close/>
                              </a:path>
                              <a:path w="2228850" h="1698625">
                                <a:moveTo>
                                  <a:pt x="303047" y="1231798"/>
                                </a:moveTo>
                                <a:lnTo>
                                  <a:pt x="242430" y="1231798"/>
                                </a:lnTo>
                                <a:lnTo>
                                  <a:pt x="242430" y="1251940"/>
                                </a:lnTo>
                                <a:lnTo>
                                  <a:pt x="303047" y="1251940"/>
                                </a:lnTo>
                                <a:lnTo>
                                  <a:pt x="303047" y="1231798"/>
                                </a:lnTo>
                                <a:close/>
                              </a:path>
                              <a:path w="2228850" h="1698625">
                                <a:moveTo>
                                  <a:pt x="363677" y="1517891"/>
                                </a:moveTo>
                                <a:lnTo>
                                  <a:pt x="303060" y="1517891"/>
                                </a:lnTo>
                                <a:lnTo>
                                  <a:pt x="303060" y="1552473"/>
                                </a:lnTo>
                                <a:lnTo>
                                  <a:pt x="363677" y="1552473"/>
                                </a:lnTo>
                                <a:lnTo>
                                  <a:pt x="363677" y="1517891"/>
                                </a:lnTo>
                                <a:close/>
                              </a:path>
                              <a:path w="2228850" h="1698625">
                                <a:moveTo>
                                  <a:pt x="363677" y="1122464"/>
                                </a:moveTo>
                                <a:lnTo>
                                  <a:pt x="303060" y="1122464"/>
                                </a:lnTo>
                                <a:lnTo>
                                  <a:pt x="303060" y="1157135"/>
                                </a:lnTo>
                                <a:lnTo>
                                  <a:pt x="363677" y="1157135"/>
                                </a:lnTo>
                                <a:lnTo>
                                  <a:pt x="363677" y="1122464"/>
                                </a:lnTo>
                                <a:close/>
                              </a:path>
                              <a:path w="2228850" h="1698625">
                                <a:moveTo>
                                  <a:pt x="587413" y="1535328"/>
                                </a:moveTo>
                                <a:lnTo>
                                  <a:pt x="526796" y="1535328"/>
                                </a:lnTo>
                                <a:lnTo>
                                  <a:pt x="526796" y="1571866"/>
                                </a:lnTo>
                                <a:lnTo>
                                  <a:pt x="466229" y="1571866"/>
                                </a:lnTo>
                                <a:lnTo>
                                  <a:pt x="466229" y="1698421"/>
                                </a:lnTo>
                                <a:lnTo>
                                  <a:pt x="526846" y="1698421"/>
                                </a:lnTo>
                                <a:lnTo>
                                  <a:pt x="526846" y="1634871"/>
                                </a:lnTo>
                                <a:lnTo>
                                  <a:pt x="587413" y="1634871"/>
                                </a:lnTo>
                                <a:lnTo>
                                  <a:pt x="587413" y="1535328"/>
                                </a:lnTo>
                                <a:close/>
                              </a:path>
                              <a:path w="2228850" h="1698625">
                                <a:moveTo>
                                  <a:pt x="587413" y="1241323"/>
                                </a:moveTo>
                                <a:lnTo>
                                  <a:pt x="526796" y="1241323"/>
                                </a:lnTo>
                                <a:lnTo>
                                  <a:pt x="526796" y="1266126"/>
                                </a:lnTo>
                                <a:lnTo>
                                  <a:pt x="466229" y="1266126"/>
                                </a:lnTo>
                                <a:lnTo>
                                  <a:pt x="466229" y="1392694"/>
                                </a:lnTo>
                                <a:lnTo>
                                  <a:pt x="526846" y="1392694"/>
                                </a:lnTo>
                                <a:lnTo>
                                  <a:pt x="526846" y="1340942"/>
                                </a:lnTo>
                                <a:lnTo>
                                  <a:pt x="587413" y="1340942"/>
                                </a:lnTo>
                                <a:lnTo>
                                  <a:pt x="587413" y="1241323"/>
                                </a:lnTo>
                                <a:close/>
                              </a:path>
                              <a:path w="2228850" h="1698625">
                                <a:moveTo>
                                  <a:pt x="648042" y="1428356"/>
                                </a:moveTo>
                                <a:lnTo>
                                  <a:pt x="587425" y="1428356"/>
                                </a:lnTo>
                                <a:lnTo>
                                  <a:pt x="587425" y="1464767"/>
                                </a:lnTo>
                                <a:lnTo>
                                  <a:pt x="648042" y="1464767"/>
                                </a:lnTo>
                                <a:lnTo>
                                  <a:pt x="648042" y="1428356"/>
                                </a:lnTo>
                                <a:close/>
                              </a:path>
                              <a:path w="2228850" h="1698625">
                                <a:moveTo>
                                  <a:pt x="648042" y="1293710"/>
                                </a:moveTo>
                                <a:lnTo>
                                  <a:pt x="587425" y="1293710"/>
                                </a:lnTo>
                                <a:lnTo>
                                  <a:pt x="587425" y="1330121"/>
                                </a:lnTo>
                                <a:lnTo>
                                  <a:pt x="648042" y="1330121"/>
                                </a:lnTo>
                                <a:lnTo>
                                  <a:pt x="648042" y="1293710"/>
                                </a:lnTo>
                                <a:close/>
                              </a:path>
                              <a:path w="2228850" h="1698625">
                                <a:moveTo>
                                  <a:pt x="708660" y="1122959"/>
                                </a:moveTo>
                                <a:lnTo>
                                  <a:pt x="648042" y="1122959"/>
                                </a:lnTo>
                                <a:lnTo>
                                  <a:pt x="648042" y="1134364"/>
                                </a:lnTo>
                                <a:lnTo>
                                  <a:pt x="708660" y="1134364"/>
                                </a:lnTo>
                                <a:lnTo>
                                  <a:pt x="708660" y="1122959"/>
                                </a:lnTo>
                                <a:close/>
                              </a:path>
                              <a:path w="2228850" h="1698625">
                                <a:moveTo>
                                  <a:pt x="708660" y="1035392"/>
                                </a:moveTo>
                                <a:lnTo>
                                  <a:pt x="648042" y="1035392"/>
                                </a:lnTo>
                                <a:lnTo>
                                  <a:pt x="648042" y="1046873"/>
                                </a:lnTo>
                                <a:lnTo>
                                  <a:pt x="708660" y="1046873"/>
                                </a:lnTo>
                                <a:lnTo>
                                  <a:pt x="708660" y="1035392"/>
                                </a:lnTo>
                                <a:close/>
                              </a:path>
                              <a:path w="2228850" h="1698625">
                                <a:moveTo>
                                  <a:pt x="829856" y="618578"/>
                                </a:moveTo>
                                <a:lnTo>
                                  <a:pt x="769239" y="618578"/>
                                </a:lnTo>
                                <a:lnTo>
                                  <a:pt x="769239" y="694677"/>
                                </a:lnTo>
                                <a:lnTo>
                                  <a:pt x="708621" y="694677"/>
                                </a:lnTo>
                                <a:lnTo>
                                  <a:pt x="708621" y="812800"/>
                                </a:lnTo>
                                <a:lnTo>
                                  <a:pt x="769239" y="812800"/>
                                </a:lnTo>
                                <a:lnTo>
                                  <a:pt x="769239" y="740029"/>
                                </a:lnTo>
                                <a:lnTo>
                                  <a:pt x="829856" y="740029"/>
                                </a:lnTo>
                                <a:lnTo>
                                  <a:pt x="829856" y="618578"/>
                                </a:lnTo>
                                <a:close/>
                              </a:path>
                              <a:path w="2228850" h="1698625">
                                <a:moveTo>
                                  <a:pt x="829856" y="434035"/>
                                </a:moveTo>
                                <a:lnTo>
                                  <a:pt x="769239" y="434035"/>
                                </a:lnTo>
                                <a:lnTo>
                                  <a:pt x="769239" y="555472"/>
                                </a:lnTo>
                                <a:lnTo>
                                  <a:pt x="829856" y="555472"/>
                                </a:lnTo>
                                <a:lnTo>
                                  <a:pt x="829856" y="434035"/>
                                </a:lnTo>
                                <a:close/>
                              </a:path>
                              <a:path w="2228850" h="1698625">
                                <a:moveTo>
                                  <a:pt x="993025" y="1412125"/>
                                </a:moveTo>
                                <a:lnTo>
                                  <a:pt x="932408" y="1412125"/>
                                </a:lnTo>
                                <a:lnTo>
                                  <a:pt x="932408" y="1509420"/>
                                </a:lnTo>
                                <a:lnTo>
                                  <a:pt x="993025" y="1509420"/>
                                </a:lnTo>
                                <a:lnTo>
                                  <a:pt x="993025" y="1412125"/>
                                </a:lnTo>
                                <a:close/>
                              </a:path>
                              <a:path w="2228850" h="1698625">
                                <a:moveTo>
                                  <a:pt x="993025" y="1155204"/>
                                </a:moveTo>
                                <a:lnTo>
                                  <a:pt x="932408" y="1155204"/>
                                </a:lnTo>
                                <a:lnTo>
                                  <a:pt x="932408" y="1252486"/>
                                </a:lnTo>
                                <a:lnTo>
                                  <a:pt x="993025" y="1252486"/>
                                </a:lnTo>
                                <a:lnTo>
                                  <a:pt x="993025" y="1155204"/>
                                </a:lnTo>
                                <a:close/>
                              </a:path>
                              <a:path w="2228850" h="1698625">
                                <a:moveTo>
                                  <a:pt x="1053642" y="960043"/>
                                </a:moveTo>
                                <a:lnTo>
                                  <a:pt x="993025" y="960043"/>
                                </a:lnTo>
                                <a:lnTo>
                                  <a:pt x="993025" y="1011186"/>
                                </a:lnTo>
                                <a:lnTo>
                                  <a:pt x="1053642" y="1011186"/>
                                </a:lnTo>
                                <a:lnTo>
                                  <a:pt x="1053642" y="960043"/>
                                </a:lnTo>
                                <a:close/>
                              </a:path>
                              <a:path w="2228850" h="1698625">
                                <a:moveTo>
                                  <a:pt x="1053642" y="806665"/>
                                </a:moveTo>
                                <a:lnTo>
                                  <a:pt x="993025" y="806665"/>
                                </a:lnTo>
                                <a:lnTo>
                                  <a:pt x="993025" y="857745"/>
                                </a:lnTo>
                                <a:lnTo>
                                  <a:pt x="1053642" y="857745"/>
                                </a:lnTo>
                                <a:lnTo>
                                  <a:pt x="1053642" y="806665"/>
                                </a:lnTo>
                                <a:close/>
                              </a:path>
                              <a:path w="2228850" h="1698625">
                                <a:moveTo>
                                  <a:pt x="1114221" y="1081087"/>
                                </a:moveTo>
                                <a:lnTo>
                                  <a:pt x="1053604" y="1081087"/>
                                </a:lnTo>
                                <a:lnTo>
                                  <a:pt x="1053604" y="1142212"/>
                                </a:lnTo>
                                <a:lnTo>
                                  <a:pt x="1114221" y="1142212"/>
                                </a:lnTo>
                                <a:lnTo>
                                  <a:pt x="1114221" y="1081087"/>
                                </a:lnTo>
                                <a:close/>
                              </a:path>
                              <a:path w="2228850" h="1698625">
                                <a:moveTo>
                                  <a:pt x="1114221" y="861174"/>
                                </a:moveTo>
                                <a:lnTo>
                                  <a:pt x="1053604" y="861174"/>
                                </a:lnTo>
                                <a:lnTo>
                                  <a:pt x="1053604" y="922286"/>
                                </a:lnTo>
                                <a:lnTo>
                                  <a:pt x="1114221" y="922286"/>
                                </a:lnTo>
                                <a:lnTo>
                                  <a:pt x="1114221" y="861174"/>
                                </a:lnTo>
                                <a:close/>
                              </a:path>
                              <a:path w="2228850" h="1698625">
                                <a:moveTo>
                                  <a:pt x="1174838" y="1027747"/>
                                </a:moveTo>
                                <a:lnTo>
                                  <a:pt x="1114221" y="1027747"/>
                                </a:lnTo>
                                <a:lnTo>
                                  <a:pt x="1114221" y="1055827"/>
                                </a:lnTo>
                                <a:lnTo>
                                  <a:pt x="1174838" y="1055827"/>
                                </a:lnTo>
                                <a:lnTo>
                                  <a:pt x="1174838" y="1027747"/>
                                </a:lnTo>
                                <a:close/>
                              </a:path>
                              <a:path w="2228850" h="1698625">
                                <a:moveTo>
                                  <a:pt x="1174838" y="944359"/>
                                </a:moveTo>
                                <a:lnTo>
                                  <a:pt x="1114221" y="944359"/>
                                </a:lnTo>
                                <a:lnTo>
                                  <a:pt x="1114221" y="972439"/>
                                </a:lnTo>
                                <a:lnTo>
                                  <a:pt x="1174838" y="972439"/>
                                </a:lnTo>
                                <a:lnTo>
                                  <a:pt x="1174838" y="944359"/>
                                </a:lnTo>
                                <a:close/>
                              </a:path>
                              <a:path w="2228850" h="1698625">
                                <a:moveTo>
                                  <a:pt x="1235456" y="661797"/>
                                </a:moveTo>
                                <a:lnTo>
                                  <a:pt x="1174838" y="661797"/>
                                </a:lnTo>
                                <a:lnTo>
                                  <a:pt x="1174838" y="729259"/>
                                </a:lnTo>
                                <a:lnTo>
                                  <a:pt x="1235456" y="729259"/>
                                </a:lnTo>
                                <a:lnTo>
                                  <a:pt x="1235456" y="661797"/>
                                </a:lnTo>
                                <a:close/>
                              </a:path>
                              <a:path w="2228850" h="1698625">
                                <a:moveTo>
                                  <a:pt x="1235456" y="533247"/>
                                </a:moveTo>
                                <a:lnTo>
                                  <a:pt x="1174838" y="533247"/>
                                </a:lnTo>
                                <a:lnTo>
                                  <a:pt x="1174838" y="600786"/>
                                </a:lnTo>
                                <a:lnTo>
                                  <a:pt x="1235456" y="600786"/>
                                </a:lnTo>
                                <a:lnTo>
                                  <a:pt x="1235456" y="533247"/>
                                </a:lnTo>
                                <a:close/>
                              </a:path>
                              <a:path w="2228850" h="1698625">
                                <a:moveTo>
                                  <a:pt x="1296035" y="342760"/>
                                </a:moveTo>
                                <a:lnTo>
                                  <a:pt x="1235417" y="342760"/>
                                </a:lnTo>
                                <a:lnTo>
                                  <a:pt x="1235417" y="430707"/>
                                </a:lnTo>
                                <a:lnTo>
                                  <a:pt x="1296035" y="430707"/>
                                </a:lnTo>
                                <a:lnTo>
                                  <a:pt x="1296035" y="342760"/>
                                </a:lnTo>
                                <a:close/>
                              </a:path>
                              <a:path w="2228850" h="1698625">
                                <a:moveTo>
                                  <a:pt x="1296035" y="162572"/>
                                </a:moveTo>
                                <a:lnTo>
                                  <a:pt x="1235417" y="162572"/>
                                </a:lnTo>
                                <a:lnTo>
                                  <a:pt x="1235417" y="250532"/>
                                </a:lnTo>
                                <a:lnTo>
                                  <a:pt x="1296035" y="250532"/>
                                </a:lnTo>
                                <a:lnTo>
                                  <a:pt x="1296035" y="162572"/>
                                </a:lnTo>
                                <a:close/>
                              </a:path>
                              <a:path w="2228850" h="1698625">
                                <a:moveTo>
                                  <a:pt x="1519821" y="711949"/>
                                </a:moveTo>
                                <a:lnTo>
                                  <a:pt x="1459204" y="711949"/>
                                </a:lnTo>
                                <a:lnTo>
                                  <a:pt x="1459204" y="718197"/>
                                </a:lnTo>
                                <a:lnTo>
                                  <a:pt x="1398587" y="718197"/>
                                </a:lnTo>
                                <a:lnTo>
                                  <a:pt x="1398587" y="808583"/>
                                </a:lnTo>
                                <a:lnTo>
                                  <a:pt x="1459204" y="808583"/>
                                </a:lnTo>
                                <a:lnTo>
                                  <a:pt x="1459204" y="928052"/>
                                </a:lnTo>
                                <a:lnTo>
                                  <a:pt x="1519821" y="928052"/>
                                </a:lnTo>
                                <a:lnTo>
                                  <a:pt x="1519821" y="711949"/>
                                </a:lnTo>
                                <a:close/>
                              </a:path>
                              <a:path w="2228850" h="1698625">
                                <a:moveTo>
                                  <a:pt x="1519821" y="265163"/>
                                </a:moveTo>
                                <a:lnTo>
                                  <a:pt x="1459204" y="265163"/>
                                </a:lnTo>
                                <a:lnTo>
                                  <a:pt x="1459204" y="481177"/>
                                </a:lnTo>
                                <a:lnTo>
                                  <a:pt x="1519821" y="481177"/>
                                </a:lnTo>
                                <a:lnTo>
                                  <a:pt x="1519821" y="265163"/>
                                </a:lnTo>
                                <a:close/>
                              </a:path>
                              <a:path w="2228850" h="1698625">
                                <a:moveTo>
                                  <a:pt x="1641017" y="216154"/>
                                </a:moveTo>
                                <a:lnTo>
                                  <a:pt x="1580400" y="216154"/>
                                </a:lnTo>
                                <a:lnTo>
                                  <a:pt x="1580400" y="367601"/>
                                </a:lnTo>
                                <a:lnTo>
                                  <a:pt x="1519834" y="367601"/>
                                </a:lnTo>
                                <a:lnTo>
                                  <a:pt x="1519834" y="609854"/>
                                </a:lnTo>
                                <a:lnTo>
                                  <a:pt x="1580451" y="609854"/>
                                </a:lnTo>
                                <a:lnTo>
                                  <a:pt x="1580451" y="485724"/>
                                </a:lnTo>
                                <a:lnTo>
                                  <a:pt x="1641017" y="485724"/>
                                </a:lnTo>
                                <a:lnTo>
                                  <a:pt x="1641017" y="216154"/>
                                </a:lnTo>
                                <a:close/>
                              </a:path>
                              <a:path w="2228850" h="1698625">
                                <a:moveTo>
                                  <a:pt x="1701634" y="662482"/>
                                </a:moveTo>
                                <a:lnTo>
                                  <a:pt x="1641017" y="662482"/>
                                </a:lnTo>
                                <a:lnTo>
                                  <a:pt x="1641017" y="698665"/>
                                </a:lnTo>
                                <a:lnTo>
                                  <a:pt x="1580400" y="698665"/>
                                </a:lnTo>
                                <a:lnTo>
                                  <a:pt x="1580400" y="769696"/>
                                </a:lnTo>
                                <a:lnTo>
                                  <a:pt x="1519834" y="769696"/>
                                </a:lnTo>
                                <a:lnTo>
                                  <a:pt x="1519834" y="1011936"/>
                                </a:lnTo>
                                <a:lnTo>
                                  <a:pt x="1580451" y="1011936"/>
                                </a:lnTo>
                                <a:lnTo>
                                  <a:pt x="1580451" y="968184"/>
                                </a:lnTo>
                                <a:lnTo>
                                  <a:pt x="1641017" y="968184"/>
                                </a:lnTo>
                                <a:lnTo>
                                  <a:pt x="1641017" y="945857"/>
                                </a:lnTo>
                                <a:lnTo>
                                  <a:pt x="1701634" y="945857"/>
                                </a:lnTo>
                                <a:lnTo>
                                  <a:pt x="1701634" y="848233"/>
                                </a:lnTo>
                                <a:lnTo>
                                  <a:pt x="1641017" y="848233"/>
                                </a:lnTo>
                                <a:lnTo>
                                  <a:pt x="1641017" y="760120"/>
                                </a:lnTo>
                                <a:lnTo>
                                  <a:pt x="1701634" y="760120"/>
                                </a:lnTo>
                                <a:lnTo>
                                  <a:pt x="1701634" y="662482"/>
                                </a:lnTo>
                                <a:close/>
                              </a:path>
                              <a:path w="2228850" h="1698625">
                                <a:moveTo>
                                  <a:pt x="1762264" y="754062"/>
                                </a:moveTo>
                                <a:lnTo>
                                  <a:pt x="1701647" y="754062"/>
                                </a:lnTo>
                                <a:lnTo>
                                  <a:pt x="1701647" y="938263"/>
                                </a:lnTo>
                                <a:lnTo>
                                  <a:pt x="1762264" y="938263"/>
                                </a:lnTo>
                                <a:lnTo>
                                  <a:pt x="1762264" y="754062"/>
                                </a:lnTo>
                                <a:close/>
                              </a:path>
                              <a:path w="2228850" h="1698625">
                                <a:moveTo>
                                  <a:pt x="1762264" y="345973"/>
                                </a:moveTo>
                                <a:lnTo>
                                  <a:pt x="1701647" y="345973"/>
                                </a:lnTo>
                                <a:lnTo>
                                  <a:pt x="1701647" y="530225"/>
                                </a:lnTo>
                                <a:lnTo>
                                  <a:pt x="1762264" y="530225"/>
                                </a:lnTo>
                                <a:lnTo>
                                  <a:pt x="1762264" y="345973"/>
                                </a:lnTo>
                                <a:close/>
                              </a:path>
                              <a:path w="2228850" h="1698625">
                                <a:moveTo>
                                  <a:pt x="1925434" y="789698"/>
                                </a:moveTo>
                                <a:lnTo>
                                  <a:pt x="1864817" y="789698"/>
                                </a:lnTo>
                                <a:lnTo>
                                  <a:pt x="1864817" y="804164"/>
                                </a:lnTo>
                                <a:lnTo>
                                  <a:pt x="1925434" y="804164"/>
                                </a:lnTo>
                                <a:lnTo>
                                  <a:pt x="1925434" y="789698"/>
                                </a:lnTo>
                                <a:close/>
                              </a:path>
                              <a:path w="2228850" h="1698625">
                                <a:moveTo>
                                  <a:pt x="1925434" y="705256"/>
                                </a:moveTo>
                                <a:lnTo>
                                  <a:pt x="1864817" y="705256"/>
                                </a:lnTo>
                                <a:lnTo>
                                  <a:pt x="1864817" y="719785"/>
                                </a:lnTo>
                                <a:lnTo>
                                  <a:pt x="1925434" y="719785"/>
                                </a:lnTo>
                                <a:lnTo>
                                  <a:pt x="1925434" y="705256"/>
                                </a:lnTo>
                                <a:close/>
                              </a:path>
                              <a:path w="2228850" h="1698625">
                                <a:moveTo>
                                  <a:pt x="1986000" y="526999"/>
                                </a:moveTo>
                                <a:lnTo>
                                  <a:pt x="1925383" y="526999"/>
                                </a:lnTo>
                                <a:lnTo>
                                  <a:pt x="1925383" y="641743"/>
                                </a:lnTo>
                                <a:lnTo>
                                  <a:pt x="1986000" y="641743"/>
                                </a:lnTo>
                                <a:lnTo>
                                  <a:pt x="1986000" y="526999"/>
                                </a:lnTo>
                                <a:close/>
                              </a:path>
                              <a:path w="2228850" h="1698625">
                                <a:moveTo>
                                  <a:pt x="1986000" y="73025"/>
                                </a:moveTo>
                                <a:lnTo>
                                  <a:pt x="1925383" y="73025"/>
                                </a:lnTo>
                                <a:lnTo>
                                  <a:pt x="1925383" y="187820"/>
                                </a:lnTo>
                                <a:lnTo>
                                  <a:pt x="1986000" y="187820"/>
                                </a:lnTo>
                                <a:lnTo>
                                  <a:pt x="1986000" y="73025"/>
                                </a:lnTo>
                                <a:close/>
                              </a:path>
                              <a:path w="2228850" h="1698625">
                                <a:moveTo>
                                  <a:pt x="2046630" y="493141"/>
                                </a:moveTo>
                                <a:lnTo>
                                  <a:pt x="1986013" y="493141"/>
                                </a:lnTo>
                                <a:lnTo>
                                  <a:pt x="1986013" y="611733"/>
                                </a:lnTo>
                                <a:lnTo>
                                  <a:pt x="2046630" y="611733"/>
                                </a:lnTo>
                                <a:lnTo>
                                  <a:pt x="2046630" y="493141"/>
                                </a:lnTo>
                                <a:close/>
                              </a:path>
                              <a:path w="2228850" h="1698625">
                                <a:moveTo>
                                  <a:pt x="2107247" y="67525"/>
                                </a:moveTo>
                                <a:lnTo>
                                  <a:pt x="2046630" y="67525"/>
                                </a:lnTo>
                                <a:lnTo>
                                  <a:pt x="2046630" y="132410"/>
                                </a:lnTo>
                                <a:lnTo>
                                  <a:pt x="1986013" y="132410"/>
                                </a:lnTo>
                                <a:lnTo>
                                  <a:pt x="1986013" y="251079"/>
                                </a:lnTo>
                                <a:lnTo>
                                  <a:pt x="2046630" y="251079"/>
                                </a:lnTo>
                                <a:lnTo>
                                  <a:pt x="2046630" y="169418"/>
                                </a:lnTo>
                                <a:lnTo>
                                  <a:pt x="2107247" y="169418"/>
                                </a:lnTo>
                                <a:lnTo>
                                  <a:pt x="2107247" y="67525"/>
                                </a:lnTo>
                                <a:close/>
                              </a:path>
                              <a:path w="2228850" h="1698625">
                                <a:moveTo>
                                  <a:pt x="2167826" y="822325"/>
                                </a:moveTo>
                                <a:lnTo>
                                  <a:pt x="2107209" y="822325"/>
                                </a:lnTo>
                                <a:lnTo>
                                  <a:pt x="2107209" y="1028852"/>
                                </a:lnTo>
                                <a:lnTo>
                                  <a:pt x="2167826" y="1028852"/>
                                </a:lnTo>
                                <a:lnTo>
                                  <a:pt x="2167826" y="822325"/>
                                </a:lnTo>
                                <a:close/>
                              </a:path>
                              <a:path w="2228850" h="1698625">
                                <a:moveTo>
                                  <a:pt x="2228443" y="542531"/>
                                </a:moveTo>
                                <a:lnTo>
                                  <a:pt x="2167826" y="542531"/>
                                </a:lnTo>
                                <a:lnTo>
                                  <a:pt x="2167826" y="405803"/>
                                </a:lnTo>
                                <a:lnTo>
                                  <a:pt x="2107247" y="405803"/>
                                </a:lnTo>
                                <a:lnTo>
                                  <a:pt x="2107247" y="335457"/>
                                </a:lnTo>
                                <a:lnTo>
                                  <a:pt x="2046630" y="335457"/>
                                </a:lnTo>
                                <a:lnTo>
                                  <a:pt x="2046630" y="437413"/>
                                </a:lnTo>
                                <a:lnTo>
                                  <a:pt x="2107209" y="437413"/>
                                </a:lnTo>
                                <a:lnTo>
                                  <a:pt x="2107209" y="612330"/>
                                </a:lnTo>
                                <a:lnTo>
                                  <a:pt x="2167826" y="612330"/>
                                </a:lnTo>
                                <a:lnTo>
                                  <a:pt x="2167826" y="772477"/>
                                </a:lnTo>
                                <a:lnTo>
                                  <a:pt x="2228443" y="772477"/>
                                </a:lnTo>
                                <a:lnTo>
                                  <a:pt x="2228443" y="542531"/>
                                </a:lnTo>
                                <a:close/>
                              </a:path>
                              <a:path w="2228850" h="1698625">
                                <a:moveTo>
                                  <a:pt x="2228443" y="0"/>
                                </a:moveTo>
                                <a:lnTo>
                                  <a:pt x="2167826" y="0"/>
                                </a:lnTo>
                                <a:lnTo>
                                  <a:pt x="2167826" y="229984"/>
                                </a:lnTo>
                                <a:lnTo>
                                  <a:pt x="2228443" y="229984"/>
                                </a:lnTo>
                                <a:lnTo>
                                  <a:pt x="2228443" y="0"/>
                                </a:lnTo>
                                <a:close/>
                              </a:path>
                            </a:pathLst>
                          </a:custGeom>
                          <a:solidFill>
                            <a:srgbClr val="D88A64"/>
                          </a:solidFill>
                        </wps:spPr>
                        <wps:bodyPr wrap="square" lIns="0" tIns="0" rIns="0" bIns="0" rtlCol="0">
                          <a:prstTxWarp prst="textNoShape">
                            <a:avLst/>
                          </a:prstTxWarp>
                          <a:noAutofit/>
                        </wps:bodyPr>
                      </wps:wsp>
                      <wps:wsp>
                        <wps:cNvPr id="183" name="Graphic 183"/>
                        <wps:cNvSpPr/>
                        <wps:spPr>
                          <a:xfrm>
                            <a:off x="86080" y="913256"/>
                            <a:ext cx="2228850" cy="1366520"/>
                          </a:xfrm>
                          <a:custGeom>
                            <a:avLst/>
                            <a:gdLst/>
                            <a:ahLst/>
                            <a:cxnLst/>
                            <a:rect l="l" t="t" r="r" b="b"/>
                            <a:pathLst>
                              <a:path w="2228850" h="1366520">
                                <a:moveTo>
                                  <a:pt x="60617" y="1150886"/>
                                </a:moveTo>
                                <a:lnTo>
                                  <a:pt x="0" y="1150886"/>
                                </a:lnTo>
                                <a:lnTo>
                                  <a:pt x="0" y="1185062"/>
                                </a:lnTo>
                                <a:lnTo>
                                  <a:pt x="60617" y="1185062"/>
                                </a:lnTo>
                                <a:lnTo>
                                  <a:pt x="60617" y="1150886"/>
                                </a:lnTo>
                                <a:close/>
                              </a:path>
                              <a:path w="2228850" h="1366520">
                                <a:moveTo>
                                  <a:pt x="181864" y="1343571"/>
                                </a:moveTo>
                                <a:lnTo>
                                  <a:pt x="121246" y="1343571"/>
                                </a:lnTo>
                                <a:lnTo>
                                  <a:pt x="121246" y="1345768"/>
                                </a:lnTo>
                                <a:lnTo>
                                  <a:pt x="181864" y="1345768"/>
                                </a:lnTo>
                                <a:lnTo>
                                  <a:pt x="181864" y="1343571"/>
                                </a:lnTo>
                                <a:close/>
                              </a:path>
                              <a:path w="2228850" h="1366520">
                                <a:moveTo>
                                  <a:pt x="181864" y="1218603"/>
                                </a:moveTo>
                                <a:lnTo>
                                  <a:pt x="121246" y="1218603"/>
                                </a:lnTo>
                                <a:lnTo>
                                  <a:pt x="121246" y="1220889"/>
                                </a:lnTo>
                                <a:lnTo>
                                  <a:pt x="181864" y="1220889"/>
                                </a:lnTo>
                                <a:lnTo>
                                  <a:pt x="181864" y="1218603"/>
                                </a:lnTo>
                                <a:close/>
                              </a:path>
                              <a:path w="2228850" h="1366520">
                                <a:moveTo>
                                  <a:pt x="242430" y="1055928"/>
                                </a:moveTo>
                                <a:lnTo>
                                  <a:pt x="181813" y="1055928"/>
                                </a:lnTo>
                                <a:lnTo>
                                  <a:pt x="181813" y="1065555"/>
                                </a:lnTo>
                                <a:lnTo>
                                  <a:pt x="242430" y="1065555"/>
                                </a:lnTo>
                                <a:lnTo>
                                  <a:pt x="242430" y="1055928"/>
                                </a:lnTo>
                                <a:close/>
                              </a:path>
                              <a:path w="2228850" h="1366520">
                                <a:moveTo>
                                  <a:pt x="303047" y="1200937"/>
                                </a:moveTo>
                                <a:lnTo>
                                  <a:pt x="242430" y="1200937"/>
                                </a:lnTo>
                                <a:lnTo>
                                  <a:pt x="242430" y="1200048"/>
                                </a:lnTo>
                                <a:lnTo>
                                  <a:pt x="181813" y="1200048"/>
                                </a:lnTo>
                                <a:lnTo>
                                  <a:pt x="181813" y="1209662"/>
                                </a:lnTo>
                                <a:lnTo>
                                  <a:pt x="242430" y="1209662"/>
                                </a:lnTo>
                                <a:lnTo>
                                  <a:pt x="242430" y="1204607"/>
                                </a:lnTo>
                                <a:lnTo>
                                  <a:pt x="303047" y="1204607"/>
                                </a:lnTo>
                                <a:lnTo>
                                  <a:pt x="303047" y="1200937"/>
                                </a:lnTo>
                                <a:close/>
                              </a:path>
                              <a:path w="2228850" h="1366520">
                                <a:moveTo>
                                  <a:pt x="303047" y="1082522"/>
                                </a:moveTo>
                                <a:lnTo>
                                  <a:pt x="242430" y="1082522"/>
                                </a:lnTo>
                                <a:lnTo>
                                  <a:pt x="242430" y="1086091"/>
                                </a:lnTo>
                                <a:lnTo>
                                  <a:pt x="303047" y="1086091"/>
                                </a:lnTo>
                                <a:lnTo>
                                  <a:pt x="303047" y="1082522"/>
                                </a:lnTo>
                                <a:close/>
                              </a:path>
                              <a:path w="2228850" h="1366520">
                                <a:moveTo>
                                  <a:pt x="363677" y="1329829"/>
                                </a:moveTo>
                                <a:lnTo>
                                  <a:pt x="303060" y="1329829"/>
                                </a:lnTo>
                                <a:lnTo>
                                  <a:pt x="303060" y="1348473"/>
                                </a:lnTo>
                                <a:lnTo>
                                  <a:pt x="363677" y="1348473"/>
                                </a:lnTo>
                                <a:lnTo>
                                  <a:pt x="363677" y="1329829"/>
                                </a:lnTo>
                                <a:close/>
                              </a:path>
                              <a:path w="2228850" h="1366520">
                                <a:moveTo>
                                  <a:pt x="363677" y="987717"/>
                                </a:moveTo>
                                <a:lnTo>
                                  <a:pt x="303060" y="987717"/>
                                </a:lnTo>
                                <a:lnTo>
                                  <a:pt x="303060" y="1006284"/>
                                </a:lnTo>
                                <a:lnTo>
                                  <a:pt x="363677" y="1006284"/>
                                </a:lnTo>
                                <a:lnTo>
                                  <a:pt x="363677" y="987717"/>
                                </a:lnTo>
                                <a:close/>
                              </a:path>
                              <a:path w="2228850" h="1366520">
                                <a:moveTo>
                                  <a:pt x="587413" y="1354035"/>
                                </a:moveTo>
                                <a:lnTo>
                                  <a:pt x="526796" y="1354035"/>
                                </a:lnTo>
                                <a:lnTo>
                                  <a:pt x="526796" y="1365910"/>
                                </a:lnTo>
                                <a:lnTo>
                                  <a:pt x="587413" y="1365910"/>
                                </a:lnTo>
                                <a:lnTo>
                                  <a:pt x="587413" y="1354035"/>
                                </a:lnTo>
                                <a:close/>
                              </a:path>
                              <a:path w="2228850" h="1366520">
                                <a:moveTo>
                                  <a:pt x="587413" y="1171524"/>
                                </a:moveTo>
                                <a:lnTo>
                                  <a:pt x="526796" y="1171524"/>
                                </a:lnTo>
                                <a:lnTo>
                                  <a:pt x="526796" y="1183347"/>
                                </a:lnTo>
                                <a:lnTo>
                                  <a:pt x="587413" y="1183347"/>
                                </a:lnTo>
                                <a:lnTo>
                                  <a:pt x="587413" y="1171524"/>
                                </a:lnTo>
                                <a:close/>
                              </a:path>
                              <a:path w="2228850" h="1366520">
                                <a:moveTo>
                                  <a:pt x="648042" y="1251699"/>
                                </a:moveTo>
                                <a:lnTo>
                                  <a:pt x="587425" y="1251699"/>
                                </a:lnTo>
                                <a:lnTo>
                                  <a:pt x="587425" y="1258938"/>
                                </a:lnTo>
                                <a:lnTo>
                                  <a:pt x="648042" y="1258938"/>
                                </a:lnTo>
                                <a:lnTo>
                                  <a:pt x="648042" y="1251699"/>
                                </a:lnTo>
                                <a:close/>
                              </a:path>
                              <a:path w="2228850" h="1366520">
                                <a:moveTo>
                                  <a:pt x="648042" y="1160703"/>
                                </a:moveTo>
                                <a:lnTo>
                                  <a:pt x="587425" y="1160703"/>
                                </a:lnTo>
                                <a:lnTo>
                                  <a:pt x="587425" y="1167968"/>
                                </a:lnTo>
                                <a:lnTo>
                                  <a:pt x="648042" y="1167968"/>
                                </a:lnTo>
                                <a:lnTo>
                                  <a:pt x="648042" y="1160703"/>
                                </a:lnTo>
                                <a:close/>
                              </a:path>
                              <a:path w="2228850" h="1366520">
                                <a:moveTo>
                                  <a:pt x="708660" y="877443"/>
                                </a:moveTo>
                                <a:lnTo>
                                  <a:pt x="648042" y="877443"/>
                                </a:lnTo>
                                <a:lnTo>
                                  <a:pt x="648042" y="953541"/>
                                </a:lnTo>
                                <a:lnTo>
                                  <a:pt x="708660" y="953541"/>
                                </a:lnTo>
                                <a:lnTo>
                                  <a:pt x="708660" y="877443"/>
                                </a:lnTo>
                                <a:close/>
                              </a:path>
                              <a:path w="2228850" h="1366520">
                                <a:moveTo>
                                  <a:pt x="769239" y="571550"/>
                                </a:moveTo>
                                <a:lnTo>
                                  <a:pt x="708621" y="571550"/>
                                </a:lnTo>
                                <a:lnTo>
                                  <a:pt x="708621" y="597103"/>
                                </a:lnTo>
                                <a:lnTo>
                                  <a:pt x="769239" y="597103"/>
                                </a:lnTo>
                                <a:lnTo>
                                  <a:pt x="769239" y="571550"/>
                                </a:lnTo>
                                <a:close/>
                              </a:path>
                              <a:path w="2228850" h="1366520">
                                <a:moveTo>
                                  <a:pt x="829856" y="386054"/>
                                </a:moveTo>
                                <a:lnTo>
                                  <a:pt x="769239" y="386054"/>
                                </a:lnTo>
                                <a:lnTo>
                                  <a:pt x="769239" y="449160"/>
                                </a:lnTo>
                                <a:lnTo>
                                  <a:pt x="829856" y="449160"/>
                                </a:lnTo>
                                <a:lnTo>
                                  <a:pt x="829856" y="386054"/>
                                </a:lnTo>
                                <a:close/>
                              </a:path>
                              <a:path w="2228850" h="1366520">
                                <a:moveTo>
                                  <a:pt x="993025" y="1237107"/>
                                </a:moveTo>
                                <a:lnTo>
                                  <a:pt x="932408" y="1237107"/>
                                </a:lnTo>
                                <a:lnTo>
                                  <a:pt x="932408" y="1242707"/>
                                </a:lnTo>
                                <a:lnTo>
                                  <a:pt x="993025" y="1242707"/>
                                </a:lnTo>
                                <a:lnTo>
                                  <a:pt x="993025" y="1237107"/>
                                </a:lnTo>
                                <a:close/>
                              </a:path>
                              <a:path w="2228850" h="1366520">
                                <a:moveTo>
                                  <a:pt x="993025" y="1083068"/>
                                </a:moveTo>
                                <a:lnTo>
                                  <a:pt x="932408" y="1083068"/>
                                </a:lnTo>
                                <a:lnTo>
                                  <a:pt x="932408" y="1088631"/>
                                </a:lnTo>
                                <a:lnTo>
                                  <a:pt x="993025" y="1088631"/>
                                </a:lnTo>
                                <a:lnTo>
                                  <a:pt x="993025" y="1083068"/>
                                </a:lnTo>
                                <a:close/>
                              </a:path>
                              <a:path w="2228850" h="1366520">
                                <a:moveTo>
                                  <a:pt x="1114221" y="888657"/>
                                </a:moveTo>
                                <a:lnTo>
                                  <a:pt x="1053604" y="888657"/>
                                </a:lnTo>
                                <a:lnTo>
                                  <a:pt x="1053604" y="911669"/>
                                </a:lnTo>
                                <a:lnTo>
                                  <a:pt x="1114221" y="911669"/>
                                </a:lnTo>
                                <a:lnTo>
                                  <a:pt x="1114221" y="888657"/>
                                </a:lnTo>
                                <a:close/>
                              </a:path>
                              <a:path w="2228850" h="1366520">
                                <a:moveTo>
                                  <a:pt x="1114221" y="752868"/>
                                </a:moveTo>
                                <a:lnTo>
                                  <a:pt x="1053642" y="752868"/>
                                </a:lnTo>
                                <a:lnTo>
                                  <a:pt x="1053642" y="688327"/>
                                </a:lnTo>
                                <a:lnTo>
                                  <a:pt x="993025" y="688327"/>
                                </a:lnTo>
                                <a:lnTo>
                                  <a:pt x="993025" y="790625"/>
                                </a:lnTo>
                                <a:lnTo>
                                  <a:pt x="1053642" y="790625"/>
                                </a:lnTo>
                                <a:lnTo>
                                  <a:pt x="1053642" y="775893"/>
                                </a:lnTo>
                                <a:lnTo>
                                  <a:pt x="1114221" y="775893"/>
                                </a:lnTo>
                                <a:lnTo>
                                  <a:pt x="1114221" y="752868"/>
                                </a:lnTo>
                                <a:close/>
                              </a:path>
                              <a:path w="2228850" h="1366520">
                                <a:moveTo>
                                  <a:pt x="1174838" y="803021"/>
                                </a:moveTo>
                                <a:lnTo>
                                  <a:pt x="1114221" y="803021"/>
                                </a:lnTo>
                                <a:lnTo>
                                  <a:pt x="1114221" y="858329"/>
                                </a:lnTo>
                                <a:lnTo>
                                  <a:pt x="1174838" y="858329"/>
                                </a:lnTo>
                                <a:lnTo>
                                  <a:pt x="1174838" y="803021"/>
                                </a:lnTo>
                                <a:close/>
                              </a:path>
                              <a:path w="2228850" h="1366520">
                                <a:moveTo>
                                  <a:pt x="1235456" y="431355"/>
                                </a:moveTo>
                                <a:lnTo>
                                  <a:pt x="1174838" y="431355"/>
                                </a:lnTo>
                                <a:lnTo>
                                  <a:pt x="1174838" y="492379"/>
                                </a:lnTo>
                                <a:lnTo>
                                  <a:pt x="1235456" y="492379"/>
                                </a:lnTo>
                                <a:lnTo>
                                  <a:pt x="1235456" y="431355"/>
                                </a:lnTo>
                                <a:close/>
                              </a:path>
                              <a:path w="2228850" h="1366520">
                                <a:moveTo>
                                  <a:pt x="1296035" y="154736"/>
                                </a:moveTo>
                                <a:lnTo>
                                  <a:pt x="1235417" y="154736"/>
                                </a:lnTo>
                                <a:lnTo>
                                  <a:pt x="1235417" y="173342"/>
                                </a:lnTo>
                                <a:lnTo>
                                  <a:pt x="1296035" y="173342"/>
                                </a:lnTo>
                                <a:lnTo>
                                  <a:pt x="1296035" y="154736"/>
                                </a:lnTo>
                                <a:close/>
                              </a:path>
                              <a:path w="2228850" h="1366520">
                                <a:moveTo>
                                  <a:pt x="1296035" y="81114"/>
                                </a:moveTo>
                                <a:lnTo>
                                  <a:pt x="1235417" y="81114"/>
                                </a:lnTo>
                                <a:lnTo>
                                  <a:pt x="1235417" y="99720"/>
                                </a:lnTo>
                                <a:lnTo>
                                  <a:pt x="1296035" y="99720"/>
                                </a:lnTo>
                                <a:lnTo>
                                  <a:pt x="1296035" y="81114"/>
                                </a:lnTo>
                                <a:close/>
                              </a:path>
                              <a:path w="2228850" h="1366520">
                                <a:moveTo>
                                  <a:pt x="1459204" y="569912"/>
                                </a:moveTo>
                                <a:lnTo>
                                  <a:pt x="1398587" y="569912"/>
                                </a:lnTo>
                                <a:lnTo>
                                  <a:pt x="1398587" y="617931"/>
                                </a:lnTo>
                                <a:lnTo>
                                  <a:pt x="1459204" y="617931"/>
                                </a:lnTo>
                                <a:lnTo>
                                  <a:pt x="1459204" y="569912"/>
                                </a:lnTo>
                                <a:close/>
                              </a:path>
                              <a:path w="2228850" h="1366520">
                                <a:moveTo>
                                  <a:pt x="1519821" y="538822"/>
                                </a:moveTo>
                                <a:lnTo>
                                  <a:pt x="1459204" y="538822"/>
                                </a:lnTo>
                                <a:lnTo>
                                  <a:pt x="1459204" y="542531"/>
                                </a:lnTo>
                                <a:lnTo>
                                  <a:pt x="1519821" y="542531"/>
                                </a:lnTo>
                                <a:lnTo>
                                  <a:pt x="1519821" y="538822"/>
                                </a:lnTo>
                                <a:close/>
                              </a:path>
                              <a:path w="2228850" h="1366520">
                                <a:moveTo>
                                  <a:pt x="1519821" y="311759"/>
                                </a:moveTo>
                                <a:lnTo>
                                  <a:pt x="1459204" y="311759"/>
                                </a:lnTo>
                                <a:lnTo>
                                  <a:pt x="1459204" y="315480"/>
                                </a:lnTo>
                                <a:lnTo>
                                  <a:pt x="1519821" y="315480"/>
                                </a:lnTo>
                                <a:lnTo>
                                  <a:pt x="1519821" y="311759"/>
                                </a:lnTo>
                                <a:close/>
                              </a:path>
                              <a:path w="2228850" h="1366520">
                                <a:moveTo>
                                  <a:pt x="1580451" y="592035"/>
                                </a:moveTo>
                                <a:lnTo>
                                  <a:pt x="1519834" y="592035"/>
                                </a:lnTo>
                                <a:lnTo>
                                  <a:pt x="1519834" y="600278"/>
                                </a:lnTo>
                                <a:lnTo>
                                  <a:pt x="1580451" y="600278"/>
                                </a:lnTo>
                                <a:lnTo>
                                  <a:pt x="1580451" y="592035"/>
                                </a:lnTo>
                                <a:close/>
                              </a:path>
                              <a:path w="2228850" h="1366520">
                                <a:moveTo>
                                  <a:pt x="1580451" y="440436"/>
                                </a:moveTo>
                                <a:lnTo>
                                  <a:pt x="1519834" y="440436"/>
                                </a:lnTo>
                                <a:lnTo>
                                  <a:pt x="1519834" y="448665"/>
                                </a:lnTo>
                                <a:lnTo>
                                  <a:pt x="1580451" y="448665"/>
                                </a:lnTo>
                                <a:lnTo>
                                  <a:pt x="1580451" y="440436"/>
                                </a:lnTo>
                                <a:close/>
                              </a:path>
                              <a:path w="2228850" h="1366520">
                                <a:moveTo>
                                  <a:pt x="1641017" y="517474"/>
                                </a:moveTo>
                                <a:lnTo>
                                  <a:pt x="1580400" y="517474"/>
                                </a:lnTo>
                                <a:lnTo>
                                  <a:pt x="1580400" y="529247"/>
                                </a:lnTo>
                                <a:lnTo>
                                  <a:pt x="1641017" y="529247"/>
                                </a:lnTo>
                                <a:lnTo>
                                  <a:pt x="1641017" y="517474"/>
                                </a:lnTo>
                                <a:close/>
                              </a:path>
                              <a:path w="2228850" h="1366520">
                                <a:moveTo>
                                  <a:pt x="1641017" y="316306"/>
                                </a:moveTo>
                                <a:lnTo>
                                  <a:pt x="1580400" y="316306"/>
                                </a:lnTo>
                                <a:lnTo>
                                  <a:pt x="1580400" y="328117"/>
                                </a:lnTo>
                                <a:lnTo>
                                  <a:pt x="1641017" y="328117"/>
                                </a:lnTo>
                                <a:lnTo>
                                  <a:pt x="1641017" y="316306"/>
                                </a:lnTo>
                                <a:close/>
                              </a:path>
                              <a:path w="2228850" h="1366520">
                                <a:moveTo>
                                  <a:pt x="1701634" y="672744"/>
                                </a:moveTo>
                                <a:lnTo>
                                  <a:pt x="1641017" y="672744"/>
                                </a:lnTo>
                                <a:lnTo>
                                  <a:pt x="1641017" y="678815"/>
                                </a:lnTo>
                                <a:lnTo>
                                  <a:pt x="1701634" y="678815"/>
                                </a:lnTo>
                                <a:lnTo>
                                  <a:pt x="1701634" y="672744"/>
                                </a:lnTo>
                                <a:close/>
                              </a:path>
                              <a:path w="2228850" h="1366520">
                                <a:moveTo>
                                  <a:pt x="1701634" y="590702"/>
                                </a:moveTo>
                                <a:lnTo>
                                  <a:pt x="1641017" y="590702"/>
                                </a:lnTo>
                                <a:lnTo>
                                  <a:pt x="1641017" y="596747"/>
                                </a:lnTo>
                                <a:lnTo>
                                  <a:pt x="1701634" y="596747"/>
                                </a:lnTo>
                                <a:lnTo>
                                  <a:pt x="1701634" y="590702"/>
                                </a:lnTo>
                                <a:close/>
                              </a:path>
                              <a:path w="2228850" h="1366520">
                                <a:moveTo>
                                  <a:pt x="1762264" y="573138"/>
                                </a:moveTo>
                                <a:lnTo>
                                  <a:pt x="1701647" y="573138"/>
                                </a:lnTo>
                                <a:lnTo>
                                  <a:pt x="1701647" y="584644"/>
                                </a:lnTo>
                                <a:lnTo>
                                  <a:pt x="1762264" y="584644"/>
                                </a:lnTo>
                                <a:lnTo>
                                  <a:pt x="1762264" y="573138"/>
                                </a:lnTo>
                                <a:close/>
                              </a:path>
                              <a:path w="2228850" h="1366520">
                                <a:moveTo>
                                  <a:pt x="1762264" y="360807"/>
                                </a:moveTo>
                                <a:lnTo>
                                  <a:pt x="1701647" y="360807"/>
                                </a:lnTo>
                                <a:lnTo>
                                  <a:pt x="1701647" y="372376"/>
                                </a:lnTo>
                                <a:lnTo>
                                  <a:pt x="1762264" y="372376"/>
                                </a:lnTo>
                                <a:lnTo>
                                  <a:pt x="1762264" y="360807"/>
                                </a:lnTo>
                                <a:close/>
                              </a:path>
                              <a:path w="2228850" h="1366520">
                                <a:moveTo>
                                  <a:pt x="1925434" y="550367"/>
                                </a:moveTo>
                                <a:lnTo>
                                  <a:pt x="1864817" y="550367"/>
                                </a:lnTo>
                                <a:lnTo>
                                  <a:pt x="1864817" y="620268"/>
                                </a:lnTo>
                                <a:lnTo>
                                  <a:pt x="1925434" y="620268"/>
                                </a:lnTo>
                                <a:lnTo>
                                  <a:pt x="1925434" y="550367"/>
                                </a:lnTo>
                                <a:close/>
                              </a:path>
                              <a:path w="2228850" h="1366520">
                                <a:moveTo>
                                  <a:pt x="1986000" y="348703"/>
                                </a:moveTo>
                                <a:lnTo>
                                  <a:pt x="1925383" y="348703"/>
                                </a:lnTo>
                                <a:lnTo>
                                  <a:pt x="1925383" y="357581"/>
                                </a:lnTo>
                                <a:lnTo>
                                  <a:pt x="1986000" y="357581"/>
                                </a:lnTo>
                                <a:lnTo>
                                  <a:pt x="1986000" y="348703"/>
                                </a:lnTo>
                                <a:close/>
                              </a:path>
                              <a:path w="2228850" h="1366520">
                                <a:moveTo>
                                  <a:pt x="1986000" y="18402"/>
                                </a:moveTo>
                                <a:lnTo>
                                  <a:pt x="1925383" y="18402"/>
                                </a:lnTo>
                                <a:lnTo>
                                  <a:pt x="1925383" y="27330"/>
                                </a:lnTo>
                                <a:lnTo>
                                  <a:pt x="1986000" y="27330"/>
                                </a:lnTo>
                                <a:lnTo>
                                  <a:pt x="1986000" y="18402"/>
                                </a:lnTo>
                                <a:close/>
                              </a:path>
                              <a:path w="2228850" h="1366520">
                                <a:moveTo>
                                  <a:pt x="2046630" y="307581"/>
                                </a:moveTo>
                                <a:lnTo>
                                  <a:pt x="1986013" y="307581"/>
                                </a:lnTo>
                                <a:lnTo>
                                  <a:pt x="1986013" y="323723"/>
                                </a:lnTo>
                                <a:lnTo>
                                  <a:pt x="2046630" y="323723"/>
                                </a:lnTo>
                                <a:lnTo>
                                  <a:pt x="2046630" y="307581"/>
                                </a:lnTo>
                                <a:close/>
                              </a:path>
                              <a:path w="2228850" h="1366520">
                                <a:moveTo>
                                  <a:pt x="2046630" y="81661"/>
                                </a:moveTo>
                                <a:lnTo>
                                  <a:pt x="1986013" y="81661"/>
                                </a:lnTo>
                                <a:lnTo>
                                  <a:pt x="1986013" y="97828"/>
                                </a:lnTo>
                                <a:lnTo>
                                  <a:pt x="2046630" y="97828"/>
                                </a:lnTo>
                                <a:lnTo>
                                  <a:pt x="2046630" y="81661"/>
                                </a:lnTo>
                                <a:close/>
                              </a:path>
                              <a:path w="2228850" h="1366520">
                                <a:moveTo>
                                  <a:pt x="2107247" y="150952"/>
                                </a:moveTo>
                                <a:lnTo>
                                  <a:pt x="2046630" y="150952"/>
                                </a:lnTo>
                                <a:lnTo>
                                  <a:pt x="2046630" y="166039"/>
                                </a:lnTo>
                                <a:lnTo>
                                  <a:pt x="2107247" y="166039"/>
                                </a:lnTo>
                                <a:lnTo>
                                  <a:pt x="2107247" y="150952"/>
                                </a:lnTo>
                                <a:close/>
                              </a:path>
                              <a:path w="2228850" h="1366520">
                                <a:moveTo>
                                  <a:pt x="2107247" y="0"/>
                                </a:moveTo>
                                <a:lnTo>
                                  <a:pt x="2046630" y="0"/>
                                </a:lnTo>
                                <a:lnTo>
                                  <a:pt x="2046630" y="15138"/>
                                </a:lnTo>
                                <a:lnTo>
                                  <a:pt x="2107247" y="15138"/>
                                </a:lnTo>
                                <a:lnTo>
                                  <a:pt x="2107247" y="0"/>
                                </a:lnTo>
                                <a:close/>
                              </a:path>
                              <a:path w="2228850" h="1366520">
                                <a:moveTo>
                                  <a:pt x="2167826" y="642835"/>
                                </a:moveTo>
                                <a:lnTo>
                                  <a:pt x="2107209" y="642835"/>
                                </a:lnTo>
                                <a:lnTo>
                                  <a:pt x="2107209" y="652907"/>
                                </a:lnTo>
                                <a:lnTo>
                                  <a:pt x="2167826" y="652907"/>
                                </a:lnTo>
                                <a:lnTo>
                                  <a:pt x="2167826" y="642835"/>
                                </a:lnTo>
                                <a:close/>
                              </a:path>
                              <a:path w="2228850" h="1366520">
                                <a:moveTo>
                                  <a:pt x="2167826" y="442912"/>
                                </a:moveTo>
                                <a:lnTo>
                                  <a:pt x="2107209" y="442912"/>
                                </a:lnTo>
                                <a:lnTo>
                                  <a:pt x="2107209" y="452932"/>
                                </a:lnTo>
                                <a:lnTo>
                                  <a:pt x="2167826" y="452932"/>
                                </a:lnTo>
                                <a:lnTo>
                                  <a:pt x="2167826" y="442912"/>
                                </a:lnTo>
                                <a:close/>
                              </a:path>
                              <a:path w="2228850" h="1366520">
                                <a:moveTo>
                                  <a:pt x="2228443" y="366471"/>
                                </a:moveTo>
                                <a:lnTo>
                                  <a:pt x="2167826" y="366471"/>
                                </a:lnTo>
                                <a:lnTo>
                                  <a:pt x="2167826" y="373113"/>
                                </a:lnTo>
                                <a:lnTo>
                                  <a:pt x="2228443" y="373113"/>
                                </a:lnTo>
                                <a:lnTo>
                                  <a:pt x="2228443" y="366471"/>
                                </a:lnTo>
                                <a:close/>
                              </a:path>
                              <a:path w="2228850" h="1366520">
                                <a:moveTo>
                                  <a:pt x="2228443" y="60566"/>
                                </a:moveTo>
                                <a:lnTo>
                                  <a:pt x="2167826" y="60566"/>
                                </a:lnTo>
                                <a:lnTo>
                                  <a:pt x="2167826" y="67221"/>
                                </a:lnTo>
                                <a:lnTo>
                                  <a:pt x="2228443" y="67221"/>
                                </a:lnTo>
                                <a:lnTo>
                                  <a:pt x="2228443" y="60566"/>
                                </a:lnTo>
                                <a:close/>
                              </a:path>
                            </a:pathLst>
                          </a:custGeom>
                          <a:solidFill>
                            <a:srgbClr val="BC8985"/>
                          </a:solidFill>
                        </wps:spPr>
                        <wps:bodyPr wrap="square" lIns="0" tIns="0" rIns="0" bIns="0" rtlCol="0">
                          <a:prstTxWarp prst="textNoShape">
                            <a:avLst/>
                          </a:prstTxWarp>
                          <a:noAutofit/>
                        </wps:bodyPr>
                      </wps:wsp>
                      <wps:wsp>
                        <wps:cNvPr id="184" name="Graphic 184"/>
                        <wps:cNvSpPr/>
                        <wps:spPr>
                          <a:xfrm>
                            <a:off x="86080" y="928382"/>
                            <a:ext cx="2228850" cy="1387475"/>
                          </a:xfrm>
                          <a:custGeom>
                            <a:avLst/>
                            <a:gdLst/>
                            <a:ahLst/>
                            <a:cxnLst/>
                            <a:rect l="l" t="t" r="r" b="b"/>
                            <a:pathLst>
                              <a:path w="2228850" h="1387475">
                                <a:moveTo>
                                  <a:pt x="60617" y="1136459"/>
                                </a:moveTo>
                                <a:lnTo>
                                  <a:pt x="0" y="1136459"/>
                                </a:lnTo>
                                <a:lnTo>
                                  <a:pt x="0" y="1169250"/>
                                </a:lnTo>
                                <a:lnTo>
                                  <a:pt x="60617" y="1169250"/>
                                </a:lnTo>
                                <a:lnTo>
                                  <a:pt x="60617" y="1136459"/>
                                </a:lnTo>
                                <a:close/>
                              </a:path>
                              <a:path w="2228850" h="1387475">
                                <a:moveTo>
                                  <a:pt x="121234" y="1185519"/>
                                </a:moveTo>
                                <a:lnTo>
                                  <a:pt x="60617" y="1185519"/>
                                </a:lnTo>
                                <a:lnTo>
                                  <a:pt x="60617" y="1263408"/>
                                </a:lnTo>
                                <a:lnTo>
                                  <a:pt x="121234" y="1263408"/>
                                </a:lnTo>
                                <a:lnTo>
                                  <a:pt x="121234" y="1185519"/>
                                </a:lnTo>
                                <a:close/>
                              </a:path>
                              <a:path w="2228850" h="1387475">
                                <a:moveTo>
                                  <a:pt x="181864" y="1205763"/>
                                </a:moveTo>
                                <a:lnTo>
                                  <a:pt x="121246" y="1205763"/>
                                </a:lnTo>
                                <a:lnTo>
                                  <a:pt x="121246" y="1328445"/>
                                </a:lnTo>
                                <a:lnTo>
                                  <a:pt x="181864" y="1328445"/>
                                </a:lnTo>
                                <a:lnTo>
                                  <a:pt x="181864" y="1205763"/>
                                </a:lnTo>
                                <a:close/>
                              </a:path>
                              <a:path w="2228850" h="1387475">
                                <a:moveTo>
                                  <a:pt x="303047" y="1070965"/>
                                </a:moveTo>
                                <a:lnTo>
                                  <a:pt x="242430" y="1070965"/>
                                </a:lnTo>
                                <a:lnTo>
                                  <a:pt x="242430" y="1050429"/>
                                </a:lnTo>
                                <a:lnTo>
                                  <a:pt x="181813" y="1050429"/>
                                </a:lnTo>
                                <a:lnTo>
                                  <a:pt x="181813" y="1184922"/>
                                </a:lnTo>
                                <a:lnTo>
                                  <a:pt x="242430" y="1184922"/>
                                </a:lnTo>
                                <a:lnTo>
                                  <a:pt x="242430" y="1185811"/>
                                </a:lnTo>
                                <a:lnTo>
                                  <a:pt x="303047" y="1185811"/>
                                </a:lnTo>
                                <a:lnTo>
                                  <a:pt x="303047" y="1070965"/>
                                </a:lnTo>
                                <a:close/>
                              </a:path>
                              <a:path w="2228850" h="1387475">
                                <a:moveTo>
                                  <a:pt x="363677" y="991146"/>
                                </a:moveTo>
                                <a:lnTo>
                                  <a:pt x="303060" y="991146"/>
                                </a:lnTo>
                                <a:lnTo>
                                  <a:pt x="303060" y="1314704"/>
                                </a:lnTo>
                                <a:lnTo>
                                  <a:pt x="363677" y="1314704"/>
                                </a:lnTo>
                                <a:lnTo>
                                  <a:pt x="363677" y="991146"/>
                                </a:lnTo>
                                <a:close/>
                              </a:path>
                              <a:path w="2228850" h="1387475">
                                <a:moveTo>
                                  <a:pt x="587413" y="1168209"/>
                                </a:moveTo>
                                <a:lnTo>
                                  <a:pt x="526796" y="1168209"/>
                                </a:lnTo>
                                <a:lnTo>
                                  <a:pt x="526796" y="1208544"/>
                                </a:lnTo>
                                <a:lnTo>
                                  <a:pt x="466229" y="1208544"/>
                                </a:lnTo>
                                <a:lnTo>
                                  <a:pt x="466229" y="1386890"/>
                                </a:lnTo>
                                <a:lnTo>
                                  <a:pt x="526846" y="1386890"/>
                                </a:lnTo>
                                <a:lnTo>
                                  <a:pt x="526846" y="1338910"/>
                                </a:lnTo>
                                <a:lnTo>
                                  <a:pt x="587413" y="1338910"/>
                                </a:lnTo>
                                <a:lnTo>
                                  <a:pt x="587413" y="1168209"/>
                                </a:lnTo>
                                <a:close/>
                              </a:path>
                              <a:path w="2228850" h="1387475">
                                <a:moveTo>
                                  <a:pt x="648042" y="1152829"/>
                                </a:moveTo>
                                <a:lnTo>
                                  <a:pt x="587425" y="1152829"/>
                                </a:lnTo>
                                <a:lnTo>
                                  <a:pt x="587425" y="1236573"/>
                                </a:lnTo>
                                <a:lnTo>
                                  <a:pt x="648042" y="1236573"/>
                                </a:lnTo>
                                <a:lnTo>
                                  <a:pt x="648042" y="1152829"/>
                                </a:lnTo>
                                <a:close/>
                              </a:path>
                              <a:path w="2228850" h="1387475">
                                <a:moveTo>
                                  <a:pt x="708660" y="878039"/>
                                </a:moveTo>
                                <a:lnTo>
                                  <a:pt x="648042" y="878039"/>
                                </a:lnTo>
                                <a:lnTo>
                                  <a:pt x="648042" y="922693"/>
                                </a:lnTo>
                                <a:lnTo>
                                  <a:pt x="708660" y="922693"/>
                                </a:lnTo>
                                <a:lnTo>
                                  <a:pt x="708660" y="878039"/>
                                </a:lnTo>
                                <a:close/>
                              </a:path>
                              <a:path w="2228850" h="1387475">
                                <a:moveTo>
                                  <a:pt x="769239" y="562127"/>
                                </a:moveTo>
                                <a:lnTo>
                                  <a:pt x="708621" y="562127"/>
                                </a:lnTo>
                                <a:lnTo>
                                  <a:pt x="708621" y="576313"/>
                                </a:lnTo>
                                <a:lnTo>
                                  <a:pt x="769239" y="576313"/>
                                </a:lnTo>
                                <a:lnTo>
                                  <a:pt x="769239" y="562127"/>
                                </a:lnTo>
                                <a:close/>
                              </a:path>
                              <a:path w="2228850" h="1387475">
                                <a:moveTo>
                                  <a:pt x="829856" y="386461"/>
                                </a:moveTo>
                                <a:lnTo>
                                  <a:pt x="769239" y="386461"/>
                                </a:lnTo>
                                <a:lnTo>
                                  <a:pt x="769239" y="418553"/>
                                </a:lnTo>
                                <a:lnTo>
                                  <a:pt x="829856" y="418553"/>
                                </a:lnTo>
                                <a:lnTo>
                                  <a:pt x="829856" y="386461"/>
                                </a:lnTo>
                                <a:close/>
                              </a:path>
                              <a:path w="2228850" h="1387475">
                                <a:moveTo>
                                  <a:pt x="993025" y="1073505"/>
                                </a:moveTo>
                                <a:lnTo>
                                  <a:pt x="932408" y="1073505"/>
                                </a:lnTo>
                                <a:lnTo>
                                  <a:pt x="932408" y="1221981"/>
                                </a:lnTo>
                                <a:lnTo>
                                  <a:pt x="993025" y="1221981"/>
                                </a:lnTo>
                                <a:lnTo>
                                  <a:pt x="993025" y="1073505"/>
                                </a:lnTo>
                                <a:close/>
                              </a:path>
                              <a:path w="2228850" h="1387475">
                                <a:moveTo>
                                  <a:pt x="1053642" y="705154"/>
                                </a:moveTo>
                                <a:lnTo>
                                  <a:pt x="993025" y="705154"/>
                                </a:lnTo>
                                <a:lnTo>
                                  <a:pt x="993025" y="743546"/>
                                </a:lnTo>
                                <a:lnTo>
                                  <a:pt x="1053642" y="743546"/>
                                </a:lnTo>
                                <a:lnTo>
                                  <a:pt x="1053642" y="705154"/>
                                </a:lnTo>
                                <a:close/>
                              </a:path>
                              <a:path w="2228850" h="1387475">
                                <a:moveTo>
                                  <a:pt x="1174838" y="800252"/>
                                </a:moveTo>
                                <a:lnTo>
                                  <a:pt x="1114221" y="800252"/>
                                </a:lnTo>
                                <a:lnTo>
                                  <a:pt x="1114221" y="760768"/>
                                </a:lnTo>
                                <a:lnTo>
                                  <a:pt x="1053604" y="760768"/>
                                </a:lnTo>
                                <a:lnTo>
                                  <a:pt x="1053604" y="873531"/>
                                </a:lnTo>
                                <a:lnTo>
                                  <a:pt x="1114221" y="873531"/>
                                </a:lnTo>
                                <a:lnTo>
                                  <a:pt x="1114221" y="830859"/>
                                </a:lnTo>
                                <a:lnTo>
                                  <a:pt x="1174838" y="830859"/>
                                </a:lnTo>
                                <a:lnTo>
                                  <a:pt x="1174838" y="800252"/>
                                </a:lnTo>
                                <a:close/>
                              </a:path>
                              <a:path w="2228850" h="1387475">
                                <a:moveTo>
                                  <a:pt x="1235456" y="435279"/>
                                </a:moveTo>
                                <a:lnTo>
                                  <a:pt x="1174838" y="435279"/>
                                </a:lnTo>
                                <a:lnTo>
                                  <a:pt x="1174838" y="458152"/>
                                </a:lnTo>
                                <a:lnTo>
                                  <a:pt x="1235456" y="458152"/>
                                </a:lnTo>
                                <a:lnTo>
                                  <a:pt x="1235456" y="435279"/>
                                </a:lnTo>
                                <a:close/>
                              </a:path>
                              <a:path w="2228850" h="1387475">
                                <a:moveTo>
                                  <a:pt x="1296035" y="84594"/>
                                </a:moveTo>
                                <a:lnTo>
                                  <a:pt x="1235417" y="84594"/>
                                </a:lnTo>
                                <a:lnTo>
                                  <a:pt x="1235417" y="139611"/>
                                </a:lnTo>
                                <a:lnTo>
                                  <a:pt x="1296035" y="139611"/>
                                </a:lnTo>
                                <a:lnTo>
                                  <a:pt x="1296035" y="84594"/>
                                </a:lnTo>
                                <a:close/>
                              </a:path>
                              <a:path w="2228850" h="1387475">
                                <a:moveTo>
                                  <a:pt x="1459204" y="574535"/>
                                </a:moveTo>
                                <a:lnTo>
                                  <a:pt x="1398587" y="574535"/>
                                </a:lnTo>
                                <a:lnTo>
                                  <a:pt x="1398587" y="583069"/>
                                </a:lnTo>
                                <a:lnTo>
                                  <a:pt x="1459204" y="583069"/>
                                </a:lnTo>
                                <a:lnTo>
                                  <a:pt x="1459204" y="574535"/>
                                </a:lnTo>
                                <a:close/>
                              </a:path>
                              <a:path w="2228850" h="1387475">
                                <a:moveTo>
                                  <a:pt x="1519821" y="300342"/>
                                </a:moveTo>
                                <a:lnTo>
                                  <a:pt x="1459204" y="300342"/>
                                </a:lnTo>
                                <a:lnTo>
                                  <a:pt x="1459204" y="523684"/>
                                </a:lnTo>
                                <a:lnTo>
                                  <a:pt x="1519821" y="523684"/>
                                </a:lnTo>
                                <a:lnTo>
                                  <a:pt x="1519821" y="300342"/>
                                </a:lnTo>
                                <a:close/>
                              </a:path>
                              <a:path w="2228850" h="1387475">
                                <a:moveTo>
                                  <a:pt x="1641017" y="312991"/>
                                </a:moveTo>
                                <a:lnTo>
                                  <a:pt x="1580400" y="312991"/>
                                </a:lnTo>
                                <a:lnTo>
                                  <a:pt x="1580400" y="433539"/>
                                </a:lnTo>
                                <a:lnTo>
                                  <a:pt x="1519834" y="433539"/>
                                </a:lnTo>
                                <a:lnTo>
                                  <a:pt x="1519834" y="576910"/>
                                </a:lnTo>
                                <a:lnTo>
                                  <a:pt x="1580451" y="576910"/>
                                </a:lnTo>
                                <a:lnTo>
                                  <a:pt x="1580451" y="502348"/>
                                </a:lnTo>
                                <a:lnTo>
                                  <a:pt x="1641017" y="502348"/>
                                </a:lnTo>
                                <a:lnTo>
                                  <a:pt x="1641017" y="312991"/>
                                </a:lnTo>
                                <a:close/>
                              </a:path>
                              <a:path w="2228850" h="1387475">
                                <a:moveTo>
                                  <a:pt x="1701634" y="581621"/>
                                </a:moveTo>
                                <a:lnTo>
                                  <a:pt x="1641017" y="581621"/>
                                </a:lnTo>
                                <a:lnTo>
                                  <a:pt x="1641017" y="657618"/>
                                </a:lnTo>
                                <a:lnTo>
                                  <a:pt x="1701634" y="657618"/>
                                </a:lnTo>
                                <a:lnTo>
                                  <a:pt x="1701634" y="581621"/>
                                </a:lnTo>
                                <a:close/>
                              </a:path>
                              <a:path w="2228850" h="1387475">
                                <a:moveTo>
                                  <a:pt x="1762264" y="357238"/>
                                </a:moveTo>
                                <a:lnTo>
                                  <a:pt x="1701647" y="357238"/>
                                </a:lnTo>
                                <a:lnTo>
                                  <a:pt x="1701647" y="558012"/>
                                </a:lnTo>
                                <a:lnTo>
                                  <a:pt x="1762264" y="558012"/>
                                </a:lnTo>
                                <a:lnTo>
                                  <a:pt x="1762264" y="357238"/>
                                </a:lnTo>
                                <a:close/>
                              </a:path>
                              <a:path w="2228850" h="1387475">
                                <a:moveTo>
                                  <a:pt x="1925434" y="554443"/>
                                </a:moveTo>
                                <a:lnTo>
                                  <a:pt x="1864817" y="554443"/>
                                </a:lnTo>
                                <a:lnTo>
                                  <a:pt x="1864817" y="585939"/>
                                </a:lnTo>
                                <a:lnTo>
                                  <a:pt x="1925434" y="585939"/>
                                </a:lnTo>
                                <a:lnTo>
                                  <a:pt x="1925434" y="554443"/>
                                </a:lnTo>
                                <a:close/>
                              </a:path>
                              <a:path w="2228850" h="1387475">
                                <a:moveTo>
                                  <a:pt x="1986000" y="12204"/>
                                </a:moveTo>
                                <a:lnTo>
                                  <a:pt x="1925383" y="12204"/>
                                </a:lnTo>
                                <a:lnTo>
                                  <a:pt x="1925383" y="333578"/>
                                </a:lnTo>
                                <a:lnTo>
                                  <a:pt x="1986000" y="333578"/>
                                </a:lnTo>
                                <a:lnTo>
                                  <a:pt x="1986000" y="12204"/>
                                </a:lnTo>
                                <a:close/>
                              </a:path>
                              <a:path w="2228850" h="1387475">
                                <a:moveTo>
                                  <a:pt x="2107247" y="0"/>
                                </a:moveTo>
                                <a:lnTo>
                                  <a:pt x="2046630" y="0"/>
                                </a:lnTo>
                                <a:lnTo>
                                  <a:pt x="2046630" y="82702"/>
                                </a:lnTo>
                                <a:lnTo>
                                  <a:pt x="1986013" y="82702"/>
                                </a:lnTo>
                                <a:lnTo>
                                  <a:pt x="1986013" y="292455"/>
                                </a:lnTo>
                                <a:lnTo>
                                  <a:pt x="2046630" y="292455"/>
                                </a:lnTo>
                                <a:lnTo>
                                  <a:pt x="2046630" y="135826"/>
                                </a:lnTo>
                                <a:lnTo>
                                  <a:pt x="2107247" y="135826"/>
                                </a:lnTo>
                                <a:lnTo>
                                  <a:pt x="2107247" y="0"/>
                                </a:lnTo>
                                <a:close/>
                              </a:path>
                              <a:path w="2228850" h="1387475">
                                <a:moveTo>
                                  <a:pt x="2167826" y="437807"/>
                                </a:moveTo>
                                <a:lnTo>
                                  <a:pt x="2107209" y="437807"/>
                                </a:lnTo>
                                <a:lnTo>
                                  <a:pt x="2107209" y="627710"/>
                                </a:lnTo>
                                <a:lnTo>
                                  <a:pt x="2167826" y="627710"/>
                                </a:lnTo>
                                <a:lnTo>
                                  <a:pt x="2167826" y="437807"/>
                                </a:lnTo>
                                <a:close/>
                              </a:path>
                              <a:path w="2228850" h="1387475">
                                <a:moveTo>
                                  <a:pt x="2228443" y="52095"/>
                                </a:moveTo>
                                <a:lnTo>
                                  <a:pt x="2167826" y="52095"/>
                                </a:lnTo>
                                <a:lnTo>
                                  <a:pt x="2167826" y="351345"/>
                                </a:lnTo>
                                <a:lnTo>
                                  <a:pt x="2228443" y="351345"/>
                                </a:lnTo>
                                <a:lnTo>
                                  <a:pt x="2228443" y="52095"/>
                                </a:lnTo>
                                <a:close/>
                              </a:path>
                            </a:pathLst>
                          </a:custGeom>
                          <a:solidFill>
                            <a:srgbClr val="A15652"/>
                          </a:solidFill>
                        </wps:spPr>
                        <wps:bodyPr wrap="square" lIns="0" tIns="0" rIns="0" bIns="0" rtlCol="0">
                          <a:prstTxWarp prst="textNoShape">
                            <a:avLst/>
                          </a:prstTxWarp>
                          <a:noAutofit/>
                        </wps:bodyPr>
                      </wps:wsp>
                      <wps:wsp>
                        <wps:cNvPr id="185" name="Graphic 185"/>
                        <wps:cNvSpPr/>
                        <wps:spPr>
                          <a:xfrm>
                            <a:off x="86080" y="97878"/>
                            <a:ext cx="2228850" cy="2760980"/>
                          </a:xfrm>
                          <a:custGeom>
                            <a:avLst/>
                            <a:gdLst/>
                            <a:ahLst/>
                            <a:cxnLst/>
                            <a:rect l="l" t="t" r="r" b="b"/>
                            <a:pathLst>
                              <a:path w="2228850" h="2760980">
                                <a:moveTo>
                                  <a:pt x="466229" y="1784743"/>
                                </a:moveTo>
                                <a:lnTo>
                                  <a:pt x="526846" y="1784743"/>
                                </a:lnTo>
                                <a:lnTo>
                                  <a:pt x="526846" y="2471737"/>
                                </a:lnTo>
                                <a:lnTo>
                                  <a:pt x="466229" y="2471737"/>
                                </a:lnTo>
                                <a:lnTo>
                                  <a:pt x="466229" y="1784743"/>
                                </a:lnTo>
                                <a:close/>
                              </a:path>
                              <a:path w="2228850" h="2760980">
                                <a:moveTo>
                                  <a:pt x="526795" y="1469669"/>
                                </a:moveTo>
                                <a:lnTo>
                                  <a:pt x="587413" y="1469669"/>
                                </a:lnTo>
                                <a:lnTo>
                                  <a:pt x="587413" y="2698495"/>
                                </a:lnTo>
                                <a:lnTo>
                                  <a:pt x="526795" y="2698495"/>
                                </a:lnTo>
                                <a:lnTo>
                                  <a:pt x="526795" y="1469669"/>
                                </a:lnTo>
                                <a:close/>
                              </a:path>
                              <a:path w="2228850" h="2760980">
                                <a:moveTo>
                                  <a:pt x="587425" y="1289596"/>
                                </a:moveTo>
                                <a:lnTo>
                                  <a:pt x="648042" y="1289596"/>
                                </a:lnTo>
                                <a:lnTo>
                                  <a:pt x="648042" y="2760814"/>
                                </a:lnTo>
                                <a:lnTo>
                                  <a:pt x="587425" y="2760814"/>
                                </a:lnTo>
                                <a:lnTo>
                                  <a:pt x="587425" y="1289596"/>
                                </a:lnTo>
                                <a:close/>
                              </a:path>
                              <a:path w="2228850" h="2760980">
                                <a:moveTo>
                                  <a:pt x="648042" y="1293914"/>
                                </a:moveTo>
                                <a:lnTo>
                                  <a:pt x="708659" y="1293914"/>
                                </a:lnTo>
                                <a:lnTo>
                                  <a:pt x="708659" y="2167877"/>
                                </a:lnTo>
                                <a:lnTo>
                                  <a:pt x="648042" y="2167877"/>
                                </a:lnTo>
                                <a:lnTo>
                                  <a:pt x="648042" y="1293914"/>
                                </a:lnTo>
                                <a:close/>
                              </a:path>
                              <a:path w="2228850" h="2760980">
                                <a:moveTo>
                                  <a:pt x="708621" y="951255"/>
                                </a:moveTo>
                                <a:lnTo>
                                  <a:pt x="769238" y="951255"/>
                                </a:lnTo>
                                <a:lnTo>
                                  <a:pt x="769238" y="1848192"/>
                                </a:lnTo>
                                <a:lnTo>
                                  <a:pt x="708621" y="1848192"/>
                                </a:lnTo>
                                <a:lnTo>
                                  <a:pt x="708621" y="951255"/>
                                </a:lnTo>
                                <a:close/>
                              </a:path>
                              <a:path w="2228850" h="2760980">
                                <a:moveTo>
                                  <a:pt x="769238" y="896289"/>
                                </a:moveTo>
                                <a:lnTo>
                                  <a:pt x="829856" y="896289"/>
                                </a:lnTo>
                                <a:lnTo>
                                  <a:pt x="829856" y="1569681"/>
                                </a:lnTo>
                                <a:lnTo>
                                  <a:pt x="769238" y="1569681"/>
                                </a:lnTo>
                                <a:lnTo>
                                  <a:pt x="769238" y="896289"/>
                                </a:lnTo>
                                <a:close/>
                              </a:path>
                              <a:path w="2228850" h="2760980">
                                <a:moveTo>
                                  <a:pt x="1864817" y="882002"/>
                                </a:moveTo>
                                <a:lnTo>
                                  <a:pt x="1925434" y="882002"/>
                                </a:lnTo>
                                <a:lnTo>
                                  <a:pt x="1925434" y="1919389"/>
                                </a:lnTo>
                                <a:lnTo>
                                  <a:pt x="1864817" y="1919389"/>
                                </a:lnTo>
                                <a:lnTo>
                                  <a:pt x="1864817" y="882002"/>
                                </a:lnTo>
                                <a:close/>
                              </a:path>
                              <a:path w="2228850" h="2760980">
                                <a:moveTo>
                                  <a:pt x="1925383" y="266445"/>
                                </a:moveTo>
                                <a:lnTo>
                                  <a:pt x="1986000" y="266445"/>
                                </a:lnTo>
                                <a:lnTo>
                                  <a:pt x="1986000" y="1740242"/>
                                </a:lnTo>
                                <a:lnTo>
                                  <a:pt x="1925383" y="1740242"/>
                                </a:lnTo>
                                <a:lnTo>
                                  <a:pt x="1925383" y="266445"/>
                                </a:lnTo>
                                <a:close/>
                              </a:path>
                              <a:path w="2228850" h="2760980">
                                <a:moveTo>
                                  <a:pt x="1986013" y="300037"/>
                                </a:moveTo>
                                <a:lnTo>
                                  <a:pt x="2046630" y="300037"/>
                                </a:lnTo>
                                <a:lnTo>
                                  <a:pt x="2046630" y="1736077"/>
                                </a:lnTo>
                                <a:lnTo>
                                  <a:pt x="1986013" y="1736077"/>
                                </a:lnTo>
                                <a:lnTo>
                                  <a:pt x="1986013" y="300037"/>
                                </a:lnTo>
                                <a:close/>
                              </a:path>
                              <a:path w="2228850" h="2760980">
                                <a:moveTo>
                                  <a:pt x="2046630" y="82194"/>
                                </a:moveTo>
                                <a:lnTo>
                                  <a:pt x="2107247" y="82194"/>
                                </a:lnTo>
                                <a:lnTo>
                                  <a:pt x="2107247" y="1714588"/>
                                </a:lnTo>
                                <a:lnTo>
                                  <a:pt x="2046630" y="1714588"/>
                                </a:lnTo>
                                <a:lnTo>
                                  <a:pt x="2046630" y="82194"/>
                                </a:lnTo>
                                <a:close/>
                              </a:path>
                              <a:path w="2228850" h="2760980">
                                <a:moveTo>
                                  <a:pt x="2107209" y="602856"/>
                                </a:moveTo>
                                <a:lnTo>
                                  <a:pt x="2167826" y="602856"/>
                                </a:lnTo>
                                <a:lnTo>
                                  <a:pt x="2167826" y="2123732"/>
                                </a:lnTo>
                                <a:lnTo>
                                  <a:pt x="2107209" y="2123732"/>
                                </a:lnTo>
                                <a:lnTo>
                                  <a:pt x="2107209" y="602856"/>
                                </a:lnTo>
                                <a:close/>
                              </a:path>
                              <a:path w="2228850" h="2760980">
                                <a:moveTo>
                                  <a:pt x="2167826" y="0"/>
                                </a:moveTo>
                                <a:lnTo>
                                  <a:pt x="2228443" y="0"/>
                                </a:lnTo>
                                <a:lnTo>
                                  <a:pt x="2228443" y="2064397"/>
                                </a:lnTo>
                                <a:lnTo>
                                  <a:pt x="2167826" y="2064397"/>
                                </a:lnTo>
                                <a:lnTo>
                                  <a:pt x="2167826" y="0"/>
                                </a:lnTo>
                                <a:close/>
                              </a:path>
                              <a:path w="2228850" h="2760980">
                                <a:moveTo>
                                  <a:pt x="0" y="1774621"/>
                                </a:moveTo>
                                <a:lnTo>
                                  <a:pt x="60617" y="1774621"/>
                                </a:lnTo>
                                <a:lnTo>
                                  <a:pt x="60617" y="2192134"/>
                                </a:lnTo>
                                <a:lnTo>
                                  <a:pt x="0" y="2192134"/>
                                </a:lnTo>
                                <a:lnTo>
                                  <a:pt x="0" y="1774621"/>
                                </a:lnTo>
                                <a:close/>
                              </a:path>
                              <a:path w="2228850" h="2760980">
                                <a:moveTo>
                                  <a:pt x="60617" y="1731073"/>
                                </a:moveTo>
                                <a:lnTo>
                                  <a:pt x="121234" y="1731073"/>
                                </a:lnTo>
                                <a:lnTo>
                                  <a:pt x="121234" y="2378925"/>
                                </a:lnTo>
                                <a:lnTo>
                                  <a:pt x="60617" y="2378925"/>
                                </a:lnTo>
                                <a:lnTo>
                                  <a:pt x="60617" y="1731073"/>
                                </a:lnTo>
                                <a:close/>
                              </a:path>
                              <a:path w="2228850" h="2760980">
                                <a:moveTo>
                                  <a:pt x="121246" y="1735632"/>
                                </a:moveTo>
                                <a:lnTo>
                                  <a:pt x="181863" y="1735632"/>
                                </a:lnTo>
                                <a:lnTo>
                                  <a:pt x="181863" y="2459532"/>
                                </a:lnTo>
                                <a:lnTo>
                                  <a:pt x="121246" y="2459532"/>
                                </a:lnTo>
                                <a:lnTo>
                                  <a:pt x="121246" y="1735632"/>
                                </a:lnTo>
                                <a:close/>
                              </a:path>
                              <a:path w="2228850" h="2760980">
                                <a:moveTo>
                                  <a:pt x="181813" y="1677047"/>
                                </a:moveTo>
                                <a:lnTo>
                                  <a:pt x="242430" y="1677047"/>
                                </a:lnTo>
                                <a:lnTo>
                                  <a:pt x="242430" y="2219324"/>
                                </a:lnTo>
                                <a:lnTo>
                                  <a:pt x="181813" y="2219324"/>
                                </a:lnTo>
                                <a:lnTo>
                                  <a:pt x="181813" y="1677047"/>
                                </a:lnTo>
                                <a:close/>
                              </a:path>
                              <a:path w="2228850" h="2760980">
                                <a:moveTo>
                                  <a:pt x="242430" y="1475727"/>
                                </a:moveTo>
                                <a:lnTo>
                                  <a:pt x="303047" y="1475727"/>
                                </a:lnTo>
                                <a:lnTo>
                                  <a:pt x="303047" y="2442070"/>
                                </a:lnTo>
                                <a:lnTo>
                                  <a:pt x="242430" y="2442070"/>
                                </a:lnTo>
                                <a:lnTo>
                                  <a:pt x="242430" y="1475727"/>
                                </a:lnTo>
                                <a:close/>
                              </a:path>
                              <a:path w="2228850" h="2760980">
                                <a:moveTo>
                                  <a:pt x="303060" y="1556892"/>
                                </a:moveTo>
                                <a:lnTo>
                                  <a:pt x="363677" y="1556892"/>
                                </a:lnTo>
                                <a:lnTo>
                                  <a:pt x="363677" y="2410028"/>
                                </a:lnTo>
                                <a:lnTo>
                                  <a:pt x="303060" y="2410028"/>
                                </a:lnTo>
                                <a:lnTo>
                                  <a:pt x="303060" y="1556892"/>
                                </a:lnTo>
                                <a:close/>
                              </a:path>
                              <a:path w="2228850" h="2760980">
                                <a:moveTo>
                                  <a:pt x="932408" y="1513979"/>
                                </a:moveTo>
                                <a:lnTo>
                                  <a:pt x="993025" y="1513979"/>
                                </a:lnTo>
                                <a:lnTo>
                                  <a:pt x="993025" y="2442616"/>
                                </a:lnTo>
                                <a:lnTo>
                                  <a:pt x="932408" y="2442616"/>
                                </a:lnTo>
                                <a:lnTo>
                                  <a:pt x="932408" y="1513979"/>
                                </a:lnTo>
                                <a:close/>
                              </a:path>
                              <a:path w="2228850" h="2760980">
                                <a:moveTo>
                                  <a:pt x="993025" y="667537"/>
                                </a:moveTo>
                                <a:lnTo>
                                  <a:pt x="1053642" y="667537"/>
                                </a:lnTo>
                                <a:lnTo>
                                  <a:pt x="1053642" y="2442209"/>
                                </a:lnTo>
                                <a:lnTo>
                                  <a:pt x="993025" y="2442209"/>
                                </a:lnTo>
                                <a:lnTo>
                                  <a:pt x="993025" y="667537"/>
                                </a:lnTo>
                                <a:close/>
                              </a:path>
                              <a:path w="2228850" h="2760980">
                                <a:moveTo>
                                  <a:pt x="1053604" y="1116114"/>
                                </a:moveTo>
                                <a:lnTo>
                                  <a:pt x="1114221" y="1116114"/>
                                </a:lnTo>
                                <a:lnTo>
                                  <a:pt x="1114221" y="2179091"/>
                                </a:lnTo>
                                <a:lnTo>
                                  <a:pt x="1053604" y="2179091"/>
                                </a:lnTo>
                                <a:lnTo>
                                  <a:pt x="1053604" y="1116114"/>
                                </a:lnTo>
                                <a:close/>
                              </a:path>
                              <a:path w="2228850" h="2760980">
                                <a:moveTo>
                                  <a:pt x="1114221" y="978446"/>
                                </a:moveTo>
                                <a:lnTo>
                                  <a:pt x="1174838" y="978446"/>
                                </a:lnTo>
                                <a:lnTo>
                                  <a:pt x="1174838" y="2313635"/>
                                </a:lnTo>
                                <a:lnTo>
                                  <a:pt x="1114221" y="2313635"/>
                                </a:lnTo>
                                <a:lnTo>
                                  <a:pt x="1114221" y="978446"/>
                                </a:lnTo>
                                <a:close/>
                              </a:path>
                              <a:path w="2228850" h="2760980">
                                <a:moveTo>
                                  <a:pt x="1174838" y="763041"/>
                                </a:moveTo>
                                <a:lnTo>
                                  <a:pt x="1235455" y="763041"/>
                                </a:lnTo>
                                <a:lnTo>
                                  <a:pt x="1235455" y="1791449"/>
                                </a:lnTo>
                                <a:lnTo>
                                  <a:pt x="1174838" y="1791449"/>
                                </a:lnTo>
                                <a:lnTo>
                                  <a:pt x="1174838" y="763041"/>
                                </a:lnTo>
                                <a:close/>
                              </a:path>
                              <a:path w="2228850" h="2760980">
                                <a:moveTo>
                                  <a:pt x="1235417" y="292392"/>
                                </a:moveTo>
                                <a:lnTo>
                                  <a:pt x="1296034" y="292392"/>
                                </a:lnTo>
                                <a:lnTo>
                                  <a:pt x="1296034" y="1592808"/>
                                </a:lnTo>
                                <a:lnTo>
                                  <a:pt x="1235417" y="1592808"/>
                                </a:lnTo>
                                <a:lnTo>
                                  <a:pt x="1235417" y="292392"/>
                                </a:lnTo>
                                <a:close/>
                              </a:path>
                              <a:path w="2228850" h="2760980">
                                <a:moveTo>
                                  <a:pt x="1398587" y="1062685"/>
                                </a:moveTo>
                                <a:lnTo>
                                  <a:pt x="1459204" y="1062685"/>
                                </a:lnTo>
                                <a:lnTo>
                                  <a:pt x="1459204" y="1755978"/>
                                </a:lnTo>
                                <a:lnTo>
                                  <a:pt x="1398587" y="1755978"/>
                                </a:lnTo>
                                <a:lnTo>
                                  <a:pt x="1398587" y="1062685"/>
                                </a:lnTo>
                                <a:close/>
                              </a:path>
                              <a:path w="2228850" h="2760980">
                                <a:moveTo>
                                  <a:pt x="1459204" y="764971"/>
                                </a:moveTo>
                                <a:lnTo>
                                  <a:pt x="1519821" y="764971"/>
                                </a:lnTo>
                                <a:lnTo>
                                  <a:pt x="1519821" y="1720049"/>
                                </a:lnTo>
                                <a:lnTo>
                                  <a:pt x="1459204" y="1720049"/>
                                </a:lnTo>
                                <a:lnTo>
                                  <a:pt x="1459204" y="764971"/>
                                </a:lnTo>
                                <a:close/>
                              </a:path>
                              <a:path w="2228850" h="2760980">
                                <a:moveTo>
                                  <a:pt x="1519834" y="963256"/>
                                </a:moveTo>
                                <a:lnTo>
                                  <a:pt x="1580451" y="963256"/>
                                </a:lnTo>
                                <a:lnTo>
                                  <a:pt x="1580451" y="1708188"/>
                                </a:lnTo>
                                <a:lnTo>
                                  <a:pt x="1519834" y="1708188"/>
                                </a:lnTo>
                                <a:lnTo>
                                  <a:pt x="1519834" y="963256"/>
                                </a:lnTo>
                                <a:close/>
                              </a:path>
                              <a:path w="2228850" h="2760980">
                                <a:moveTo>
                                  <a:pt x="1580400" y="736003"/>
                                </a:moveTo>
                                <a:lnTo>
                                  <a:pt x="1641017" y="736003"/>
                                </a:lnTo>
                                <a:lnTo>
                                  <a:pt x="1641017" y="1740242"/>
                                </a:lnTo>
                                <a:lnTo>
                                  <a:pt x="1580400" y="1740242"/>
                                </a:lnTo>
                                <a:lnTo>
                                  <a:pt x="1580400" y="736003"/>
                                </a:lnTo>
                                <a:close/>
                              </a:path>
                              <a:path w="2228850" h="2760980">
                                <a:moveTo>
                                  <a:pt x="1641017" y="1010691"/>
                                </a:moveTo>
                                <a:lnTo>
                                  <a:pt x="1701634" y="1010691"/>
                                </a:lnTo>
                                <a:lnTo>
                                  <a:pt x="1701634" y="1889569"/>
                                </a:lnTo>
                                <a:lnTo>
                                  <a:pt x="1641017" y="1889569"/>
                                </a:lnTo>
                                <a:lnTo>
                                  <a:pt x="1641017" y="1010691"/>
                                </a:lnTo>
                                <a:close/>
                              </a:path>
                              <a:path w="2228850" h="2760980">
                                <a:moveTo>
                                  <a:pt x="1701647" y="740117"/>
                                </a:moveTo>
                                <a:lnTo>
                                  <a:pt x="1762264" y="740117"/>
                                </a:lnTo>
                                <a:lnTo>
                                  <a:pt x="1762264" y="1836140"/>
                                </a:lnTo>
                                <a:lnTo>
                                  <a:pt x="1701647" y="1836140"/>
                                </a:lnTo>
                                <a:lnTo>
                                  <a:pt x="1701647" y="740117"/>
                                </a:lnTo>
                                <a:close/>
                              </a:path>
                            </a:pathLst>
                          </a:custGeom>
                          <a:ln w="5420">
                            <a:solidFill>
                              <a:srgbClr val="4D4D4D"/>
                            </a:solidFill>
                            <a:prstDash val="solid"/>
                          </a:ln>
                        </wps:spPr>
                        <wps:bodyPr wrap="square" lIns="0" tIns="0" rIns="0" bIns="0" rtlCol="0">
                          <a:prstTxWarp prst="textNoShape">
                            <a:avLst/>
                          </a:prstTxWarp>
                          <a:noAutofit/>
                        </wps:bodyPr>
                      </wps:wsp>
                      <wps:wsp>
                        <wps:cNvPr id="186" name="Graphic 186"/>
                        <wps:cNvSpPr/>
                        <wps:spPr>
                          <a:xfrm>
                            <a:off x="556971" y="2181961"/>
                            <a:ext cx="112395" cy="44450"/>
                          </a:xfrm>
                          <a:custGeom>
                            <a:avLst/>
                            <a:gdLst/>
                            <a:ahLst/>
                            <a:cxnLst/>
                            <a:rect l="l" t="t" r="r" b="b"/>
                            <a:pathLst>
                              <a:path w="112395" h="44450">
                                <a:moveTo>
                                  <a:pt x="51244" y="44157"/>
                                </a:moveTo>
                                <a:lnTo>
                                  <a:pt x="0" y="44157"/>
                                </a:lnTo>
                              </a:path>
                              <a:path w="112395" h="44450">
                                <a:moveTo>
                                  <a:pt x="111861" y="0"/>
                                </a:moveTo>
                                <a:lnTo>
                                  <a:pt x="60566" y="0"/>
                                </a:lnTo>
                              </a:path>
                            </a:pathLst>
                          </a:custGeom>
                          <a:ln w="21680">
                            <a:solidFill>
                              <a:srgbClr val="FFFFFF"/>
                            </a:solidFill>
                            <a:prstDash val="solid"/>
                          </a:ln>
                        </wps:spPr>
                        <wps:bodyPr wrap="square" lIns="0" tIns="0" rIns="0" bIns="0" rtlCol="0">
                          <a:prstTxWarp prst="textNoShape">
                            <a:avLst/>
                          </a:prstTxWarp>
                          <a:noAutofit/>
                        </wps:bodyPr>
                      </wps:wsp>
                      <wps:wsp>
                        <wps:cNvPr id="187" name="Graphic 187"/>
                        <wps:cNvSpPr/>
                        <wps:spPr>
                          <a:xfrm>
                            <a:off x="678167" y="1320037"/>
                            <a:ext cx="1329055" cy="814069"/>
                          </a:xfrm>
                          <a:custGeom>
                            <a:avLst/>
                            <a:gdLst/>
                            <a:ahLst/>
                            <a:cxnLst/>
                            <a:rect l="l" t="t" r="r" b="b"/>
                            <a:pathLst>
                              <a:path w="1329055" h="814069">
                                <a:moveTo>
                                  <a:pt x="51295" y="792213"/>
                                </a:moveTo>
                                <a:lnTo>
                                  <a:pt x="0" y="792213"/>
                                </a:lnTo>
                                <a:lnTo>
                                  <a:pt x="0" y="813892"/>
                                </a:lnTo>
                                <a:lnTo>
                                  <a:pt x="51295" y="813892"/>
                                </a:lnTo>
                                <a:lnTo>
                                  <a:pt x="51295" y="792213"/>
                                </a:lnTo>
                                <a:close/>
                              </a:path>
                              <a:path w="1329055" h="814069">
                                <a:moveTo>
                                  <a:pt x="111861" y="497878"/>
                                </a:moveTo>
                                <a:lnTo>
                                  <a:pt x="60617" y="497878"/>
                                </a:lnTo>
                                <a:lnTo>
                                  <a:pt x="60617" y="519557"/>
                                </a:lnTo>
                                <a:lnTo>
                                  <a:pt x="111861" y="519557"/>
                                </a:lnTo>
                                <a:lnTo>
                                  <a:pt x="111861" y="497878"/>
                                </a:lnTo>
                                <a:close/>
                              </a:path>
                              <a:path w="1329055" h="814069">
                                <a:moveTo>
                                  <a:pt x="172491" y="166738"/>
                                </a:moveTo>
                                <a:lnTo>
                                  <a:pt x="121196" y="166738"/>
                                </a:lnTo>
                                <a:lnTo>
                                  <a:pt x="121196" y="188417"/>
                                </a:lnTo>
                                <a:lnTo>
                                  <a:pt x="172491" y="188417"/>
                                </a:lnTo>
                                <a:lnTo>
                                  <a:pt x="172491" y="166738"/>
                                </a:lnTo>
                                <a:close/>
                              </a:path>
                              <a:path w="1329055" h="814069">
                                <a:moveTo>
                                  <a:pt x="233108" y="0"/>
                                </a:moveTo>
                                <a:lnTo>
                                  <a:pt x="181813" y="0"/>
                                </a:lnTo>
                                <a:lnTo>
                                  <a:pt x="181813" y="21678"/>
                                </a:lnTo>
                                <a:lnTo>
                                  <a:pt x="233108" y="21678"/>
                                </a:lnTo>
                                <a:lnTo>
                                  <a:pt x="233108" y="0"/>
                                </a:lnTo>
                                <a:close/>
                              </a:path>
                              <a:path w="1329055" h="814069">
                                <a:moveTo>
                                  <a:pt x="1328635" y="167728"/>
                                </a:moveTo>
                                <a:lnTo>
                                  <a:pt x="1277391" y="167728"/>
                                </a:lnTo>
                                <a:lnTo>
                                  <a:pt x="1277391" y="189407"/>
                                </a:lnTo>
                                <a:lnTo>
                                  <a:pt x="1328635" y="189407"/>
                                </a:lnTo>
                                <a:lnTo>
                                  <a:pt x="1328635" y="167728"/>
                                </a:lnTo>
                                <a:close/>
                              </a:path>
                            </a:pathLst>
                          </a:custGeom>
                          <a:solidFill>
                            <a:srgbClr val="FFFFFF"/>
                          </a:solidFill>
                        </wps:spPr>
                        <wps:bodyPr wrap="square" lIns="0" tIns="0" rIns="0" bIns="0" rtlCol="0">
                          <a:prstTxWarp prst="textNoShape">
                            <a:avLst/>
                          </a:prstTxWarp>
                          <a:noAutofit/>
                        </wps:bodyPr>
                      </wps:wsp>
                      <wps:wsp>
                        <wps:cNvPr id="188" name="Graphic 188"/>
                        <wps:cNvSpPr/>
                        <wps:spPr>
                          <a:xfrm>
                            <a:off x="2016125" y="996251"/>
                            <a:ext cx="294005" cy="465455"/>
                          </a:xfrm>
                          <a:custGeom>
                            <a:avLst/>
                            <a:gdLst/>
                            <a:ahLst/>
                            <a:cxnLst/>
                            <a:rect l="l" t="t" r="r" b="b"/>
                            <a:pathLst>
                              <a:path w="294005" h="465455">
                                <a:moveTo>
                                  <a:pt x="51295" y="104978"/>
                                </a:moveTo>
                                <a:lnTo>
                                  <a:pt x="0" y="104978"/>
                                </a:lnTo>
                              </a:path>
                              <a:path w="294005" h="465455">
                                <a:moveTo>
                                  <a:pt x="111925" y="119659"/>
                                </a:moveTo>
                                <a:lnTo>
                                  <a:pt x="60629" y="119659"/>
                                </a:lnTo>
                              </a:path>
                              <a:path w="294005" h="465455">
                                <a:moveTo>
                                  <a:pt x="172491" y="0"/>
                                </a:moveTo>
                                <a:lnTo>
                                  <a:pt x="121246" y="0"/>
                                </a:lnTo>
                              </a:path>
                              <a:path w="294005" h="465455">
                                <a:moveTo>
                                  <a:pt x="233121" y="464896"/>
                                </a:moveTo>
                                <a:lnTo>
                                  <a:pt x="181825" y="464896"/>
                                </a:lnTo>
                              </a:path>
                              <a:path w="294005" h="465455">
                                <a:moveTo>
                                  <a:pt x="293738" y="133845"/>
                                </a:moveTo>
                                <a:lnTo>
                                  <a:pt x="242443" y="133845"/>
                                </a:lnTo>
                              </a:path>
                            </a:pathLst>
                          </a:custGeom>
                          <a:ln w="21680">
                            <a:solidFill>
                              <a:srgbClr val="FFFFFF"/>
                            </a:solidFill>
                            <a:prstDash val="solid"/>
                          </a:ln>
                        </wps:spPr>
                        <wps:bodyPr wrap="square" lIns="0" tIns="0" rIns="0" bIns="0" rtlCol="0">
                          <a:prstTxWarp prst="textNoShape">
                            <a:avLst/>
                          </a:prstTxWarp>
                          <a:noAutofit/>
                        </wps:bodyPr>
                      </wps:wsp>
                      <wps:wsp>
                        <wps:cNvPr id="189" name="Graphic 189"/>
                        <wps:cNvSpPr/>
                        <wps:spPr>
                          <a:xfrm>
                            <a:off x="90741" y="2070429"/>
                            <a:ext cx="112395" cy="93345"/>
                          </a:xfrm>
                          <a:custGeom>
                            <a:avLst/>
                            <a:gdLst/>
                            <a:ahLst/>
                            <a:cxnLst/>
                            <a:rect l="l" t="t" r="r" b="b"/>
                            <a:pathLst>
                              <a:path w="112395" h="93345">
                                <a:moveTo>
                                  <a:pt x="51295" y="0"/>
                                </a:moveTo>
                                <a:lnTo>
                                  <a:pt x="0" y="0"/>
                                </a:lnTo>
                                <a:lnTo>
                                  <a:pt x="0" y="21678"/>
                                </a:lnTo>
                                <a:lnTo>
                                  <a:pt x="51295" y="21678"/>
                                </a:lnTo>
                                <a:lnTo>
                                  <a:pt x="51295" y="0"/>
                                </a:lnTo>
                                <a:close/>
                              </a:path>
                              <a:path w="112395" h="93345">
                                <a:moveTo>
                                  <a:pt x="111912" y="71628"/>
                                </a:moveTo>
                                <a:lnTo>
                                  <a:pt x="60617" y="71628"/>
                                </a:lnTo>
                                <a:lnTo>
                                  <a:pt x="60617" y="93306"/>
                                </a:lnTo>
                                <a:lnTo>
                                  <a:pt x="111912" y="93306"/>
                                </a:lnTo>
                                <a:lnTo>
                                  <a:pt x="111912" y="71628"/>
                                </a:lnTo>
                                <a:close/>
                              </a:path>
                            </a:pathLst>
                          </a:custGeom>
                          <a:solidFill>
                            <a:srgbClr val="FFFFFF"/>
                          </a:solidFill>
                        </wps:spPr>
                        <wps:bodyPr wrap="square" lIns="0" tIns="0" rIns="0" bIns="0" rtlCol="0">
                          <a:prstTxWarp prst="textNoShape">
                            <a:avLst/>
                          </a:prstTxWarp>
                          <a:noAutofit/>
                        </wps:bodyPr>
                      </wps:wsp>
                      <wps:wsp>
                        <wps:cNvPr id="190" name="Graphic 190"/>
                        <wps:cNvSpPr/>
                        <wps:spPr>
                          <a:xfrm>
                            <a:off x="211988" y="2046033"/>
                            <a:ext cx="862965" cy="149860"/>
                          </a:xfrm>
                          <a:custGeom>
                            <a:avLst/>
                            <a:gdLst/>
                            <a:ahLst/>
                            <a:cxnLst/>
                            <a:rect l="l" t="t" r="r" b="b"/>
                            <a:pathLst>
                              <a:path w="862965" h="149860">
                                <a:moveTo>
                                  <a:pt x="51244" y="149428"/>
                                </a:moveTo>
                                <a:lnTo>
                                  <a:pt x="0" y="149428"/>
                                </a:lnTo>
                              </a:path>
                              <a:path w="862965" h="149860">
                                <a:moveTo>
                                  <a:pt x="111861" y="0"/>
                                </a:moveTo>
                                <a:lnTo>
                                  <a:pt x="60566" y="0"/>
                                </a:lnTo>
                              </a:path>
                              <a:path w="862965" h="149860">
                                <a:moveTo>
                                  <a:pt x="172491" y="10769"/>
                                </a:moveTo>
                                <a:lnTo>
                                  <a:pt x="121196" y="10769"/>
                                </a:lnTo>
                              </a:path>
                              <a:path w="862965" h="149860">
                                <a:moveTo>
                                  <a:pt x="233057" y="35280"/>
                                </a:moveTo>
                                <a:lnTo>
                                  <a:pt x="181813" y="35280"/>
                                </a:lnTo>
                              </a:path>
                              <a:path w="862965" h="149860">
                                <a:moveTo>
                                  <a:pt x="862457" y="30111"/>
                                </a:moveTo>
                                <a:lnTo>
                                  <a:pt x="811161" y="30111"/>
                                </a:lnTo>
                              </a:path>
                            </a:pathLst>
                          </a:custGeom>
                          <a:ln w="21680">
                            <a:solidFill>
                              <a:srgbClr val="FFFFFF"/>
                            </a:solidFill>
                            <a:prstDash val="solid"/>
                          </a:ln>
                        </wps:spPr>
                        <wps:bodyPr wrap="square" lIns="0" tIns="0" rIns="0" bIns="0" rtlCol="0">
                          <a:prstTxWarp prst="textNoShape">
                            <a:avLst/>
                          </a:prstTxWarp>
                          <a:noAutofit/>
                        </wps:bodyPr>
                      </wps:wsp>
                      <wps:wsp>
                        <wps:cNvPr id="191" name="Graphic 191"/>
                        <wps:cNvSpPr/>
                        <wps:spPr>
                          <a:xfrm>
                            <a:off x="1083767" y="1641899"/>
                            <a:ext cx="51435" cy="22225"/>
                          </a:xfrm>
                          <a:custGeom>
                            <a:avLst/>
                            <a:gdLst/>
                            <a:ahLst/>
                            <a:cxnLst/>
                            <a:rect l="l" t="t" r="r" b="b"/>
                            <a:pathLst>
                              <a:path w="51435" h="22225">
                                <a:moveTo>
                                  <a:pt x="0" y="0"/>
                                </a:moveTo>
                                <a:lnTo>
                                  <a:pt x="51244" y="0"/>
                                </a:lnTo>
                                <a:lnTo>
                                  <a:pt x="51244" y="21680"/>
                                </a:lnTo>
                                <a:lnTo>
                                  <a:pt x="0" y="21680"/>
                                </a:lnTo>
                                <a:lnTo>
                                  <a:pt x="0" y="0"/>
                                </a:lnTo>
                                <a:close/>
                              </a:path>
                            </a:pathLst>
                          </a:custGeom>
                          <a:solidFill>
                            <a:srgbClr val="FFFFFF"/>
                          </a:solidFill>
                        </wps:spPr>
                        <wps:bodyPr wrap="square" lIns="0" tIns="0" rIns="0" bIns="0" rtlCol="0">
                          <a:prstTxWarp prst="textNoShape">
                            <a:avLst/>
                          </a:prstTxWarp>
                          <a:noAutofit/>
                        </wps:bodyPr>
                      </wps:wsp>
                      <wps:wsp>
                        <wps:cNvPr id="192" name="Graphic 192"/>
                        <wps:cNvSpPr/>
                        <wps:spPr>
                          <a:xfrm>
                            <a:off x="1144346" y="1745500"/>
                            <a:ext cx="51435" cy="1270"/>
                          </a:xfrm>
                          <a:custGeom>
                            <a:avLst/>
                            <a:gdLst/>
                            <a:ahLst/>
                            <a:cxnLst/>
                            <a:rect l="l" t="t" r="r" b="b"/>
                            <a:pathLst>
                              <a:path w="51435">
                                <a:moveTo>
                                  <a:pt x="51295" y="0"/>
                                </a:moveTo>
                                <a:lnTo>
                                  <a:pt x="0" y="0"/>
                                </a:lnTo>
                              </a:path>
                            </a:pathLst>
                          </a:custGeom>
                          <a:ln w="21680">
                            <a:solidFill>
                              <a:srgbClr val="FFFFFF"/>
                            </a:solidFill>
                            <a:prstDash val="solid"/>
                          </a:ln>
                        </wps:spPr>
                        <wps:bodyPr wrap="square" lIns="0" tIns="0" rIns="0" bIns="0" rtlCol="0">
                          <a:prstTxWarp prst="textNoShape">
                            <a:avLst/>
                          </a:prstTxWarp>
                          <a:noAutofit/>
                        </wps:bodyPr>
                      </wps:wsp>
                      <wps:wsp>
                        <wps:cNvPr id="193" name="Graphic 193"/>
                        <wps:cNvSpPr/>
                        <wps:spPr>
                          <a:xfrm>
                            <a:off x="1204963" y="1029664"/>
                            <a:ext cx="335915" cy="725170"/>
                          </a:xfrm>
                          <a:custGeom>
                            <a:avLst/>
                            <a:gdLst/>
                            <a:ahLst/>
                            <a:cxnLst/>
                            <a:rect l="l" t="t" r="r" b="b"/>
                            <a:pathLst>
                              <a:path w="335915" h="725170">
                                <a:moveTo>
                                  <a:pt x="51295" y="703414"/>
                                </a:moveTo>
                                <a:lnTo>
                                  <a:pt x="0" y="703414"/>
                                </a:lnTo>
                                <a:lnTo>
                                  <a:pt x="0" y="725093"/>
                                </a:lnTo>
                                <a:lnTo>
                                  <a:pt x="51295" y="725093"/>
                                </a:lnTo>
                                <a:lnTo>
                                  <a:pt x="51295" y="703414"/>
                                </a:lnTo>
                                <a:close/>
                              </a:path>
                              <a:path w="335915" h="725170">
                                <a:moveTo>
                                  <a:pt x="111874" y="334619"/>
                                </a:moveTo>
                                <a:lnTo>
                                  <a:pt x="60629" y="334619"/>
                                </a:lnTo>
                                <a:lnTo>
                                  <a:pt x="60629" y="356298"/>
                                </a:lnTo>
                                <a:lnTo>
                                  <a:pt x="111874" y="356298"/>
                                </a:lnTo>
                                <a:lnTo>
                                  <a:pt x="111874" y="334619"/>
                                </a:lnTo>
                                <a:close/>
                              </a:path>
                              <a:path w="335915" h="725170">
                                <a:moveTo>
                                  <a:pt x="172491" y="0"/>
                                </a:moveTo>
                                <a:lnTo>
                                  <a:pt x="121196" y="0"/>
                                </a:lnTo>
                                <a:lnTo>
                                  <a:pt x="121196" y="21678"/>
                                </a:lnTo>
                                <a:lnTo>
                                  <a:pt x="172491" y="21678"/>
                                </a:lnTo>
                                <a:lnTo>
                                  <a:pt x="172491" y="0"/>
                                </a:lnTo>
                                <a:close/>
                              </a:path>
                              <a:path w="335915" h="725170">
                                <a:moveTo>
                                  <a:pt x="335661" y="466686"/>
                                </a:moveTo>
                                <a:lnTo>
                                  <a:pt x="284365" y="466686"/>
                                </a:lnTo>
                                <a:lnTo>
                                  <a:pt x="284365" y="488365"/>
                                </a:lnTo>
                                <a:lnTo>
                                  <a:pt x="335661" y="488365"/>
                                </a:lnTo>
                                <a:lnTo>
                                  <a:pt x="335661" y="466686"/>
                                </a:lnTo>
                                <a:close/>
                              </a:path>
                            </a:pathLst>
                          </a:custGeom>
                          <a:solidFill>
                            <a:srgbClr val="FFFFFF"/>
                          </a:solidFill>
                        </wps:spPr>
                        <wps:bodyPr wrap="square" lIns="0" tIns="0" rIns="0" bIns="0" rtlCol="0">
                          <a:prstTxWarp prst="textNoShape">
                            <a:avLst/>
                          </a:prstTxWarp>
                          <a:noAutofit/>
                        </wps:bodyPr>
                      </wps:wsp>
                      <wps:wsp>
                        <wps:cNvPr id="194" name="Graphic 194"/>
                        <wps:cNvSpPr/>
                        <wps:spPr>
                          <a:xfrm>
                            <a:off x="1549946" y="1336027"/>
                            <a:ext cx="172720" cy="97790"/>
                          </a:xfrm>
                          <a:custGeom>
                            <a:avLst/>
                            <a:gdLst/>
                            <a:ahLst/>
                            <a:cxnLst/>
                            <a:rect l="l" t="t" r="r" b="b"/>
                            <a:pathLst>
                              <a:path w="172720" h="97790">
                                <a:moveTo>
                                  <a:pt x="51295" y="4368"/>
                                </a:moveTo>
                                <a:lnTo>
                                  <a:pt x="0" y="4368"/>
                                </a:lnTo>
                              </a:path>
                              <a:path w="172720" h="97790">
                                <a:moveTo>
                                  <a:pt x="111874" y="97586"/>
                                </a:moveTo>
                                <a:lnTo>
                                  <a:pt x="60629" y="97586"/>
                                </a:lnTo>
                              </a:path>
                              <a:path w="172720" h="97790">
                                <a:moveTo>
                                  <a:pt x="172491" y="0"/>
                                </a:moveTo>
                                <a:lnTo>
                                  <a:pt x="121196" y="0"/>
                                </a:lnTo>
                              </a:path>
                            </a:pathLst>
                          </a:custGeom>
                          <a:ln w="21680">
                            <a:solidFill>
                              <a:srgbClr val="FFFFFF"/>
                            </a:solidFill>
                            <a:prstDash val="solid"/>
                          </a:ln>
                        </wps:spPr>
                        <wps:bodyPr wrap="square" lIns="0" tIns="0" rIns="0" bIns="0" rtlCol="0">
                          <a:prstTxWarp prst="textNoShape">
                            <a:avLst/>
                          </a:prstTxWarp>
                          <a:noAutofit/>
                        </wps:bodyPr>
                      </wps:wsp>
                      <wps:wsp>
                        <wps:cNvPr id="195" name="Graphic 195"/>
                        <wps:cNvSpPr/>
                        <wps:spPr>
                          <a:xfrm>
                            <a:off x="1731772" y="1537162"/>
                            <a:ext cx="51435" cy="22225"/>
                          </a:xfrm>
                          <a:custGeom>
                            <a:avLst/>
                            <a:gdLst/>
                            <a:ahLst/>
                            <a:cxnLst/>
                            <a:rect l="l" t="t" r="r" b="b"/>
                            <a:pathLst>
                              <a:path w="51435" h="22225">
                                <a:moveTo>
                                  <a:pt x="0" y="0"/>
                                </a:moveTo>
                                <a:lnTo>
                                  <a:pt x="51295" y="0"/>
                                </a:lnTo>
                                <a:lnTo>
                                  <a:pt x="51295" y="21680"/>
                                </a:lnTo>
                                <a:lnTo>
                                  <a:pt x="0" y="21680"/>
                                </a:lnTo>
                                <a:lnTo>
                                  <a:pt x="0" y="0"/>
                                </a:lnTo>
                                <a:close/>
                              </a:path>
                            </a:pathLst>
                          </a:custGeom>
                          <a:solidFill>
                            <a:srgbClr val="FFFFFF"/>
                          </a:solidFill>
                        </wps:spPr>
                        <wps:bodyPr wrap="square" lIns="0" tIns="0" rIns="0" bIns="0" rtlCol="0">
                          <a:prstTxWarp prst="textNoShape">
                            <a:avLst/>
                          </a:prstTxWarp>
                          <a:noAutofit/>
                        </wps:bodyPr>
                      </wps:wsp>
                      <wps:wsp>
                        <wps:cNvPr id="196" name="Graphic 196"/>
                        <wps:cNvSpPr/>
                        <wps:spPr>
                          <a:xfrm>
                            <a:off x="1792389" y="1385989"/>
                            <a:ext cx="51435" cy="1270"/>
                          </a:xfrm>
                          <a:custGeom>
                            <a:avLst/>
                            <a:gdLst/>
                            <a:ahLst/>
                            <a:cxnLst/>
                            <a:rect l="l" t="t" r="r" b="b"/>
                            <a:pathLst>
                              <a:path w="51435">
                                <a:moveTo>
                                  <a:pt x="51244" y="0"/>
                                </a:moveTo>
                                <a:lnTo>
                                  <a:pt x="0" y="0"/>
                                </a:lnTo>
                              </a:path>
                            </a:pathLst>
                          </a:custGeom>
                          <a:ln w="21680">
                            <a:solidFill>
                              <a:srgbClr val="FFFFFF"/>
                            </a:solidFill>
                            <a:prstDash val="solid"/>
                          </a:ln>
                        </wps:spPr>
                        <wps:bodyPr wrap="square" lIns="0" tIns="0" rIns="0" bIns="0" rtlCol="0">
                          <a:prstTxWarp prst="textNoShape">
                            <a:avLst/>
                          </a:prstTxWarp>
                          <a:noAutofit/>
                        </wps:bodyPr>
                      </wps:wsp>
                      <wps:wsp>
                        <wps:cNvPr id="197" name="Graphic 197"/>
                        <wps:cNvSpPr/>
                        <wps:spPr>
                          <a:xfrm>
                            <a:off x="93065" y="996251"/>
                            <a:ext cx="2214880" cy="1229995"/>
                          </a:xfrm>
                          <a:custGeom>
                            <a:avLst/>
                            <a:gdLst/>
                            <a:ahLst/>
                            <a:cxnLst/>
                            <a:rect l="l" t="t" r="r" b="b"/>
                            <a:pathLst>
                              <a:path w="2214880" h="1229995">
                                <a:moveTo>
                                  <a:pt x="512813" y="1229868"/>
                                </a:moveTo>
                                <a:lnTo>
                                  <a:pt x="466229" y="1229868"/>
                                </a:lnTo>
                              </a:path>
                              <a:path w="2214880" h="1229995">
                                <a:moveTo>
                                  <a:pt x="573443" y="1185710"/>
                                </a:moveTo>
                                <a:lnTo>
                                  <a:pt x="526808" y="1185710"/>
                                </a:lnTo>
                              </a:path>
                              <a:path w="2214880" h="1229995">
                                <a:moveTo>
                                  <a:pt x="634060" y="1126832"/>
                                </a:moveTo>
                                <a:lnTo>
                                  <a:pt x="587425" y="1126832"/>
                                </a:lnTo>
                              </a:path>
                              <a:path w="2214880" h="1229995">
                                <a:moveTo>
                                  <a:pt x="694639" y="832497"/>
                                </a:moveTo>
                                <a:lnTo>
                                  <a:pt x="648055" y="832497"/>
                                </a:lnTo>
                              </a:path>
                              <a:path w="2214880" h="1229995">
                                <a:moveTo>
                                  <a:pt x="755256" y="501357"/>
                                </a:moveTo>
                                <a:lnTo>
                                  <a:pt x="708621" y="501357"/>
                                </a:lnTo>
                              </a:path>
                              <a:path w="2214880" h="1229995">
                                <a:moveTo>
                                  <a:pt x="815886" y="334619"/>
                                </a:moveTo>
                                <a:lnTo>
                                  <a:pt x="769251" y="334619"/>
                                </a:lnTo>
                              </a:path>
                              <a:path w="2214880" h="1229995">
                                <a:moveTo>
                                  <a:pt x="1911400" y="502348"/>
                                </a:moveTo>
                                <a:lnTo>
                                  <a:pt x="1864817" y="502348"/>
                                </a:lnTo>
                              </a:path>
                              <a:path w="2214880" h="1229995">
                                <a:moveTo>
                                  <a:pt x="1972030" y="104978"/>
                                </a:moveTo>
                                <a:lnTo>
                                  <a:pt x="1925396" y="104978"/>
                                </a:lnTo>
                              </a:path>
                              <a:path w="2214880" h="1229995">
                                <a:moveTo>
                                  <a:pt x="2032647" y="119659"/>
                                </a:moveTo>
                                <a:lnTo>
                                  <a:pt x="1986013" y="119659"/>
                                </a:lnTo>
                              </a:path>
                              <a:path w="2214880" h="1229995">
                                <a:moveTo>
                                  <a:pt x="2093226" y="0"/>
                                </a:moveTo>
                                <a:lnTo>
                                  <a:pt x="2046643" y="0"/>
                                </a:lnTo>
                              </a:path>
                              <a:path w="2214880" h="1229995">
                                <a:moveTo>
                                  <a:pt x="2153843" y="464896"/>
                                </a:moveTo>
                                <a:lnTo>
                                  <a:pt x="2107209" y="464896"/>
                                </a:lnTo>
                              </a:path>
                              <a:path w="2214880" h="1229995">
                                <a:moveTo>
                                  <a:pt x="2214473" y="133845"/>
                                </a:moveTo>
                                <a:lnTo>
                                  <a:pt x="2167839" y="133845"/>
                                </a:lnTo>
                              </a:path>
                              <a:path w="2214880" h="1229995">
                                <a:moveTo>
                                  <a:pt x="46634" y="1085011"/>
                                </a:moveTo>
                                <a:lnTo>
                                  <a:pt x="0" y="1085011"/>
                                </a:lnTo>
                              </a:path>
                              <a:path w="2214880" h="1229995">
                                <a:moveTo>
                                  <a:pt x="107264" y="1156639"/>
                                </a:moveTo>
                                <a:lnTo>
                                  <a:pt x="60629" y="1156639"/>
                                </a:lnTo>
                              </a:path>
                              <a:path w="2214880" h="1229995">
                                <a:moveTo>
                                  <a:pt x="167830" y="1199210"/>
                                </a:moveTo>
                                <a:lnTo>
                                  <a:pt x="121246" y="1199210"/>
                                </a:lnTo>
                              </a:path>
                              <a:path w="2214880" h="1229995">
                                <a:moveTo>
                                  <a:pt x="228460" y="1049782"/>
                                </a:moveTo>
                                <a:lnTo>
                                  <a:pt x="181825" y="1049782"/>
                                </a:lnTo>
                              </a:path>
                              <a:path w="2214880" h="1229995">
                                <a:moveTo>
                                  <a:pt x="289077" y="1060551"/>
                                </a:moveTo>
                                <a:lnTo>
                                  <a:pt x="242442" y="1060551"/>
                                </a:lnTo>
                              </a:path>
                              <a:path w="2214880" h="1229995">
                                <a:moveTo>
                                  <a:pt x="349656" y="1085062"/>
                                </a:moveTo>
                                <a:lnTo>
                                  <a:pt x="303072" y="1085062"/>
                                </a:lnTo>
                              </a:path>
                              <a:path w="2214880" h="1229995">
                                <a:moveTo>
                                  <a:pt x="979042" y="1079893"/>
                                </a:moveTo>
                                <a:lnTo>
                                  <a:pt x="932408" y="1079893"/>
                                </a:lnTo>
                              </a:path>
                              <a:path w="2214880" h="1229995">
                                <a:moveTo>
                                  <a:pt x="1039621" y="656488"/>
                                </a:moveTo>
                                <a:lnTo>
                                  <a:pt x="993038" y="656488"/>
                                </a:lnTo>
                              </a:path>
                              <a:path w="2214880" h="1229995">
                                <a:moveTo>
                                  <a:pt x="1100239" y="749249"/>
                                </a:moveTo>
                                <a:lnTo>
                                  <a:pt x="1053604" y="749249"/>
                                </a:lnTo>
                              </a:path>
                              <a:path w="2214880" h="1229995">
                                <a:moveTo>
                                  <a:pt x="1160868" y="747661"/>
                                </a:moveTo>
                                <a:lnTo>
                                  <a:pt x="1114234" y="747661"/>
                                </a:lnTo>
                              </a:path>
                              <a:path w="2214880" h="1229995">
                                <a:moveTo>
                                  <a:pt x="1221435" y="378866"/>
                                </a:moveTo>
                                <a:lnTo>
                                  <a:pt x="1174851" y="378866"/>
                                </a:lnTo>
                              </a:path>
                              <a:path w="2214880" h="1229995">
                                <a:moveTo>
                                  <a:pt x="1282064" y="44246"/>
                                </a:moveTo>
                                <a:lnTo>
                                  <a:pt x="1235430" y="44246"/>
                                </a:lnTo>
                              </a:path>
                              <a:path w="2214880" h="1229995">
                                <a:moveTo>
                                  <a:pt x="1445221" y="510933"/>
                                </a:moveTo>
                                <a:lnTo>
                                  <a:pt x="1398587" y="510933"/>
                                </a:lnTo>
                              </a:path>
                              <a:path w="2214880" h="1229995">
                                <a:moveTo>
                                  <a:pt x="1505851" y="344144"/>
                                </a:moveTo>
                                <a:lnTo>
                                  <a:pt x="1459217" y="344144"/>
                                </a:lnTo>
                              </a:path>
                              <a:path w="2214880" h="1229995">
                                <a:moveTo>
                                  <a:pt x="1566417" y="437362"/>
                                </a:moveTo>
                                <a:lnTo>
                                  <a:pt x="1519834" y="437362"/>
                                </a:lnTo>
                              </a:path>
                              <a:path w="2214880" h="1229995">
                                <a:moveTo>
                                  <a:pt x="1627047" y="339775"/>
                                </a:moveTo>
                                <a:lnTo>
                                  <a:pt x="1580413" y="339775"/>
                                </a:lnTo>
                              </a:path>
                              <a:path w="2214880" h="1229995">
                                <a:moveTo>
                                  <a:pt x="1687664" y="551751"/>
                                </a:moveTo>
                                <a:lnTo>
                                  <a:pt x="1641030" y="551751"/>
                                </a:lnTo>
                              </a:path>
                              <a:path w="2214880" h="1229995">
                                <a:moveTo>
                                  <a:pt x="1748243" y="389737"/>
                                </a:moveTo>
                                <a:lnTo>
                                  <a:pt x="1701660" y="389737"/>
                                </a:lnTo>
                              </a:path>
                            </a:pathLst>
                          </a:custGeom>
                          <a:ln w="10840">
                            <a:solidFill>
                              <a:srgbClr val="4D4D4D"/>
                            </a:solidFill>
                            <a:prstDash val="solid"/>
                          </a:ln>
                        </wps:spPr>
                        <wps:bodyPr wrap="square" lIns="0" tIns="0" rIns="0" bIns="0" rtlCol="0">
                          <a:prstTxWarp prst="textNoShape">
                            <a:avLst/>
                          </a:prstTxWarp>
                          <a:noAutofit/>
                        </wps:bodyPr>
                      </wps:wsp>
                      <wps:wsp>
                        <wps:cNvPr id="198" name="Graphic 198"/>
                        <wps:cNvSpPr/>
                        <wps:spPr>
                          <a:xfrm>
                            <a:off x="165354" y="140792"/>
                            <a:ext cx="560070" cy="848360"/>
                          </a:xfrm>
                          <a:custGeom>
                            <a:avLst/>
                            <a:gdLst/>
                            <a:ahLst/>
                            <a:cxnLst/>
                            <a:rect l="l" t="t" r="r" b="b"/>
                            <a:pathLst>
                              <a:path w="560070" h="848360">
                                <a:moveTo>
                                  <a:pt x="0" y="0"/>
                                </a:moveTo>
                                <a:lnTo>
                                  <a:pt x="559447" y="0"/>
                                </a:lnTo>
                                <a:lnTo>
                                  <a:pt x="559447" y="848220"/>
                                </a:lnTo>
                                <a:lnTo>
                                  <a:pt x="0" y="848220"/>
                                </a:lnTo>
                                <a:lnTo>
                                  <a:pt x="0" y="0"/>
                                </a:lnTo>
                                <a:close/>
                              </a:path>
                            </a:pathLst>
                          </a:custGeom>
                          <a:ln w="13550">
                            <a:solidFill>
                              <a:srgbClr val="FFFFFF"/>
                            </a:solidFill>
                            <a:prstDash val="solid"/>
                          </a:ln>
                        </wps:spPr>
                        <wps:bodyPr wrap="square" lIns="0" tIns="0" rIns="0" bIns="0" rtlCol="0">
                          <a:prstTxWarp prst="textNoShape">
                            <a:avLst/>
                          </a:prstTxWarp>
                          <a:noAutofit/>
                        </wps:bodyPr>
                      </wps:wsp>
                      <wps:wsp>
                        <wps:cNvPr id="199" name="Graphic 199"/>
                        <wps:cNvSpPr/>
                        <wps:spPr>
                          <a:xfrm>
                            <a:off x="165354" y="140792"/>
                            <a:ext cx="563245" cy="851535"/>
                          </a:xfrm>
                          <a:custGeom>
                            <a:avLst/>
                            <a:gdLst/>
                            <a:ahLst/>
                            <a:cxnLst/>
                            <a:rect l="l" t="t" r="r" b="b"/>
                            <a:pathLst>
                              <a:path w="563245" h="851535">
                                <a:moveTo>
                                  <a:pt x="562622" y="851395"/>
                                </a:moveTo>
                                <a:lnTo>
                                  <a:pt x="0" y="851395"/>
                                </a:lnTo>
                                <a:lnTo>
                                  <a:pt x="0" y="0"/>
                                </a:lnTo>
                                <a:lnTo>
                                  <a:pt x="562622" y="0"/>
                                </a:lnTo>
                                <a:lnTo>
                                  <a:pt x="562622" y="851395"/>
                                </a:lnTo>
                                <a:close/>
                              </a:path>
                            </a:pathLst>
                          </a:custGeom>
                          <a:solidFill>
                            <a:srgbClr val="FFFFFF"/>
                          </a:solidFill>
                        </wps:spPr>
                        <wps:bodyPr wrap="square" lIns="0" tIns="0" rIns="0" bIns="0" rtlCol="0">
                          <a:prstTxWarp prst="textNoShape">
                            <a:avLst/>
                          </a:prstTxWarp>
                          <a:noAutofit/>
                        </wps:bodyPr>
                      </wps:wsp>
                      <wps:wsp>
                        <wps:cNvPr id="200" name="Graphic 200"/>
                        <wps:cNvSpPr/>
                        <wps:spPr>
                          <a:xfrm>
                            <a:off x="284111" y="339026"/>
                            <a:ext cx="81280" cy="467359"/>
                          </a:xfrm>
                          <a:custGeom>
                            <a:avLst/>
                            <a:gdLst/>
                            <a:ahLst/>
                            <a:cxnLst/>
                            <a:rect l="l" t="t" r="r" b="b"/>
                            <a:pathLst>
                              <a:path w="81280" h="467359">
                                <a:moveTo>
                                  <a:pt x="81254" y="452335"/>
                                </a:moveTo>
                                <a:lnTo>
                                  <a:pt x="0" y="452335"/>
                                </a:lnTo>
                                <a:lnTo>
                                  <a:pt x="0" y="466826"/>
                                </a:lnTo>
                                <a:lnTo>
                                  <a:pt x="81254" y="466826"/>
                                </a:lnTo>
                                <a:lnTo>
                                  <a:pt x="81254" y="452335"/>
                                </a:lnTo>
                                <a:close/>
                              </a:path>
                              <a:path w="81280" h="467359">
                                <a:moveTo>
                                  <a:pt x="81254" y="0"/>
                                </a:moveTo>
                                <a:lnTo>
                                  <a:pt x="0" y="0"/>
                                </a:lnTo>
                                <a:lnTo>
                                  <a:pt x="0" y="14452"/>
                                </a:lnTo>
                                <a:lnTo>
                                  <a:pt x="81254" y="14452"/>
                                </a:lnTo>
                                <a:lnTo>
                                  <a:pt x="81254" y="0"/>
                                </a:lnTo>
                                <a:close/>
                              </a:path>
                            </a:pathLst>
                          </a:custGeom>
                          <a:solidFill>
                            <a:srgbClr val="BFBFBF"/>
                          </a:solidFill>
                        </wps:spPr>
                        <wps:bodyPr wrap="square" lIns="0" tIns="0" rIns="0" bIns="0" rtlCol="0">
                          <a:prstTxWarp prst="textNoShape">
                            <a:avLst/>
                          </a:prstTxWarp>
                          <a:noAutofit/>
                        </wps:bodyPr>
                      </wps:wsp>
                      <wps:wsp>
                        <wps:cNvPr id="201" name="Graphic 201"/>
                        <wps:cNvSpPr/>
                        <wps:spPr>
                          <a:xfrm>
                            <a:off x="202857" y="186384"/>
                            <a:ext cx="487680" cy="745490"/>
                          </a:xfrm>
                          <a:custGeom>
                            <a:avLst/>
                            <a:gdLst/>
                            <a:ahLst/>
                            <a:cxnLst/>
                            <a:rect l="l" t="t" r="r" b="b"/>
                            <a:pathLst>
                              <a:path w="487680" h="745490">
                                <a:moveTo>
                                  <a:pt x="162509" y="167093"/>
                                </a:moveTo>
                                <a:lnTo>
                                  <a:pt x="81254" y="167093"/>
                                </a:lnTo>
                                <a:lnTo>
                                  <a:pt x="81254" y="142570"/>
                                </a:lnTo>
                                <a:lnTo>
                                  <a:pt x="0" y="142570"/>
                                </a:lnTo>
                                <a:lnTo>
                                  <a:pt x="0" y="536562"/>
                                </a:lnTo>
                                <a:lnTo>
                                  <a:pt x="81254" y="536562"/>
                                </a:lnTo>
                                <a:lnTo>
                                  <a:pt x="81254" y="604977"/>
                                </a:lnTo>
                                <a:lnTo>
                                  <a:pt x="162509" y="604977"/>
                                </a:lnTo>
                                <a:lnTo>
                                  <a:pt x="162509" y="524281"/>
                                </a:lnTo>
                                <a:lnTo>
                                  <a:pt x="81254" y="524281"/>
                                </a:lnTo>
                                <a:lnTo>
                                  <a:pt x="81254" y="247789"/>
                                </a:lnTo>
                                <a:lnTo>
                                  <a:pt x="162509" y="247789"/>
                                </a:lnTo>
                                <a:lnTo>
                                  <a:pt x="162509" y="167093"/>
                                </a:lnTo>
                                <a:close/>
                              </a:path>
                              <a:path w="487680" h="745490">
                                <a:moveTo>
                                  <a:pt x="325031" y="402971"/>
                                </a:moveTo>
                                <a:lnTo>
                                  <a:pt x="243776" y="402971"/>
                                </a:lnTo>
                                <a:lnTo>
                                  <a:pt x="243776" y="533501"/>
                                </a:lnTo>
                                <a:lnTo>
                                  <a:pt x="162521" y="533501"/>
                                </a:lnTo>
                                <a:lnTo>
                                  <a:pt x="162521" y="696468"/>
                                </a:lnTo>
                                <a:lnTo>
                                  <a:pt x="243776" y="696468"/>
                                </a:lnTo>
                                <a:lnTo>
                                  <a:pt x="243776" y="598093"/>
                                </a:lnTo>
                                <a:lnTo>
                                  <a:pt x="325031" y="598093"/>
                                </a:lnTo>
                                <a:lnTo>
                                  <a:pt x="325031" y="402971"/>
                                </a:lnTo>
                                <a:close/>
                              </a:path>
                              <a:path w="487680" h="745490">
                                <a:moveTo>
                                  <a:pt x="325031" y="0"/>
                                </a:moveTo>
                                <a:lnTo>
                                  <a:pt x="243776" y="0"/>
                                </a:lnTo>
                                <a:lnTo>
                                  <a:pt x="243776" y="103733"/>
                                </a:lnTo>
                                <a:lnTo>
                                  <a:pt x="162521" y="103733"/>
                                </a:lnTo>
                                <a:lnTo>
                                  <a:pt x="162521" y="266700"/>
                                </a:lnTo>
                                <a:lnTo>
                                  <a:pt x="243776" y="266700"/>
                                </a:lnTo>
                                <a:lnTo>
                                  <a:pt x="243776" y="195059"/>
                                </a:lnTo>
                                <a:lnTo>
                                  <a:pt x="325031" y="195059"/>
                                </a:lnTo>
                                <a:lnTo>
                                  <a:pt x="325031" y="0"/>
                                </a:lnTo>
                                <a:close/>
                              </a:path>
                              <a:path w="487680" h="745490">
                                <a:moveTo>
                                  <a:pt x="487553" y="578091"/>
                                </a:moveTo>
                                <a:lnTo>
                                  <a:pt x="406298" y="578091"/>
                                </a:lnTo>
                                <a:lnTo>
                                  <a:pt x="406298" y="598525"/>
                                </a:lnTo>
                                <a:lnTo>
                                  <a:pt x="325043" y="598525"/>
                                </a:lnTo>
                                <a:lnTo>
                                  <a:pt x="325043" y="686295"/>
                                </a:lnTo>
                                <a:lnTo>
                                  <a:pt x="406298" y="686295"/>
                                </a:lnTo>
                                <a:lnTo>
                                  <a:pt x="406298" y="745324"/>
                                </a:lnTo>
                                <a:lnTo>
                                  <a:pt x="487553" y="745324"/>
                                </a:lnTo>
                                <a:lnTo>
                                  <a:pt x="487553" y="578091"/>
                                </a:lnTo>
                                <a:close/>
                              </a:path>
                              <a:path w="487680" h="745490">
                                <a:moveTo>
                                  <a:pt x="487553" y="81851"/>
                                </a:moveTo>
                                <a:lnTo>
                                  <a:pt x="406298" y="81851"/>
                                </a:lnTo>
                                <a:lnTo>
                                  <a:pt x="406298" y="195554"/>
                                </a:lnTo>
                                <a:lnTo>
                                  <a:pt x="325043" y="195554"/>
                                </a:lnTo>
                                <a:lnTo>
                                  <a:pt x="325043" y="283311"/>
                                </a:lnTo>
                                <a:lnTo>
                                  <a:pt x="406298" y="283311"/>
                                </a:lnTo>
                                <a:lnTo>
                                  <a:pt x="406298" y="249148"/>
                                </a:lnTo>
                                <a:lnTo>
                                  <a:pt x="487553" y="249148"/>
                                </a:lnTo>
                                <a:lnTo>
                                  <a:pt x="487553" y="81851"/>
                                </a:lnTo>
                                <a:close/>
                              </a:path>
                            </a:pathLst>
                          </a:custGeom>
                          <a:solidFill>
                            <a:srgbClr val="D8D8D8"/>
                          </a:solidFill>
                        </wps:spPr>
                        <wps:bodyPr wrap="square" lIns="0" tIns="0" rIns="0" bIns="0" rtlCol="0">
                          <a:prstTxWarp prst="textNoShape">
                            <a:avLst/>
                          </a:prstTxWarp>
                          <a:noAutofit/>
                        </wps:bodyPr>
                      </wps:wsp>
                      <wps:wsp>
                        <wps:cNvPr id="202" name="Graphic 202"/>
                        <wps:cNvSpPr/>
                        <wps:spPr>
                          <a:xfrm>
                            <a:off x="202857" y="381444"/>
                            <a:ext cx="487680" cy="403860"/>
                          </a:xfrm>
                          <a:custGeom>
                            <a:avLst/>
                            <a:gdLst/>
                            <a:ahLst/>
                            <a:cxnLst/>
                            <a:rect l="l" t="t" r="r" b="b"/>
                            <a:pathLst>
                              <a:path w="487680" h="403860">
                                <a:moveTo>
                                  <a:pt x="81254" y="120751"/>
                                </a:moveTo>
                                <a:lnTo>
                                  <a:pt x="0" y="120751"/>
                                </a:lnTo>
                                <a:lnTo>
                                  <a:pt x="0" y="168275"/>
                                </a:lnTo>
                                <a:lnTo>
                                  <a:pt x="81254" y="168275"/>
                                </a:lnTo>
                                <a:lnTo>
                                  <a:pt x="81254" y="120751"/>
                                </a:lnTo>
                                <a:close/>
                              </a:path>
                              <a:path w="487680" h="403860">
                                <a:moveTo>
                                  <a:pt x="162509" y="281038"/>
                                </a:moveTo>
                                <a:lnTo>
                                  <a:pt x="81254" y="281038"/>
                                </a:lnTo>
                                <a:lnTo>
                                  <a:pt x="81254" y="329222"/>
                                </a:lnTo>
                                <a:lnTo>
                                  <a:pt x="162509" y="329222"/>
                                </a:lnTo>
                                <a:lnTo>
                                  <a:pt x="162509" y="281038"/>
                                </a:lnTo>
                                <a:close/>
                              </a:path>
                              <a:path w="487680" h="403860">
                                <a:moveTo>
                                  <a:pt x="162509" y="52730"/>
                                </a:moveTo>
                                <a:lnTo>
                                  <a:pt x="81254" y="52730"/>
                                </a:lnTo>
                                <a:lnTo>
                                  <a:pt x="81254" y="100901"/>
                                </a:lnTo>
                                <a:lnTo>
                                  <a:pt x="162509" y="100901"/>
                                </a:lnTo>
                                <a:lnTo>
                                  <a:pt x="162509" y="52730"/>
                                </a:lnTo>
                                <a:close/>
                              </a:path>
                              <a:path w="487680" h="403860">
                                <a:moveTo>
                                  <a:pt x="243776" y="305193"/>
                                </a:moveTo>
                                <a:lnTo>
                                  <a:pt x="162521" y="305193"/>
                                </a:lnTo>
                                <a:lnTo>
                                  <a:pt x="162521" y="338442"/>
                                </a:lnTo>
                                <a:lnTo>
                                  <a:pt x="243776" y="338442"/>
                                </a:lnTo>
                                <a:lnTo>
                                  <a:pt x="243776" y="305193"/>
                                </a:lnTo>
                                <a:close/>
                              </a:path>
                              <a:path w="487680" h="403860">
                                <a:moveTo>
                                  <a:pt x="243776" y="71640"/>
                                </a:moveTo>
                                <a:lnTo>
                                  <a:pt x="162521" y="71640"/>
                                </a:lnTo>
                                <a:lnTo>
                                  <a:pt x="162521" y="104889"/>
                                </a:lnTo>
                                <a:lnTo>
                                  <a:pt x="243776" y="104889"/>
                                </a:lnTo>
                                <a:lnTo>
                                  <a:pt x="243776" y="71640"/>
                                </a:lnTo>
                                <a:close/>
                              </a:path>
                              <a:path w="487680" h="403860">
                                <a:moveTo>
                                  <a:pt x="325031" y="171996"/>
                                </a:moveTo>
                                <a:lnTo>
                                  <a:pt x="243776" y="171996"/>
                                </a:lnTo>
                                <a:lnTo>
                                  <a:pt x="243776" y="207911"/>
                                </a:lnTo>
                                <a:lnTo>
                                  <a:pt x="325031" y="207911"/>
                                </a:lnTo>
                                <a:lnTo>
                                  <a:pt x="325031" y="171996"/>
                                </a:lnTo>
                                <a:close/>
                              </a:path>
                              <a:path w="487680" h="403860">
                                <a:moveTo>
                                  <a:pt x="325031" y="0"/>
                                </a:moveTo>
                                <a:lnTo>
                                  <a:pt x="243776" y="0"/>
                                </a:lnTo>
                                <a:lnTo>
                                  <a:pt x="243776" y="35966"/>
                                </a:lnTo>
                                <a:lnTo>
                                  <a:pt x="325031" y="35966"/>
                                </a:lnTo>
                                <a:lnTo>
                                  <a:pt x="325031" y="0"/>
                                </a:lnTo>
                                <a:close/>
                              </a:path>
                              <a:path w="487680" h="403860">
                                <a:moveTo>
                                  <a:pt x="487553" y="343293"/>
                                </a:moveTo>
                                <a:lnTo>
                                  <a:pt x="406298" y="343293"/>
                                </a:lnTo>
                                <a:lnTo>
                                  <a:pt x="406298" y="348322"/>
                                </a:lnTo>
                                <a:lnTo>
                                  <a:pt x="325043" y="348322"/>
                                </a:lnTo>
                                <a:lnTo>
                                  <a:pt x="325043" y="403466"/>
                                </a:lnTo>
                                <a:lnTo>
                                  <a:pt x="406298" y="403466"/>
                                </a:lnTo>
                                <a:lnTo>
                                  <a:pt x="406298" y="383032"/>
                                </a:lnTo>
                                <a:lnTo>
                                  <a:pt x="487553" y="383032"/>
                                </a:lnTo>
                                <a:lnTo>
                                  <a:pt x="487553" y="343293"/>
                                </a:lnTo>
                                <a:close/>
                              </a:path>
                              <a:path w="487680" h="403860">
                                <a:moveTo>
                                  <a:pt x="487553" y="54089"/>
                                </a:moveTo>
                                <a:lnTo>
                                  <a:pt x="406298" y="54089"/>
                                </a:lnTo>
                                <a:lnTo>
                                  <a:pt x="406298" y="88252"/>
                                </a:lnTo>
                                <a:lnTo>
                                  <a:pt x="325043" y="88252"/>
                                </a:lnTo>
                                <a:lnTo>
                                  <a:pt x="325043" y="143421"/>
                                </a:lnTo>
                                <a:lnTo>
                                  <a:pt x="406298" y="143421"/>
                                </a:lnTo>
                                <a:lnTo>
                                  <a:pt x="406298" y="93776"/>
                                </a:lnTo>
                                <a:lnTo>
                                  <a:pt x="487553" y="93776"/>
                                </a:lnTo>
                                <a:lnTo>
                                  <a:pt x="487553" y="54089"/>
                                </a:lnTo>
                                <a:close/>
                              </a:path>
                            </a:pathLst>
                          </a:custGeom>
                          <a:solidFill>
                            <a:srgbClr val="F2F2F2"/>
                          </a:solidFill>
                        </wps:spPr>
                        <wps:bodyPr wrap="square" lIns="0" tIns="0" rIns="0" bIns="0" rtlCol="0">
                          <a:prstTxWarp prst="textNoShape">
                            <a:avLst/>
                          </a:prstTxWarp>
                          <a:noAutofit/>
                        </wps:bodyPr>
                      </wps:wsp>
                      <wps:wsp>
                        <wps:cNvPr id="203" name="Graphic 203"/>
                        <wps:cNvSpPr/>
                        <wps:spPr>
                          <a:xfrm>
                            <a:off x="202857" y="417410"/>
                            <a:ext cx="487680" cy="312420"/>
                          </a:xfrm>
                          <a:custGeom>
                            <a:avLst/>
                            <a:gdLst/>
                            <a:ahLst/>
                            <a:cxnLst/>
                            <a:rect l="l" t="t" r="r" b="b"/>
                            <a:pathLst>
                              <a:path w="487680" h="312420">
                                <a:moveTo>
                                  <a:pt x="162509" y="208762"/>
                                </a:moveTo>
                                <a:lnTo>
                                  <a:pt x="81254" y="208762"/>
                                </a:lnTo>
                                <a:lnTo>
                                  <a:pt x="81254" y="245071"/>
                                </a:lnTo>
                                <a:lnTo>
                                  <a:pt x="162509" y="245071"/>
                                </a:lnTo>
                                <a:lnTo>
                                  <a:pt x="162509" y="208762"/>
                                </a:lnTo>
                                <a:close/>
                              </a:path>
                              <a:path w="487680" h="312420">
                                <a:moveTo>
                                  <a:pt x="162509" y="64935"/>
                                </a:moveTo>
                                <a:lnTo>
                                  <a:pt x="81254" y="64935"/>
                                </a:lnTo>
                                <a:lnTo>
                                  <a:pt x="81254" y="89496"/>
                                </a:lnTo>
                                <a:lnTo>
                                  <a:pt x="0" y="89496"/>
                                </a:lnTo>
                                <a:lnTo>
                                  <a:pt x="0" y="127647"/>
                                </a:lnTo>
                                <a:lnTo>
                                  <a:pt x="81254" y="127647"/>
                                </a:lnTo>
                                <a:lnTo>
                                  <a:pt x="81254" y="101307"/>
                                </a:lnTo>
                                <a:lnTo>
                                  <a:pt x="162509" y="101307"/>
                                </a:lnTo>
                                <a:lnTo>
                                  <a:pt x="162509" y="64935"/>
                                </a:lnTo>
                                <a:close/>
                              </a:path>
                              <a:path w="487680" h="312420">
                                <a:moveTo>
                                  <a:pt x="243776" y="219621"/>
                                </a:moveTo>
                                <a:lnTo>
                                  <a:pt x="162521" y="219621"/>
                                </a:lnTo>
                                <a:lnTo>
                                  <a:pt x="162521" y="269227"/>
                                </a:lnTo>
                                <a:lnTo>
                                  <a:pt x="243776" y="269227"/>
                                </a:lnTo>
                                <a:lnTo>
                                  <a:pt x="243776" y="219621"/>
                                </a:lnTo>
                                <a:close/>
                              </a:path>
                              <a:path w="487680" h="312420">
                                <a:moveTo>
                                  <a:pt x="325031" y="98539"/>
                                </a:moveTo>
                                <a:lnTo>
                                  <a:pt x="243776" y="98539"/>
                                </a:lnTo>
                                <a:lnTo>
                                  <a:pt x="243776" y="68922"/>
                                </a:lnTo>
                                <a:lnTo>
                                  <a:pt x="162521" y="68922"/>
                                </a:lnTo>
                                <a:lnTo>
                                  <a:pt x="162521" y="118465"/>
                                </a:lnTo>
                                <a:lnTo>
                                  <a:pt x="243776" y="118465"/>
                                </a:lnTo>
                                <a:lnTo>
                                  <a:pt x="243776" y="136029"/>
                                </a:lnTo>
                                <a:lnTo>
                                  <a:pt x="325031" y="136029"/>
                                </a:lnTo>
                                <a:lnTo>
                                  <a:pt x="325031" y="98539"/>
                                </a:lnTo>
                                <a:close/>
                              </a:path>
                              <a:path w="487680" h="312420">
                                <a:moveTo>
                                  <a:pt x="325031" y="0"/>
                                </a:moveTo>
                                <a:lnTo>
                                  <a:pt x="243776" y="0"/>
                                </a:lnTo>
                                <a:lnTo>
                                  <a:pt x="243776" y="37452"/>
                                </a:lnTo>
                                <a:lnTo>
                                  <a:pt x="325031" y="37452"/>
                                </a:lnTo>
                                <a:lnTo>
                                  <a:pt x="325031" y="0"/>
                                </a:lnTo>
                                <a:close/>
                              </a:path>
                              <a:path w="487680" h="312420">
                                <a:moveTo>
                                  <a:pt x="487553" y="233057"/>
                                </a:moveTo>
                                <a:lnTo>
                                  <a:pt x="406298" y="233057"/>
                                </a:lnTo>
                                <a:lnTo>
                                  <a:pt x="406298" y="244436"/>
                                </a:lnTo>
                                <a:lnTo>
                                  <a:pt x="325043" y="244436"/>
                                </a:lnTo>
                                <a:lnTo>
                                  <a:pt x="325043" y="312356"/>
                                </a:lnTo>
                                <a:lnTo>
                                  <a:pt x="406298" y="312356"/>
                                </a:lnTo>
                                <a:lnTo>
                                  <a:pt x="406298" y="307327"/>
                                </a:lnTo>
                                <a:lnTo>
                                  <a:pt x="487553" y="307327"/>
                                </a:lnTo>
                                <a:lnTo>
                                  <a:pt x="487553" y="233057"/>
                                </a:lnTo>
                                <a:close/>
                              </a:path>
                              <a:path w="487680" h="312420">
                                <a:moveTo>
                                  <a:pt x="487553" y="57810"/>
                                </a:moveTo>
                                <a:lnTo>
                                  <a:pt x="406298" y="57810"/>
                                </a:lnTo>
                                <a:lnTo>
                                  <a:pt x="406298" y="107454"/>
                                </a:lnTo>
                                <a:lnTo>
                                  <a:pt x="325043" y="107454"/>
                                </a:lnTo>
                                <a:lnTo>
                                  <a:pt x="325043" y="175374"/>
                                </a:lnTo>
                                <a:lnTo>
                                  <a:pt x="406298" y="175374"/>
                                </a:lnTo>
                                <a:lnTo>
                                  <a:pt x="406298" y="132118"/>
                                </a:lnTo>
                                <a:lnTo>
                                  <a:pt x="487553" y="132118"/>
                                </a:lnTo>
                                <a:lnTo>
                                  <a:pt x="487553" y="57810"/>
                                </a:lnTo>
                                <a:close/>
                              </a:path>
                            </a:pathLst>
                          </a:custGeom>
                          <a:solidFill>
                            <a:srgbClr val="EBEBEB"/>
                          </a:solidFill>
                        </wps:spPr>
                        <wps:bodyPr wrap="square" lIns="0" tIns="0" rIns="0" bIns="0" rtlCol="0">
                          <a:prstTxWarp prst="textNoShape">
                            <a:avLst/>
                          </a:prstTxWarp>
                          <a:noAutofit/>
                        </wps:bodyPr>
                      </wps:wsp>
                      <wps:wsp>
                        <wps:cNvPr id="204" name="Graphic 204"/>
                        <wps:cNvSpPr/>
                        <wps:spPr>
                          <a:xfrm>
                            <a:off x="202857" y="454862"/>
                            <a:ext cx="487680" cy="207010"/>
                          </a:xfrm>
                          <a:custGeom>
                            <a:avLst/>
                            <a:gdLst/>
                            <a:ahLst/>
                            <a:cxnLst/>
                            <a:rect l="l" t="t" r="r" b="b"/>
                            <a:pathLst>
                              <a:path w="487680" h="207010">
                                <a:moveTo>
                                  <a:pt x="162509" y="168490"/>
                                </a:moveTo>
                                <a:lnTo>
                                  <a:pt x="81254" y="168490"/>
                                </a:lnTo>
                                <a:lnTo>
                                  <a:pt x="81254" y="171310"/>
                                </a:lnTo>
                                <a:lnTo>
                                  <a:pt x="162509" y="171310"/>
                                </a:lnTo>
                                <a:lnTo>
                                  <a:pt x="162509" y="168490"/>
                                </a:lnTo>
                                <a:close/>
                              </a:path>
                              <a:path w="487680" h="207010">
                                <a:moveTo>
                                  <a:pt x="162509" y="63855"/>
                                </a:moveTo>
                                <a:lnTo>
                                  <a:pt x="81254" y="63855"/>
                                </a:lnTo>
                                <a:lnTo>
                                  <a:pt x="81254" y="57645"/>
                                </a:lnTo>
                                <a:lnTo>
                                  <a:pt x="0" y="57645"/>
                                </a:lnTo>
                                <a:lnTo>
                                  <a:pt x="0" y="84582"/>
                                </a:lnTo>
                                <a:lnTo>
                                  <a:pt x="81254" y="84582"/>
                                </a:lnTo>
                                <a:lnTo>
                                  <a:pt x="81254" y="66675"/>
                                </a:lnTo>
                                <a:lnTo>
                                  <a:pt x="162509" y="66675"/>
                                </a:lnTo>
                                <a:lnTo>
                                  <a:pt x="162509" y="63855"/>
                                </a:lnTo>
                                <a:close/>
                              </a:path>
                              <a:path w="487680" h="207010">
                                <a:moveTo>
                                  <a:pt x="243776" y="175412"/>
                                </a:moveTo>
                                <a:lnTo>
                                  <a:pt x="162521" y="175412"/>
                                </a:lnTo>
                                <a:lnTo>
                                  <a:pt x="162521" y="182168"/>
                                </a:lnTo>
                                <a:lnTo>
                                  <a:pt x="243776" y="182168"/>
                                </a:lnTo>
                                <a:lnTo>
                                  <a:pt x="243776" y="175412"/>
                                </a:lnTo>
                                <a:close/>
                              </a:path>
                              <a:path w="487680" h="207010">
                                <a:moveTo>
                                  <a:pt x="243776" y="81013"/>
                                </a:moveTo>
                                <a:lnTo>
                                  <a:pt x="162521" y="81013"/>
                                </a:lnTo>
                                <a:lnTo>
                                  <a:pt x="162521" y="87769"/>
                                </a:lnTo>
                                <a:lnTo>
                                  <a:pt x="243776" y="87769"/>
                                </a:lnTo>
                                <a:lnTo>
                                  <a:pt x="243776" y="81013"/>
                                </a:lnTo>
                                <a:close/>
                              </a:path>
                              <a:path w="487680" h="207010">
                                <a:moveTo>
                                  <a:pt x="325031" y="0"/>
                                </a:moveTo>
                                <a:lnTo>
                                  <a:pt x="243776" y="0"/>
                                </a:lnTo>
                                <a:lnTo>
                                  <a:pt x="243776" y="61074"/>
                                </a:lnTo>
                                <a:lnTo>
                                  <a:pt x="325031" y="61074"/>
                                </a:lnTo>
                                <a:lnTo>
                                  <a:pt x="325031" y="0"/>
                                </a:lnTo>
                                <a:close/>
                              </a:path>
                              <a:path w="487680" h="207010">
                                <a:moveTo>
                                  <a:pt x="406298" y="203695"/>
                                </a:moveTo>
                                <a:lnTo>
                                  <a:pt x="325043" y="203695"/>
                                </a:lnTo>
                                <a:lnTo>
                                  <a:pt x="325043" y="206984"/>
                                </a:lnTo>
                                <a:lnTo>
                                  <a:pt x="406298" y="206984"/>
                                </a:lnTo>
                                <a:lnTo>
                                  <a:pt x="406298" y="203695"/>
                                </a:lnTo>
                                <a:close/>
                              </a:path>
                              <a:path w="487680" h="207010">
                                <a:moveTo>
                                  <a:pt x="406298" y="137922"/>
                                </a:moveTo>
                                <a:lnTo>
                                  <a:pt x="325043" y="137922"/>
                                </a:lnTo>
                                <a:lnTo>
                                  <a:pt x="325043" y="141236"/>
                                </a:lnTo>
                                <a:lnTo>
                                  <a:pt x="406298" y="141236"/>
                                </a:lnTo>
                                <a:lnTo>
                                  <a:pt x="406298" y="137922"/>
                                </a:lnTo>
                                <a:close/>
                              </a:path>
                              <a:path w="487680" h="207010">
                                <a:moveTo>
                                  <a:pt x="487553" y="193471"/>
                                </a:moveTo>
                                <a:lnTo>
                                  <a:pt x="406298" y="193471"/>
                                </a:lnTo>
                                <a:lnTo>
                                  <a:pt x="406298" y="195605"/>
                                </a:lnTo>
                                <a:lnTo>
                                  <a:pt x="487553" y="195605"/>
                                </a:lnTo>
                                <a:lnTo>
                                  <a:pt x="487553" y="193471"/>
                                </a:lnTo>
                                <a:close/>
                              </a:path>
                              <a:path w="487680" h="207010">
                                <a:moveTo>
                                  <a:pt x="487553" y="94665"/>
                                </a:moveTo>
                                <a:lnTo>
                                  <a:pt x="406298" y="94665"/>
                                </a:lnTo>
                                <a:lnTo>
                                  <a:pt x="406298" y="96786"/>
                                </a:lnTo>
                                <a:lnTo>
                                  <a:pt x="487553" y="96786"/>
                                </a:lnTo>
                                <a:lnTo>
                                  <a:pt x="487553" y="94665"/>
                                </a:lnTo>
                                <a:close/>
                              </a:path>
                            </a:pathLst>
                          </a:custGeom>
                          <a:solidFill>
                            <a:srgbClr val="DDDDDD"/>
                          </a:solidFill>
                        </wps:spPr>
                        <wps:bodyPr wrap="square" lIns="0" tIns="0" rIns="0" bIns="0" rtlCol="0">
                          <a:prstTxWarp prst="textNoShape">
                            <a:avLst/>
                          </a:prstTxWarp>
                          <a:noAutofit/>
                        </wps:bodyPr>
                      </wps:wsp>
                      <wps:wsp>
                        <wps:cNvPr id="205" name="Graphic 205"/>
                        <wps:cNvSpPr/>
                        <wps:spPr>
                          <a:xfrm>
                            <a:off x="202857" y="460425"/>
                            <a:ext cx="487680" cy="198755"/>
                          </a:xfrm>
                          <a:custGeom>
                            <a:avLst/>
                            <a:gdLst/>
                            <a:ahLst/>
                            <a:cxnLst/>
                            <a:rect l="l" t="t" r="r" b="b"/>
                            <a:pathLst>
                              <a:path w="487680" h="198755">
                                <a:moveTo>
                                  <a:pt x="162509" y="61112"/>
                                </a:moveTo>
                                <a:lnTo>
                                  <a:pt x="81254" y="61112"/>
                                </a:lnTo>
                                <a:lnTo>
                                  <a:pt x="81254" y="59474"/>
                                </a:lnTo>
                                <a:lnTo>
                                  <a:pt x="0" y="59474"/>
                                </a:lnTo>
                                <a:lnTo>
                                  <a:pt x="0" y="71628"/>
                                </a:lnTo>
                                <a:lnTo>
                                  <a:pt x="81254" y="71628"/>
                                </a:lnTo>
                                <a:lnTo>
                                  <a:pt x="81254" y="162915"/>
                                </a:lnTo>
                                <a:lnTo>
                                  <a:pt x="162509" y="162915"/>
                                </a:lnTo>
                                <a:lnTo>
                                  <a:pt x="162509" y="61112"/>
                                </a:lnTo>
                                <a:close/>
                              </a:path>
                              <a:path w="487680" h="198755">
                                <a:moveTo>
                                  <a:pt x="243776" y="82194"/>
                                </a:moveTo>
                                <a:lnTo>
                                  <a:pt x="162521" y="82194"/>
                                </a:lnTo>
                                <a:lnTo>
                                  <a:pt x="162521" y="169849"/>
                                </a:lnTo>
                                <a:lnTo>
                                  <a:pt x="243776" y="169849"/>
                                </a:lnTo>
                                <a:lnTo>
                                  <a:pt x="243776" y="82194"/>
                                </a:lnTo>
                                <a:close/>
                              </a:path>
                              <a:path w="487680" h="198755">
                                <a:moveTo>
                                  <a:pt x="325031" y="0"/>
                                </a:moveTo>
                                <a:lnTo>
                                  <a:pt x="243776" y="0"/>
                                </a:lnTo>
                                <a:lnTo>
                                  <a:pt x="243776" y="49961"/>
                                </a:lnTo>
                                <a:lnTo>
                                  <a:pt x="325031" y="49961"/>
                                </a:lnTo>
                                <a:lnTo>
                                  <a:pt x="325031" y="0"/>
                                </a:lnTo>
                                <a:close/>
                              </a:path>
                              <a:path w="487680" h="198755">
                                <a:moveTo>
                                  <a:pt x="487553" y="91224"/>
                                </a:moveTo>
                                <a:lnTo>
                                  <a:pt x="406298" y="91224"/>
                                </a:lnTo>
                                <a:lnTo>
                                  <a:pt x="406298" y="135674"/>
                                </a:lnTo>
                                <a:lnTo>
                                  <a:pt x="325043" y="135674"/>
                                </a:lnTo>
                                <a:lnTo>
                                  <a:pt x="325043" y="198132"/>
                                </a:lnTo>
                                <a:lnTo>
                                  <a:pt x="406298" y="198132"/>
                                </a:lnTo>
                                <a:lnTo>
                                  <a:pt x="406298" y="187909"/>
                                </a:lnTo>
                                <a:lnTo>
                                  <a:pt x="487553" y="187909"/>
                                </a:lnTo>
                                <a:lnTo>
                                  <a:pt x="487553" y="91224"/>
                                </a:lnTo>
                                <a:close/>
                              </a:path>
                            </a:pathLst>
                          </a:custGeom>
                          <a:solidFill>
                            <a:srgbClr val="E4E4E4"/>
                          </a:solidFill>
                        </wps:spPr>
                        <wps:bodyPr wrap="square" lIns="0" tIns="0" rIns="0" bIns="0" rtlCol="0">
                          <a:prstTxWarp prst="textNoShape">
                            <a:avLst/>
                          </a:prstTxWarp>
                          <a:noAutofit/>
                        </wps:bodyPr>
                      </wps:wsp>
                      <wps:wsp>
                        <wps:cNvPr id="206" name="Graphic 206"/>
                        <wps:cNvSpPr/>
                        <wps:spPr>
                          <a:xfrm>
                            <a:off x="202857" y="185293"/>
                            <a:ext cx="487680" cy="748665"/>
                          </a:xfrm>
                          <a:custGeom>
                            <a:avLst/>
                            <a:gdLst/>
                            <a:ahLst/>
                            <a:cxnLst/>
                            <a:rect l="l" t="t" r="r" b="b"/>
                            <a:pathLst>
                              <a:path w="487680" h="748665">
                                <a:moveTo>
                                  <a:pt x="0" y="140589"/>
                                </a:moveTo>
                                <a:lnTo>
                                  <a:pt x="81254" y="140589"/>
                                </a:lnTo>
                                <a:lnTo>
                                  <a:pt x="81254" y="540740"/>
                                </a:lnTo>
                                <a:lnTo>
                                  <a:pt x="0" y="540740"/>
                                </a:lnTo>
                                <a:lnTo>
                                  <a:pt x="0" y="140589"/>
                                </a:lnTo>
                                <a:close/>
                              </a:path>
                              <a:path w="487680" h="748665">
                                <a:moveTo>
                                  <a:pt x="81254" y="153733"/>
                                </a:moveTo>
                                <a:lnTo>
                                  <a:pt x="162509" y="153733"/>
                                </a:lnTo>
                                <a:lnTo>
                                  <a:pt x="162509" y="620560"/>
                                </a:lnTo>
                                <a:lnTo>
                                  <a:pt x="81254" y="620560"/>
                                </a:lnTo>
                                <a:lnTo>
                                  <a:pt x="81254" y="153733"/>
                                </a:lnTo>
                                <a:close/>
                              </a:path>
                              <a:path w="487680" h="748665">
                                <a:moveTo>
                                  <a:pt x="162521" y="101053"/>
                                </a:moveTo>
                                <a:lnTo>
                                  <a:pt x="243776" y="101053"/>
                                </a:lnTo>
                                <a:lnTo>
                                  <a:pt x="243776" y="701281"/>
                                </a:lnTo>
                                <a:lnTo>
                                  <a:pt x="162521" y="701281"/>
                                </a:lnTo>
                                <a:lnTo>
                                  <a:pt x="162521" y="101053"/>
                                </a:lnTo>
                                <a:close/>
                              </a:path>
                              <a:path w="487680" h="748665">
                                <a:moveTo>
                                  <a:pt x="243776" y="0"/>
                                </a:moveTo>
                                <a:lnTo>
                                  <a:pt x="325031" y="0"/>
                                </a:lnTo>
                                <a:lnTo>
                                  <a:pt x="325031" y="600227"/>
                                </a:lnTo>
                                <a:lnTo>
                                  <a:pt x="243776" y="600227"/>
                                </a:lnTo>
                                <a:lnTo>
                                  <a:pt x="243776" y="0"/>
                                </a:lnTo>
                                <a:close/>
                              </a:path>
                              <a:path w="487680" h="748665">
                                <a:moveTo>
                                  <a:pt x="325043" y="191935"/>
                                </a:moveTo>
                                <a:lnTo>
                                  <a:pt x="406298" y="191935"/>
                                </a:lnTo>
                                <a:lnTo>
                                  <a:pt x="406298" y="692099"/>
                                </a:lnTo>
                                <a:lnTo>
                                  <a:pt x="325043" y="692099"/>
                                </a:lnTo>
                                <a:lnTo>
                                  <a:pt x="325043" y="191935"/>
                                </a:lnTo>
                                <a:close/>
                              </a:path>
                              <a:path w="487680" h="748665">
                                <a:moveTo>
                                  <a:pt x="406298" y="81254"/>
                                </a:moveTo>
                                <a:lnTo>
                                  <a:pt x="487552" y="81254"/>
                                </a:lnTo>
                                <a:lnTo>
                                  <a:pt x="487552" y="748157"/>
                                </a:lnTo>
                                <a:lnTo>
                                  <a:pt x="406298" y="748157"/>
                                </a:lnTo>
                                <a:lnTo>
                                  <a:pt x="406298" y="81254"/>
                                </a:lnTo>
                                <a:close/>
                              </a:path>
                            </a:pathLst>
                          </a:custGeom>
                          <a:ln w="5420">
                            <a:solidFill>
                              <a:srgbClr val="4D4D4D"/>
                            </a:solidFill>
                            <a:prstDash val="solid"/>
                          </a:ln>
                        </wps:spPr>
                        <wps:bodyPr wrap="square" lIns="0" tIns="0" rIns="0" bIns="0" rtlCol="0">
                          <a:prstTxWarp prst="textNoShape">
                            <a:avLst/>
                          </a:prstTxWarp>
                          <a:noAutofit/>
                        </wps:bodyPr>
                      </wps:wsp>
                      <wps:wsp>
                        <wps:cNvPr id="207" name="Graphic 207"/>
                        <wps:cNvSpPr/>
                        <wps:spPr>
                          <a:xfrm>
                            <a:off x="165354" y="140792"/>
                            <a:ext cx="563245" cy="851535"/>
                          </a:xfrm>
                          <a:custGeom>
                            <a:avLst/>
                            <a:gdLst/>
                            <a:ahLst/>
                            <a:cxnLst/>
                            <a:rect l="l" t="t" r="r" b="b"/>
                            <a:pathLst>
                              <a:path w="563245" h="851535">
                                <a:moveTo>
                                  <a:pt x="0" y="0"/>
                                </a:moveTo>
                                <a:lnTo>
                                  <a:pt x="562622" y="0"/>
                                </a:lnTo>
                                <a:lnTo>
                                  <a:pt x="562622" y="851395"/>
                                </a:lnTo>
                                <a:lnTo>
                                  <a:pt x="0" y="851395"/>
                                </a:lnTo>
                                <a:lnTo>
                                  <a:pt x="0" y="0"/>
                                </a:lnTo>
                                <a:close/>
                              </a:path>
                            </a:pathLst>
                          </a:custGeom>
                          <a:ln w="10840">
                            <a:solidFill>
                              <a:srgbClr val="4D4D4D"/>
                            </a:solidFill>
                            <a:prstDash val="solid"/>
                          </a:ln>
                        </wps:spPr>
                        <wps:bodyPr wrap="square" lIns="0" tIns="0" rIns="0" bIns="0" rtlCol="0">
                          <a:prstTxWarp prst="textNoShape">
                            <a:avLst/>
                          </a:prstTxWarp>
                          <a:noAutofit/>
                        </wps:bodyPr>
                      </wps:wsp>
                      <wps:wsp>
                        <wps:cNvPr id="208" name="Graphic 208"/>
                        <wps:cNvSpPr/>
                        <wps:spPr>
                          <a:xfrm>
                            <a:off x="34823" y="34772"/>
                            <a:ext cx="2331085" cy="3075305"/>
                          </a:xfrm>
                          <a:custGeom>
                            <a:avLst/>
                            <a:gdLst/>
                            <a:ahLst/>
                            <a:cxnLst/>
                            <a:rect l="l" t="t" r="r" b="b"/>
                            <a:pathLst>
                              <a:path w="2331085" h="3075305">
                                <a:moveTo>
                                  <a:pt x="0" y="0"/>
                                </a:moveTo>
                                <a:lnTo>
                                  <a:pt x="2330996" y="0"/>
                                </a:lnTo>
                                <a:lnTo>
                                  <a:pt x="2330996" y="3074784"/>
                                </a:lnTo>
                                <a:lnTo>
                                  <a:pt x="0" y="3074784"/>
                                </a:lnTo>
                                <a:lnTo>
                                  <a:pt x="0" y="0"/>
                                </a:lnTo>
                                <a:close/>
                              </a:path>
                            </a:pathLst>
                          </a:custGeom>
                          <a:ln w="10840">
                            <a:solidFill>
                              <a:srgbClr val="4D4D4D"/>
                            </a:solidFill>
                            <a:prstDash val="solid"/>
                          </a:ln>
                        </wps:spPr>
                        <wps:bodyPr wrap="square" lIns="0" tIns="0" rIns="0" bIns="0" rtlCol="0">
                          <a:prstTxWarp prst="textNoShape">
                            <a:avLst/>
                          </a:prstTxWarp>
                          <a:noAutofit/>
                        </wps:bodyPr>
                      </wps:wsp>
                      <wps:wsp>
                        <wps:cNvPr id="209" name="Graphic 209"/>
                        <wps:cNvSpPr/>
                        <wps:spPr>
                          <a:xfrm>
                            <a:off x="0" y="0"/>
                            <a:ext cx="2132965" cy="2898140"/>
                          </a:xfrm>
                          <a:custGeom>
                            <a:avLst/>
                            <a:gdLst/>
                            <a:ahLst/>
                            <a:cxnLst/>
                            <a:rect l="l" t="t" r="r" b="b"/>
                            <a:pathLst>
                              <a:path w="2132965" h="2898140">
                                <a:moveTo>
                                  <a:pt x="267893" y="0"/>
                                </a:moveTo>
                                <a:lnTo>
                                  <a:pt x="267893" y="34772"/>
                                </a:lnTo>
                              </a:path>
                              <a:path w="2132965" h="2898140">
                                <a:moveTo>
                                  <a:pt x="734123" y="0"/>
                                </a:moveTo>
                                <a:lnTo>
                                  <a:pt x="734123" y="34772"/>
                                </a:lnTo>
                              </a:path>
                              <a:path w="2132965" h="2898140">
                                <a:moveTo>
                                  <a:pt x="1200302" y="0"/>
                                </a:moveTo>
                                <a:lnTo>
                                  <a:pt x="1200302" y="34772"/>
                                </a:lnTo>
                              </a:path>
                              <a:path w="2132965" h="2898140">
                                <a:moveTo>
                                  <a:pt x="1666481" y="0"/>
                                </a:moveTo>
                                <a:lnTo>
                                  <a:pt x="1666481" y="34772"/>
                                </a:lnTo>
                              </a:path>
                              <a:path w="2132965" h="2898140">
                                <a:moveTo>
                                  <a:pt x="2132711" y="0"/>
                                </a:moveTo>
                                <a:lnTo>
                                  <a:pt x="2132711" y="34772"/>
                                </a:lnTo>
                              </a:path>
                              <a:path w="2132965" h="2898140">
                                <a:moveTo>
                                  <a:pt x="0" y="2897530"/>
                                </a:moveTo>
                                <a:lnTo>
                                  <a:pt x="34823" y="2897530"/>
                                </a:lnTo>
                              </a:path>
                              <a:path w="2132965" h="2898140">
                                <a:moveTo>
                                  <a:pt x="0" y="2367356"/>
                                </a:moveTo>
                                <a:lnTo>
                                  <a:pt x="34823" y="2367356"/>
                                </a:lnTo>
                              </a:path>
                              <a:path w="2132965" h="2898140">
                                <a:moveTo>
                                  <a:pt x="0" y="1837232"/>
                                </a:moveTo>
                                <a:lnTo>
                                  <a:pt x="34823" y="1837232"/>
                                </a:lnTo>
                              </a:path>
                              <a:path w="2132965" h="2898140">
                                <a:moveTo>
                                  <a:pt x="0" y="1307109"/>
                                </a:moveTo>
                                <a:lnTo>
                                  <a:pt x="34823" y="1307109"/>
                                </a:lnTo>
                              </a:path>
                              <a:path w="2132965" h="2898140">
                                <a:moveTo>
                                  <a:pt x="0" y="776973"/>
                                </a:moveTo>
                                <a:lnTo>
                                  <a:pt x="34823" y="776973"/>
                                </a:lnTo>
                              </a:path>
                              <a:path w="2132965" h="2898140">
                                <a:moveTo>
                                  <a:pt x="0" y="246849"/>
                                </a:moveTo>
                                <a:lnTo>
                                  <a:pt x="34823" y="246849"/>
                                </a:lnTo>
                              </a:path>
                            </a:pathLst>
                          </a:custGeom>
                          <a:ln w="13550">
                            <a:solidFill>
                              <a:srgbClr val="333333"/>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36.856995pt;margin-top:-250.600128pt;width:186.75pt;height:245.3pt;mso-position-horizontal-relative:page;mso-position-vertical-relative:paragraph;z-index:15734272" id="docshapegroup91" coordorigin="6737,-5012" coordsize="3735,4906">
                <v:line style="position:absolute" from="6792,-449" to="10463,-449" stroked="true" strokeweight=".640187pt" strokecolor="#e4e4e4">
                  <v:stroke dashstyle="solid"/>
                </v:line>
                <v:shape style="position:absolute;left:6791;top:-1284;width:3671;height:2" id="docshape92" coordorigin="6792,-1284" coordsize="3671,0" path="m7445,-1284l8341,-1284m8723,-1284l10463,-1284m6792,-1284l6968,-1284m7159,-1284l7254,-1284m8532,-1284l8627,-1284e" filled="false" stroked="true" strokeweight=".640187pt" strokecolor="#e4e4e4">
                  <v:path arrowok="t"/>
                  <v:stroke dashstyle="solid"/>
                </v:shape>
                <v:shape style="position:absolute;left:6791;top:-2119;width:3018;height:2" id="docshape93" coordorigin="6792,-2119" coordsize="3018,0" path="m8818,-2119l9809,-2119m6792,-2119l6968,-2119e" filled="false" stroked="true" strokeweight=".640187pt" strokecolor="#e4e4e4">
                  <v:path arrowok="t"/>
                  <v:stroke dashstyle="solid"/>
                </v:shape>
                <v:line style="position:absolute" from="7064,-2121" to="7159,-2121" stroked="true" strokeweight=".390093pt" strokecolor="#e4e4e4">
                  <v:stroke dashstyle="solid"/>
                </v:line>
                <v:shape style="position:absolute;left:7445;top:-2119;width:3018;height:2" id="docshape94" coordorigin="7445,-2119" coordsize="3018,0" path="m9905,-2119l10191,-2119m10382,-2119l10463,-2119m7445,-2119l8341,-2119e" filled="false" stroked="true" strokeweight=".640187pt" strokecolor="#e4e4e4">
                  <v:path arrowok="t"/>
                  <v:stroke dashstyle="solid"/>
                </v:shape>
                <v:shape style="position:absolute;left:6791;top:-2954;width:3671;height:2" id="docshape95" coordorigin="6792,-2954" coordsize="3671,0" path="m6792,-2954l8437,-2954m8914,-2954l9809,-2954m10382,-2954l10463,-2954e" filled="false" stroked="true" strokeweight=".640187pt" strokecolor="#e4e4e4">
                  <v:path arrowok="t"/>
                  <v:stroke dashstyle="solid"/>
                </v:shape>
                <v:shape style="position:absolute;left:6791;top:-3789;width:3671;height:2" id="docshape96" coordorigin="6792,-3788" coordsize="3671,0" path="m7879,-3788l8437,-3788m8532,-3788l8818,-3788m10382,-3788l10463,-3788m8914,-3788l9905,-3788m6792,-3788l6998,-3788e" filled="false" stroked="true" strokeweight=".640187pt" strokecolor="#e4e4e4">
                  <v:path arrowok="t"/>
                  <v:stroke dashstyle="solid"/>
                </v:shape>
                <v:shape style="position:absolute;left:6791;top:-4624;width:3671;height:2" id="docshape97" coordorigin="6792,-4623" coordsize="3671,0" path="m10382,-4623l10463,-4623m10191,-4623l10287,-4623m7879,-4623l10096,-4623m6792,-4623l6998,-4623e" filled="false" stroked="true" strokeweight=".640187pt" strokecolor="#e4e4e4">
                  <v:path arrowok="t"/>
                  <v:stroke dashstyle="solid"/>
                </v:shape>
                <v:shape style="position:absolute;left:7526;top:-4958;width:2203;height:4843" id="docshape98" coordorigin="7526,-4957" coordsize="2203,4843" path="m8260,-4957l7526,-4957,7526,-115,8260,-115,8260,-4957xm9729,-4957l8994,-4957,8994,-115,9729,-115,9729,-4957xe" filled="true" fillcolor="#e4e4e4" stroked="false">
                  <v:path arrowok="t"/>
                  <v:fill opacity="32896f" type="solid"/>
                </v:shape>
                <v:shape style="position:absolute;left:6791;top:-2119;width:3671;height:2" id="docshape99" coordorigin="6792,-2119" coordsize="3671,0" path="m9648,-2119l9809,-2119m10382,-2119l10463,-2119m8084,-2119l8341,-2119m7445,-2119l7702,-2119m9905,-2119l10191,-2119m8818,-2119l9075,-2119m9171,-2119l9457,-2119m6792,-2119l6968,-2119e" filled="false" stroked="true" strokeweight=".853583pt" strokecolor="#ffffff">
                  <v:path arrowok="t"/>
                  <v:stroke dashstyle="solid"/>
                </v:shape>
                <v:line style="position:absolute" from="7064,-2122" to="7159,-2122" stroked="true" strokeweight=".496791pt" strokecolor="#ffffff">
                  <v:stroke dashstyle="solid"/>
                </v:line>
                <v:shape style="position:absolute;left:6791;top:-2119;width:3661;height:2" id="docshape100" coordorigin="6792,-2119" coordsize="3661,0" path="m6792,-2119l6968,-2119m9905,-2119l10191,-2119m10382,-2119l10452,-2119m9171,-2119l9457,-2119m8084,-2119l8341,-2119m9648,-2119l9809,-2119m7445,-2119l7702,-2119m8818,-2119l9075,-2119e" filled="false" stroked="true" strokeweight=".640187pt" strokecolor="#7e7e7e">
                  <v:path arrowok="t"/>
                  <v:stroke dashstyle="dash"/>
                </v:shape>
                <v:line style="position:absolute" from="7064,-2121" to="7159,-2121" stroked="true" strokeweight=".390095pt" strokecolor="#7e7e7e">
                  <v:stroke dashstyle="dash"/>
                </v:line>
                <v:shape style="position:absolute;left:7159;top:-4439;width:3128;height:3428" id="docshape101" coordorigin="7159,-4438" coordsize="3128,3428" path="m7254,-1374l7159,-1374,7159,-1363,7254,-1363,7254,-1374xm7254,-2217l7159,-2217,7159,-2205,7254,-2205,7254,-2217xm8180,-2407l8084,-2407,8084,-2386,8180,-2386,8180,-2407xm8180,-3446l8084,-3446,8084,-3425,8180,-3425,8180,-3446xm8437,-1039l8341,-1039,8341,-1011,8437,-1011,8437,-1039xm8437,-2474l8341,-2474,8341,-2446,8437,-2446,8437,-2474xm8627,-1450l8532,-1450,8532,-1426,8627,-1426,8627,-1450xm8627,-3100l8532,-3100,8532,-3076,8627,-3076,8627,-3100xm8914,-2377l8818,-2377,8818,-2349,8914,-2349,8914,-2377xm8914,-4397l8818,-4397,8818,-4370,8914,-4370,8914,-4397xm9171,-2111l9075,-2111,9075,-2093,9171,-2093,9171,-2111xm9171,-3184l9075,-3184,9075,-3166,9171,-3166,9171,-3184xm9266,-2194l9171,-2194,9171,-2149,9266,-2149,9266,-2194xm9266,-3653l9171,-3653,9171,-3608,9266,-3608,9266,-3653xm9362,-2185l9266,-2185,9266,-2168,9362,-2168,9362,-2185xm9362,-3341l9266,-3341,9266,-3324,9362,-3324,9362,-3341xm9457,-2141l9362,-2141,9362,-2117,9457,-2117,9457,-2141xm9457,-3699l9362,-3699,9362,-3675,9457,-3675,9457,-3699xm9552,-1908l9457,-1908,9457,-1882,9552,-1882,9552,-1908xm9552,-3266l9457,-3266,9457,-3241,9552,-3241,9552,-3266xm10000,-2189l9905,-2189,9905,-2117,10000,-2117,10000,-2189xm10000,-4438l9905,-4438,9905,-4366,10000,-4366,10000,-4438xm10287,-1536l10191,-1536,10191,-1513,10287,-1513,10287,-1536xm10287,-3908l10191,-3908,10191,-3886,10287,-3886,10287,-3908xe" filled="true" fillcolor="#937567" stroked="false">
                  <v:path arrowok="t"/>
                  <v:fill type="solid"/>
                </v:shape>
                <v:shape style="position:absolute;left:6872;top:-4850;width:3510;height:4330" id="docshape102" coordorigin="6873,-4849" coordsize="3510,4330" path="m7064,-1478l6968,-1478,6968,-1632,6873,-1632,6873,-1406,6968,-1406,6968,-1116,7064,-1116,7064,-1478xm7064,-2127l6968,-2127,6968,-2063,6873,-2063,6873,-1837,6968,-1837,6968,-1765,7064,-1765,7064,-2127xm7159,-1296l7064,-1296,7064,-992,7159,-992,7159,-1296xm7350,-1586l7254,-1586,7254,-1567,7159,-1567,7159,-1374,7254,-1374,7254,-1016,7350,-1016,7350,-1586xm7350,-2530l7254,-2530,7254,-2205,7159,-2205,7159,-2117,7064,-2117,7064,-1813,7159,-1813,7159,-2013,7254,-2013,7254,-1960,7350,-1960,7350,-2530xm7445,-1279l7350,-1279,7350,-1070,7445,-1070,7445,-1279xm7445,-2398l7350,-2398,7350,-2190,7445,-2190,7445,-2398xm7798,-1188l7702,-1188,7702,-1097,7607,-1097,7607,-967,7702,-967,7702,-611,7798,-611,7798,-1188xm7798,-2540l7702,-2540,7702,-2045,7607,-2045,7607,-1916,7702,-1916,7702,-1963,7798,-1963,7798,-2540xm7893,-1451l7798,-1451,7798,-520,7893,-520,7893,-1451xm8180,-3425l8084,-3425,8084,-3352,7989,-3352,7989,-2812,7893,-2812,7893,-2817,7798,-2817,7798,-1887,7893,-1887,7893,-1452,7989,-1452,7989,-1896,7893,-1896,7893,-2369,7989,-2369,7989,-1955,8084,-1955,8084,-2407,8180,-2407,8180,-2603,8084,-2603,8084,-2507,7989,-2507,7989,-2800,8084,-2800,8084,-3229,8180,-3229,8180,-3425xm8437,-2446l8341,-2446,8341,-2131,8437,-2131,8437,-2446xm8723,-2030l8627,-2030,8627,-1927,8532,-1927,8532,-2058,8437,-2058,8437,-1354,8341,-1354,8341,-1039,8437,-1039,8437,-1028,8532,-1028,8532,-1450,8627,-1450,8627,-1223,8723,-1223,8723,-2030xm8914,-3084l8818,-3084,8818,-2606,8723,-2606,8723,-3087,8818,-3087,8818,-3647,8723,-3647,8723,-3308,8627,-3308,8627,-3076,8532,-3076,8532,-3790,8437,-3790,8437,-2760,8532,-2760,8532,-2599,8627,-2599,8627,-2501,8723,-2501,8723,-2045,8818,-2045,8818,-2377,8914,-2377,8914,-3084xm8914,-4370l8818,-4370,8818,-3662,8914,-3662,8914,-4370xm9171,-3166l9075,-3166,9075,-2743,9171,-2743,9171,-3166xm9266,-2323l9171,-2323,9171,-2534,9075,-2534,9075,-2111,9171,-2111,9171,-2194,9266,-2194,9266,-2323xm9266,-3608l9171,-3608,9171,-3479,9266,-3479,9266,-3608xm9362,-3324l9266,-3324,9266,-3310,9362,-3310,9362,-3324xm9457,-3675l9362,-3675,9362,-3568,9457,-3568,9457,-3675xm9552,-2213l9457,-2213,9457,-2248,9362,-2248,9362,-2198,9266,-2198,9266,-2185,9362,-2185,9362,-2141,9457,-2141,9457,-1908,9552,-1908,9552,-2213xm9552,-3241l9457,-3241,9457,-2935,9552,-2935,9552,-3241xm9648,-2291l9552,-2291,9552,-1973,9648,-1973,9648,-2291xm9648,-3686l9552,-3686,9552,-3367,9648,-3367,9648,-3686xm9905,-3456l9809,-3456,9809,-2749,9905,-2749,9905,-3456xm10000,-2591l9905,-2591,9905,-2555,9809,-2555,9809,-1848,9905,-1848,9905,-2189,10000,-2189,10000,-2591xm10000,-4366l9905,-4366,9905,-3965,10000,-3965,10000,-4366xm10191,-2998l10096,-2998,10096,-2752,10000,-2752,10000,-2138,10096,-2138,10096,-2162,10191,-2162,10191,-2998xm10191,-4724l10096,-4724,10096,-4371,10000,-4371,10000,-3757,10096,-3757,10096,-3888,10191,-3888,10191,-4724xm10287,-3886l10191,-3886,10191,-3466,10287,-3466,10287,-3886xm10382,-2431l10287,-2431,10287,-1956,10191,-1956,10191,-1536,10287,-1536,10287,-1615,10382,-1615,10382,-2431xm10382,-4849l10287,-4849,10287,-4034,10382,-4034,10382,-4849xe" filled="true" fillcolor="#7ea587" stroked="false">
                  <v:path arrowok="t"/>
                  <v:fill type="solid"/>
                </v:shape>
                <v:shape style="position:absolute;left:6872;top:-4035;width:3510;height:2938" id="docshape103" coordorigin="6873,-4034" coordsize="3510,2938" path="m6968,-1664l6873,-1664,6873,-1632,6968,-1632,6968,-1664xm6968,-1837l6873,-1837,6873,-1805,6968,-1805,6968,-1837xm7064,-1504l6968,-1504,6968,-1478,7064,-1478,7064,-1504xm7064,-1765l6968,-1765,6968,-1740,7064,-1740,7064,-1765xm7159,-1394l7064,-1394,7064,-1296,7159,-1296,7159,-1394xm7159,-1813l7064,-1813,7064,-1715,7159,-1715,7159,-1813xm7254,-2013l7159,-2013,7159,-1961,7254,-1961,7254,-2013xm7350,-1645l7254,-1645,7254,-1619,7159,-1619,7159,-1567,7254,-1567,7254,-1586,7350,-1586,7350,-1645xm7350,-1960l7254,-1960,7254,-1901,7350,-1901,7350,-1960xm7445,-1396l7350,-1396,7350,-1279,7445,-1279,7445,-1396xm7445,-2190l7350,-2190,7350,-2073,7445,-2073,7445,-2190xm7702,-1166l7607,-1166,7607,-1097,7702,-1097,7702,-1166xm7798,-1266l7702,-1266,7702,-1188,7798,-1188,7798,-1266xm7798,-1963l7702,-1963,7702,-1916,7607,-1916,7607,-1847,7702,-1847,7702,-1886,7798,-1886,7798,-1963xm7893,-1534l7798,-1534,7798,-1451,7893,-1451,7893,-1534xm7893,-1887l7798,-1887,7798,-1803,7893,-1803,7893,-1887xm7989,-2054l7893,-2054,7893,-1896,7989,-1896,7989,-2054xm7989,-2369l7893,-2369,7893,-2210,7989,-2210,7989,-2369xm8084,-2561l7989,-2561,7989,-2507,8084,-2507,8084,-2561xm8084,-2800l7989,-2800,7989,-2747,8084,-2747,8084,-2800xm8180,-2675l8084,-2675,8084,-2603,8180,-2603,8180,-2675xm8180,-3229l8084,-3229,8084,-3157,8180,-3157,8180,-3229xm8437,-1464l8341,-1464,8341,-1354,8437,-1354,8437,-1464xm8532,-2248l8437,-2248,8437,-2131,8341,-2131,8341,-2021,8437,-2021,8437,-2058,8532,-2058,8532,-2248xm8723,-2178l8627,-2178,8627,-2042,8532,-2042,8532,-1927,8627,-1927,8627,-2030,8723,-2030,8723,-2178xm8723,-2501l8627,-2501,8627,-2599,8532,-2599,8532,-2760,8437,-2760,8437,-2570,8532,-2570,8532,-2484,8627,-2484,8627,-2353,8723,-2353,8723,-2501xm8818,-2692l8723,-2692,8723,-2606,8818,-2606,8818,-2692xm8914,-3162l8818,-3162,8818,-3087,8723,-3087,8723,-3001,8818,-3001,8818,-3084,8914,-3084,8914,-3162xm8914,-3662l8818,-3662,8818,-3585,8914,-3585,8914,-3662xm9171,-2567l9075,-2567,9075,-2534,9171,-2534,9171,-2567xm9171,-2743l9075,-2743,9075,-2710,9171,-2710,9171,-2743xm9266,-2379l9171,-2379,9171,-2323,9266,-2323,9266,-2379xm9266,-3479l9171,-3479,9171,-3423,9266,-3423,9266,-3479xm9362,-2247l9266,-2247,9266,-2198,9362,-2198,9362,-2247xm9362,-3310l9266,-3310,9266,-3262,9362,-3262,9362,-3310xm9457,-3568l9362,-3568,9362,-3500,9457,-3500,9457,-3568xm9552,-2351l9457,-2351,9457,-2316,9362,-2316,9362,-2248,9457,-2248,9457,-2213,9552,-2213,9552,-2351xm9552,-2935l9457,-2935,9457,-2797,9552,-2797,9552,-2935xm9648,-2363l9552,-2363,9552,-2291,9648,-2291,9648,-2363xm9648,-3367l9552,-3367,9552,-3296,9648,-3296,9648,-3367xm9905,-2574l9809,-2574,9809,-2555,9905,-2555,9905,-2574xm10000,-2830l9905,-2830,9905,-2749,9809,-2749,9809,-2730,9905,-2730,9905,-2591,10000,-2591,10000,-2830xm10000,-3965l9905,-3965,9905,-3726,10000,-3726,10000,-3965xm10096,-2877l10000,-2877,10000,-2752,10096,-2752,10096,-2877xm10191,-3152l10096,-3152,10096,-2998,10191,-2998,10191,-3152xm10191,-3888l10096,-3888,10096,-3757,10000,-3757,10000,-3632,10096,-3632,10096,-3734,10191,-3734,10191,-3888xm10287,-2220l10191,-2220,10191,-1956,10287,-1956,10287,-2220xm10287,-3466l10191,-3466,10191,-3202,10287,-3202,10287,-3466xm10382,-2624l10287,-2624,10287,-2431,10382,-2431,10382,-2624xm10382,-4034l10287,-4034,10287,-3841,10382,-3841,10382,-4034xe" filled="true" fillcolor="#ddb166" stroked="false">
                  <v:path arrowok="t"/>
                  <v:fill type="solid"/>
                </v:shape>
                <v:shape style="position:absolute;left:6872;top:-3841;width:3510;height:2675" id="docshape104" coordorigin="6873,-3841" coordsize="3510,2675" path="m7064,-1559l6968,-1559,6968,-1504,7064,-1504,7064,-1559xm7064,-1740l6968,-1740,6968,-1805,6873,-1805,6873,-1664,6968,-1664,6968,-1684,7064,-1684,7064,-1740xm7159,-1454l7064,-1454,7064,-1394,7159,-1394,7159,-1454xm7254,-1961l7159,-1961,7159,-1911,7254,-1911,7254,-1961xm7350,-1677l7254,-1677,7254,-1669,7159,-1669,7159,-1715,7064,-1715,7064,-1655,7159,-1655,7159,-1619,7254,-1619,7254,-1645,7350,-1645,7350,-1677xm7350,-1901l7254,-1901,7254,-1869,7350,-1869,7350,-1901xm7445,-1450l7350,-1450,7350,-1396,7445,-1396,7445,-1450xm7445,-2073l7350,-2073,7350,-2018,7445,-2018,7445,-2073xm7798,-1423l7702,-1423,7702,-1365,7607,-1365,7607,-1166,7702,-1166,7702,-1266,7798,-1266,7798,-1423xm7798,-1886l7702,-1886,7702,-1847,7607,-1847,7607,-1647,7702,-1647,7702,-1729,7798,-1729,7798,-1886xm7893,-1591l7798,-1591,7798,-1534,7893,-1534,7893,-1591xm7893,-1803l7798,-1803,7798,-1746,7893,-1746,7893,-1803xm7989,-2072l7893,-2072,7893,-2054,7989,-2054,7989,-2072xm7989,-2210l7893,-2210,7893,-2192,7989,-2192,7989,-2210xm8180,-2866l8084,-2866,8084,-2747,7989,-2747,7989,-2561,8084,-2561,8084,-2675,8180,-2675,8180,-2866xm8180,-3157l8084,-3157,8084,-2966,8180,-2966,8180,-3157xm8437,-1617l8341,-1617,8341,-1464,8437,-1464,8437,-1617xm8437,-2021l8341,-2021,8341,-1868,8437,-1868,8437,-2021xm8532,-2329l8437,-2329,8437,-2248,8532,-2248,8532,-2329xm8532,-2570l8437,-2570,8437,-2490,8532,-2490,8532,-2570xm8627,-2138l8532,-2138,8532,-2042,8627,-2042,8627,-2138xm8627,-2484l8532,-2484,8532,-2388,8627,-2388,8627,-2484xm8723,-2222l8627,-2222,8627,-2178,8723,-2178,8723,-2222xm8723,-2353l8627,-2353,8627,-2309,8723,-2309,8723,-2353xm8818,-2798l8723,-2798,8723,-2692,8818,-2692,8818,-2798xm8818,-3001l8723,-3001,8723,-2894,8818,-2894,8818,-3001xm8914,-3301l8818,-3301,8818,-3162,8914,-3162,8914,-3301xm8914,-3585l8818,-3585,8818,-3446,8914,-3446,8914,-3585xm9266,-2719l9171,-2719,9171,-2710,9075,-2710,9075,-2567,9171,-2567,9171,-2379,9266,-2379,9266,-2719xm9266,-3423l9171,-3423,9171,-3083,9266,-3083,9266,-3423xm9457,-3500l9362,-3500,9362,-3262,9266,-3262,9266,-2880,9362,-2880,9362,-3076,9457,-3076,9457,-3500xm9552,-2797l9457,-2797,9457,-2740,9362,-2740,9362,-2628,9266,-2628,9266,-2247,9362,-2247,9362,-2316,9457,-2316,9457,-2351,9552,-2351,9552,-2505,9457,-2505,9457,-2644,9552,-2644,9552,-2797xm9648,-2653l9552,-2653,9552,-2363,9648,-2363,9648,-2653xm9648,-3296l9552,-3296,9552,-3006,9648,-3006,9648,-3296xm9905,-2597l9809,-2597,9809,-2574,9905,-2574,9905,-2597xm9905,-2730l9809,-2730,9809,-2707,9905,-2707,9905,-2730xm10000,-3011l9905,-3011,9905,-2830,10000,-2830,10000,-3011xm10000,-3726l9905,-3726,9905,-3545,10000,-3545,10000,-3726xm10096,-3064l10000,-3064,10000,-2877,10096,-2877,10096,-3064xm10191,-3734l10096,-3734,10096,-3632,10000,-3632,10000,-3445,10096,-3445,10096,-3574,10191,-3574,10191,-3734xm10287,-2546l10191,-2546,10191,-2220,10287,-2220,10287,-2546xm10382,-2986l10287,-2986,10287,-3202,10191,-3202,10191,-3312,10096,-3312,10096,-3152,10191,-3152,10191,-2876,10287,-2876,10287,-2624,10382,-2624,10382,-2986xm10382,-3841l10287,-3841,10287,-3478,10382,-3478,10382,-3841xe" filled="true" fillcolor="#d88a64" stroked="false">
                  <v:path arrowok="t"/>
                  <v:fill type="solid"/>
                </v:shape>
                <v:shape style="position:absolute;left:6872;top:-3574;width:3510;height:2152" id="docshape105" coordorigin="6873,-3574" coordsize="3510,2152" path="m6968,-1761l6873,-1761,6873,-1708,6968,-1708,6968,-1761xm7159,-1458l7064,-1458,7064,-1454,7159,-1454,7159,-1458xm7159,-1655l7064,-1655,7064,-1651,7159,-1651,7159,-1655xm7254,-1911l7159,-1911,7159,-1896,7254,-1896,7254,-1911xm7350,-1683l7254,-1683,7254,-1684,7159,-1684,7159,-1669,7254,-1669,7254,-1677,7350,-1677,7350,-1683xm7350,-1869l7254,-1869,7254,-1863,7350,-1863,7350,-1869xm7445,-1480l7350,-1480,7350,-1450,7445,-1450,7445,-1480xm7445,-2018l7350,-2018,7350,-1989,7445,-1989,7445,-2018xm7798,-1441l7702,-1441,7702,-1423,7798,-1423,7798,-1441xm7798,-1729l7702,-1729,7702,-1710,7798,-1710,7798,-1729xm7893,-1603l7798,-1603,7798,-1591,7893,-1591,7893,-1603xm7893,-1746l7798,-1746,7798,-1734,7893,-1734,7893,-1746xm7989,-2192l7893,-2192,7893,-2072,7989,-2072,7989,-2192xm8084,-2674l7989,-2674,7989,-2633,8084,-2633,8084,-2674xm8180,-2966l8084,-2966,8084,-2866,8180,-2866,8180,-2966xm8437,-1626l8341,-1626,8341,-1617,8437,-1617,8437,-1626xm8437,-1868l8341,-1868,8341,-1859,8437,-1859,8437,-1868xm8627,-2174l8532,-2174,8532,-2138,8627,-2138,8627,-2174xm8627,-2388l8532,-2388,8532,-2490,8437,-2490,8437,-2329,8532,-2329,8532,-2352,8627,-2352,8627,-2388xm8723,-2309l8627,-2309,8627,-2222,8723,-2222,8723,-2309xm8818,-2895l8723,-2895,8723,-2798,8818,-2798,8818,-2895xm8914,-3330l8818,-3330,8818,-3301,8914,-3301,8914,-3330xm8914,-3446l8818,-3446,8818,-3417,8914,-3417,8914,-3446xm9171,-2676l9075,-2676,9075,-2601,9171,-2601,9171,-2676xm9266,-2725l9171,-2725,9171,-2719,9266,-2719,9266,-2725xm9266,-3083l9171,-3083,9171,-3077,9266,-3077,9266,-3083xm9362,-2641l9266,-2641,9266,-2628,9362,-2628,9362,-2641xm9362,-2880l9266,-2880,9266,-2867,9362,-2867,9362,-2880xm9457,-2759l9362,-2759,9362,-2740,9457,-2740,9457,-2759xm9457,-3076l9362,-3076,9362,-3057,9457,-3057,9457,-3076xm9552,-2514l9457,-2514,9457,-2505,9552,-2505,9552,-2514xm9552,-2644l9457,-2644,9457,-2634,9552,-2634,9552,-2644xm9648,-2671l9552,-2671,9552,-2653,9648,-2653,9648,-2671xm9648,-3006l9552,-3006,9552,-2987,9648,-2987,9648,-3006xm9905,-2707l9809,-2707,9809,-2597,9905,-2597,9905,-2707xm10000,-3025l9905,-3025,9905,-3011,10000,-3011,10000,-3025xm10000,-3545l9905,-3545,9905,-3531,10000,-3531,10000,-3545xm10096,-3089l10000,-3089,10000,-3064,10096,-3064,10096,-3089xm10096,-3445l10000,-3445,10000,-3420,10096,-3420,10096,-3445xm10191,-3336l10096,-3336,10096,-3312,10191,-3312,10191,-3336xm10191,-3574l10096,-3574,10096,-3550,10191,-3550,10191,-3574xm10287,-2561l10191,-2561,10191,-2546,10287,-2546,10287,-2561xm10287,-2876l10191,-2876,10191,-2861,10287,-2861,10287,-2876xm10382,-2997l10287,-2997,10287,-2986,10382,-2986,10382,-2997xm10382,-3478l10287,-3478,10287,-3468,10382,-3468,10382,-3478xe" filled="true" fillcolor="#bc8985" stroked="false">
                  <v:path arrowok="t"/>
                  <v:fill type="solid"/>
                </v:shape>
                <v:shape style="position:absolute;left:6872;top:-3550;width:3510;height:2185" id="docshape106" coordorigin="6873,-3550" coordsize="3510,2185" path="m6968,-1760l6873,-1760,6873,-1709,6968,-1709,6968,-1760xm7064,-1683l6968,-1683,6968,-1560,7064,-1560,7064,-1683xm7159,-1651l7064,-1651,7064,-1458,7159,-1458,7159,-1651xm7350,-1863l7254,-1863,7254,-1896,7159,-1896,7159,-1684,7254,-1684,7254,-1683,7350,-1683,7350,-1863xm7445,-1989l7350,-1989,7350,-1480,7445,-1480,7445,-1989xm7798,-1710l7702,-1710,7702,-1647,7607,-1647,7607,-1366,7702,-1366,7702,-1441,7798,-1441,7798,-1710xm7893,-1735l7798,-1735,7798,-1603,7893,-1603,7893,-1735xm7989,-2167l7893,-2167,7893,-2097,7989,-2097,7989,-2167xm8084,-2665l7989,-2665,7989,-2642,8084,-2642,8084,-2665xm8180,-2941l8084,-2941,8084,-2891,8180,-2891,8180,-2941xm8437,-1859l8341,-1859,8341,-1626,8437,-1626,8437,-1859xm8532,-2440l8437,-2440,8437,-2379,8532,-2379,8532,-2440xm8723,-2290l8627,-2290,8627,-2352,8532,-2352,8532,-2174,8627,-2174,8627,-2242,8723,-2242,8723,-2290xm8818,-2865l8723,-2865,8723,-2828,8818,-2828,8818,-2865xm8914,-3417l8818,-3417,8818,-3330,8914,-3330,8914,-3417xm9171,-2645l9075,-2645,9075,-2632,9171,-2632,9171,-2645xm9266,-3077l9171,-3077,9171,-2725,9266,-2725,9266,-3077xm9457,-3057l9362,-3057,9362,-2867,9266,-2867,9266,-2641,9362,-2641,9362,-2759,9457,-2759,9457,-3057xm9552,-2634l9457,-2634,9457,-2514,9552,-2514,9552,-2634xm9648,-2987l9552,-2987,9552,-2671,9648,-2671,9648,-2987xm9905,-2677l9809,-2677,9809,-2627,9905,-2627,9905,-2677xm10000,-3531l9905,-3531,9905,-3025,10000,-3025,10000,-3531xm10191,-3550l10096,-3550,10096,-3420,10000,-3420,10000,-3089,10096,-3089,10096,-3336,10191,-3336,10191,-3550xm10287,-2861l10191,-2861,10191,-2561,10287,-2561,10287,-2861xm10382,-3468l10287,-3468,10287,-2997,10382,-2997,10382,-3468xe" filled="true" fillcolor="#a15652" stroked="false">
                  <v:path arrowok="t"/>
                  <v:fill type="solid"/>
                </v:shape>
                <v:shape style="position:absolute;left:6872;top:-4858;width:3510;height:4348" id="docshape107" coordorigin="6873,-4858" coordsize="3510,4348" path="m7607,-2047l7702,-2047,7702,-965,7607,-965,7607,-2047xm7702,-2543l7798,-2543,7798,-608,7702,-608,7702,-2543xm7798,-2827l7893,-2827,7893,-510,7798,-510,7798,-2827xm7893,-2820l7989,-2820,7989,-1444,7893,-1444,7893,-2820xm7989,-3360l8084,-3360,8084,-1947,7989,-1947,7989,-3360xm8084,-3446l8180,-3446,8180,-2386,8084,-2386,8084,-3446xm9809,-3469l9905,-3469,9905,-1835,9809,-1835,9809,-3469xm9905,-4438l10000,-4438,10000,-2117,9905,-2117,9905,-4438xm10000,-4385l10096,-4385,10096,-2124,10000,-2124,10000,-4385xm10096,-4728l10191,-4728,10191,-2158,10096,-2158,10096,-4728xm10191,-3908l10287,-3908,10287,-1513,10191,-1513,10191,-3908xm10287,-4858l10382,-4858,10382,-1607,10287,-1607,10287,-4858xm6873,-2063l6968,-2063,6968,-1406,6873,-1406,6873,-2063xm6968,-2132l7064,-2132,7064,-1112,6968,-1112,6968,-2132xm7064,-2125l7159,-2125,7159,-985,7064,-985,7064,-2125xm7159,-2217l7254,-2217,7254,-1363,7159,-1363,7159,-2217xm7254,-2534l7350,-2534,7350,-1012,7254,-1012,7254,-2534xm7350,-2406l7445,-2406,7445,-1063,7350,-1063,7350,-2406xm8341,-2474l8437,-2474,8437,-1011,8341,-1011,8341,-2474xm8437,-3807l8532,-3807,8532,-1012,8437,-1012,8437,-3807xm8532,-3100l8627,-3100,8627,-1426,8532,-1426,8532,-3100xm8627,-3317l8723,-3317,8723,-1214,8627,-1214,8627,-3317xm8723,-3656l8818,-3656,8818,-2037,8723,-2037,8723,-3656xm8818,-4397l8914,-4397,8914,-2350,8818,-2350,8818,-4397xm9075,-3184l9171,-3184,9171,-2093,9075,-2093,9075,-3184xm9171,-3653l9266,-3653,9266,-2149,9171,-2149,9171,-3653xm9266,-3341l9362,-3341,9362,-2168,9266,-2168,9266,-3341xm9362,-3699l9457,-3699,9457,-2117,9362,-2117,9362,-3699xm9457,-3266l9552,-3266,9552,-1882,9457,-1882,9457,-3266xm9552,-3692l9648,-3692,9648,-1966,9552,-1966,9552,-3692xe" filled="false" stroked="true" strokeweight=".426791pt" strokecolor="#4d4d4d">
                  <v:path arrowok="t"/>
                  <v:stroke dashstyle="solid"/>
                </v:shape>
                <v:shape style="position:absolute;left:7614;top:-1576;width:177;height:70" id="docshape108" coordorigin="7614,-1576" coordsize="177,70" path="m7695,-1506l7614,-1506m7790,-1576l7710,-1576e" filled="false" stroked="true" strokeweight="1.707165pt" strokecolor="#ffffff">
                  <v:path arrowok="t"/>
                  <v:stroke dashstyle="solid"/>
                </v:shape>
                <v:shape style="position:absolute;left:7805;top:-2934;width:2093;height:1282" id="docshape109" coordorigin="7805,-2933" coordsize="2093,1282" path="m7886,-1686l7805,-1686,7805,-1651,7886,-1651,7886,-1686xm7981,-2149l7901,-2149,7901,-2115,7981,-2115,7981,-2149xm8077,-2671l7996,-2671,7996,-2636,8077,-2636,8077,-2671xm8172,-2933l8091,-2933,8091,-2899,8172,-2899,8172,-2933xm9897,-2669l9817,-2669,9817,-2635,9897,-2635,9897,-2669xe" filled="true" fillcolor="#ffffff" stroked="false">
                  <v:path arrowok="t"/>
                  <v:fill type="solid"/>
                </v:shape>
                <v:shape style="position:absolute;left:9912;top:-3444;width:463;height:733" id="docshape110" coordorigin="9912,-3443" coordsize="463,733" path="m9993,-3278l9912,-3278m10088,-3255l10008,-3255m10184,-3443l10103,-3443m10279,-2711l10198,-2711m10375,-3232l10294,-3232e" filled="false" stroked="true" strokeweight="1.707165pt" strokecolor="#ffffff">
                  <v:path arrowok="t"/>
                  <v:stroke dashstyle="solid"/>
                </v:shape>
                <v:shape style="position:absolute;left:6880;top:-1752;width:177;height:147" id="docshape111" coordorigin="6880,-1751" coordsize="177,147" path="m6961,-1751l6880,-1751,6880,-1717,6961,-1717,6961,-1751xm7056,-1639l6976,-1639,6976,-1605,7056,-1605,7056,-1639xe" filled="true" fillcolor="#ffffff" stroked="false">
                  <v:path arrowok="t"/>
                  <v:fill type="solid"/>
                </v:shape>
                <v:shape style="position:absolute;left:7070;top:-1790;width:1359;height:236" id="docshape112" coordorigin="7071,-1790" coordsize="1359,236" path="m7152,-1555l7071,-1555m7247,-1790l7166,-1790m7343,-1773l7262,-1773m7438,-1734l7357,-1734m8429,-1742l8348,-1742e" filled="false" stroked="true" strokeweight="1.707165pt" strokecolor="#ffffff">
                  <v:path arrowok="t"/>
                  <v:stroke dashstyle="solid"/>
                </v:shape>
                <v:rect style="position:absolute;left:8443;top:-2427;width:81;height:35" id="docshape113" filled="true" fillcolor="#ffffff" stroked="false">
                  <v:fill type="solid"/>
                </v:rect>
                <v:line style="position:absolute" from="8620,-2263" to="8539,-2263" stroked="true" strokeweight="1.707165pt" strokecolor="#ffffff">
                  <v:stroke dashstyle="solid"/>
                </v:line>
                <v:shape style="position:absolute;left:8634;top:-3391;width:529;height:1142" id="docshape114" coordorigin="8635,-3390" coordsize="529,1142" path="m8716,-2283l8635,-2283,8635,-2249,8716,-2249,8716,-2283xm8811,-2864l8730,-2864,8730,-2829,8811,-2829,8811,-2864xm8906,-3390l8826,-3390,8826,-3356,8906,-3356,8906,-3390xm9163,-2656l9083,-2656,9083,-2621,9163,-2621,9163,-2656xe" filled="true" fillcolor="#ffffff" stroked="false">
                  <v:path arrowok="t"/>
                  <v:fill type="solid"/>
                </v:shape>
                <v:shape style="position:absolute;left:9178;top:-2909;width:272;height:154" id="docshape115" coordorigin="9178,-2908" coordsize="272,154" path="m9259,-2901l9178,-2901m9354,-2754l9273,-2754m9450,-2908l9369,-2908e" filled="false" stroked="true" strokeweight="1.707165pt" strokecolor="#ffffff">
                  <v:path arrowok="t"/>
                  <v:stroke dashstyle="solid"/>
                </v:shape>
                <v:rect style="position:absolute;left:9464;top:-2592;width:81;height:35" id="docshape116" filled="true" fillcolor="#ffffff" stroked="false">
                  <v:fill type="solid"/>
                </v:rect>
                <v:line style="position:absolute" from="9640,-2829" to="9560,-2829" stroked="true" strokeweight="1.707165pt" strokecolor="#ffffff">
                  <v:stroke dashstyle="solid"/>
                </v:line>
                <v:shape style="position:absolute;left:6883;top:-3444;width:3488;height:1937" id="docshape117" coordorigin="6884,-3443" coordsize="3488,1937" path="m7691,-1506l7618,-1506m7787,-1576l7713,-1576m7882,-1669l7809,-1669m7978,-2132l7904,-2132m8073,-2654l8000,-2654m8169,-2916l8095,-2916m9894,-2652l9820,-2652m9989,-3278l9916,-3278m10085,-3255l10011,-3255m10180,-3443l10107,-3443m10276,-2711l10202,-2711m10371,-3232l10298,-3232m6957,-1734l6884,-1734m7053,-1622l6979,-1622m7148,-1555l7075,-1555m7243,-1790l7170,-1790m7339,-1773l7265,-1773m7434,-1734l7361,-1734m8425,-1742l8352,-1742m8521,-2409l8448,-2409m8616,-2263l8543,-2263m8712,-2266l8638,-2266m8807,-2846l8734,-2846m8903,-3373l8829,-3373m9160,-2638l9086,-2638m9255,-2901l9182,-2901m9350,-2754l9277,-2754m9446,-2908l9373,-2908m9541,-2574l9468,-2574m9637,-2829l9563,-2829e" filled="false" stroked="true" strokeweight=".853583pt" strokecolor="#4d4d4d">
                  <v:path arrowok="t"/>
                  <v:stroke dashstyle="solid"/>
                </v:shape>
                <v:rect style="position:absolute;left:6997;top:-4791;width:882;height:1336" id="docshape118" filled="false" stroked="true" strokeweight="1.066978pt" strokecolor="#ffffff">
                  <v:stroke dashstyle="solid"/>
                </v:rect>
                <v:rect style="position:absolute;left:6997;top:-4791;width:887;height:1341" id="docshape119" filled="true" fillcolor="#ffffff" stroked="false">
                  <v:fill type="solid"/>
                </v:rect>
                <v:shape style="position:absolute;left:7184;top:-4479;width:128;height:736" id="docshape120" coordorigin="7185,-4478" coordsize="128,736" path="m7313,-3766l7185,-3766,7185,-3743,7313,-3743,7313,-3766xm7313,-4478l7185,-4478,7185,-4455,7313,-4455,7313,-4478xe" filled="true" fillcolor="#bfbfbf" stroked="false">
                  <v:path arrowok="t"/>
                  <v:fill type="solid"/>
                </v:shape>
                <v:shape style="position:absolute;left:7056;top:-4719;width:768;height:1174" id="docshape121" coordorigin="7057,-4718" coordsize="768,1174" path="m7313,-4455l7185,-4455,7185,-4494,7057,-4494,7057,-3874,7185,-3874,7185,-3766,7313,-3766,7313,-3893,7185,-3893,7185,-4328,7313,-4328,7313,-4455xm7568,-4084l7441,-4084,7441,-3878,7313,-3878,7313,-3622,7441,-3622,7441,-3777,7568,-3777,7568,-4084xm7568,-4718l7441,-4718,7441,-4555,7313,-4555,7313,-4298,7441,-4298,7441,-4411,7568,-4411,7568,-4718xm7824,-3808l7696,-3808,7696,-3776,7568,-3776,7568,-3638,7696,-3638,7696,-3545,7824,-3545,7824,-3808xm7824,-4590l7696,-4590,7696,-4411,7568,-4411,7568,-4272,7696,-4272,7696,-4326,7824,-4326,7824,-4590xe" filled="true" fillcolor="#d8d8d8" stroked="false">
                  <v:path arrowok="t"/>
                  <v:fill type="solid"/>
                </v:shape>
                <v:shape style="position:absolute;left:7056;top:-4412;width:768;height:636" id="docshape122" coordorigin="7057,-4411" coordsize="768,636" path="m7185,-4221l7057,-4221,7057,-4146,7185,-4146,7185,-4221xm7313,-3969l7185,-3969,7185,-3893,7313,-3893,7313,-3969xm7313,-4328l7185,-4328,7185,-4252,7313,-4252,7313,-4328xm7441,-3931l7313,-3931,7313,-3878,7441,-3878,7441,-3931xm7441,-4298l7313,-4298,7313,-4246,7441,-4246,7441,-4298xm7568,-4140l7441,-4140,7441,-4084,7568,-4084,7568,-4140xm7568,-4411l7441,-4411,7441,-4355,7568,-4355,7568,-4411xm7824,-3871l7696,-3871,7696,-3863,7568,-3863,7568,-3776,7696,-3776,7696,-3808,7824,-3808,7824,-3871xm7824,-4326l7696,-4326,7696,-4272,7568,-4272,7568,-4185,7696,-4185,7696,-4264,7824,-4264,7824,-4326xe" filled="true" fillcolor="#f2f2f2" stroked="false">
                  <v:path arrowok="t"/>
                  <v:fill type="solid"/>
                </v:shape>
                <v:shape style="position:absolute;left:7056;top:-4355;width:768;height:492" id="docshape123" coordorigin="7057,-4355" coordsize="768,492" path="m7313,-4026l7185,-4026,7185,-3969,7313,-3969,7313,-4026xm7313,-4252l7185,-4252,7185,-4214,7057,-4214,7057,-4154,7185,-4154,7185,-4195,7313,-4195,7313,-4252xm7441,-4009l7313,-4009,7313,-3931,7441,-3931,7441,-4009xm7568,-4199l7441,-4199,7441,-4246,7313,-4246,7313,-4168,7441,-4168,7441,-4140,7568,-4140,7568,-4199xm7568,-4355l7441,-4355,7441,-4296,7568,-4296,7568,-4355xm7824,-3988l7696,-3988,7696,-3970,7568,-3970,7568,-3863,7696,-3863,7696,-3871,7824,-3871,7824,-3988xm7824,-4264l7696,-4264,7696,-4185,7568,-4185,7568,-4078,7696,-4078,7696,-4147,7824,-4147,7824,-4264xe" filled="true" fillcolor="#ebebeb" stroked="false">
                  <v:path arrowok="t"/>
                  <v:fill type="solid"/>
                </v:shape>
                <v:shape style="position:absolute;left:7056;top:-4296;width:768;height:326" id="docshape124" coordorigin="7057,-4296" coordsize="768,326" path="m7313,-4030l7185,-4030,7185,-4026,7313,-4026,7313,-4030xm7313,-4195l7185,-4195,7185,-4205,7057,-4205,7057,-4162,7185,-4162,7185,-4191,7313,-4191,7313,-4195xm7441,-4019l7313,-4019,7313,-4009,7441,-4009,7441,-4019xm7441,-4168l7313,-4168,7313,-4157,7441,-4157,7441,-4168xm7568,-4296l7441,-4296,7441,-4200,7568,-4200,7568,-4296xm7696,-3975l7568,-3975,7568,-3970,7696,-3970,7696,-3975xm7696,-4078l7568,-4078,7568,-4073,7696,-4073,7696,-4078xm7824,-3991l7696,-3991,7696,-3988,7824,-3988,7824,-3991xm7824,-4147l7696,-4147,7696,-4143,7824,-4143,7824,-4147xe" filled="true" fillcolor="#dddddd" stroked="false">
                  <v:path arrowok="t"/>
                  <v:fill type="solid"/>
                </v:shape>
                <v:shape style="position:absolute;left:7056;top:-4287;width:768;height:313" id="docshape125" coordorigin="7057,-4287" coordsize="768,313" path="m7313,-4191l7185,-4191,7185,-4193,7057,-4193,7057,-4174,7185,-4174,7185,-4030,7313,-4030,7313,-4191xm7441,-4157l7313,-4157,7313,-4019,7441,-4019,7441,-4157xm7568,-4287l7441,-4287,7441,-4208,7568,-4208,7568,-4287xm7824,-4143l7696,-4143,7696,-4073,7568,-4073,7568,-3975,7696,-3975,7696,-3991,7824,-3991,7824,-4143xe" filled="true" fillcolor="#e4e4e4" stroked="false">
                  <v:path arrowok="t"/>
                  <v:fill type="solid"/>
                </v:shape>
                <v:shape style="position:absolute;left:7056;top:-4721;width:768;height:1179" id="docshape126" coordorigin="7057,-4720" coordsize="768,1179" path="m7057,-4499l7185,-4499,7185,-3869,7057,-3869,7057,-4499xm7185,-4478l7313,-4478,7313,-3743,7185,-3743,7185,-4478xm7313,-4561l7440,-4561,7440,-3616,7313,-3616,7313,-4561xm7440,-4720l7568,-4720,7568,-3775,7440,-3775,7440,-4720xm7568,-4418l7696,-4418,7696,-3630,7568,-3630,7568,-4418xm7696,-4592l7824,-4592,7824,-3542,7696,-3542,7696,-4592xe" filled="false" stroked="true" strokeweight=".426791pt" strokecolor="#4d4d4d">
                  <v:path arrowok="t"/>
                  <v:stroke dashstyle="solid"/>
                </v:shape>
                <v:rect style="position:absolute;left:6997;top:-4791;width:887;height:1341" id="docshape127" filled="false" stroked="true" strokeweight=".853583pt" strokecolor="#4d4d4d">
                  <v:stroke dashstyle="solid"/>
                </v:rect>
                <v:rect style="position:absolute;left:6791;top:-4958;width:3671;height:4843" id="docshape128" filled="false" stroked="true" strokeweight=".853583pt" strokecolor="#4d4d4d">
                  <v:stroke dashstyle="solid"/>
                </v:rect>
                <v:shape style="position:absolute;left:6737;top:-5012;width:3359;height:4564" id="docshape129" coordorigin="6737,-5012" coordsize="3359,4564" path="m7159,-5012l7159,-4957m7893,-5012l7893,-4957m8627,-5012l8627,-4957m9362,-5012l9362,-4957m10096,-5012l10096,-4957m6737,-449l6792,-449m6737,-1284l6792,-1284m6737,-2119l6792,-2119m6737,-2954l6792,-2954m6737,-3788l6792,-3788m6737,-4623l6792,-4623e" filled="false" stroked="true" strokeweight="1.066978pt" strokecolor="#333333">
                  <v:path arrowok="t"/>
                  <v:stroke dashstyle="solid"/>
                </v:shape>
                <w10:wrap type="none"/>
              </v:group>
            </w:pict>
          </mc:Fallback>
        </mc:AlternateContent>
      </w:r>
      <w:r>
        <w:rPr>
          <w:noProof/>
        </w:rPr>
        <mc:AlternateContent>
          <mc:Choice Requires="wps">
            <w:drawing>
              <wp:anchor distT="0" distB="0" distL="0" distR="0" simplePos="0" relativeHeight="15735296" behindDoc="0" locked="0" layoutInCell="1" allowOverlap="1" wp14:anchorId="54FA64FD" wp14:editId="25012397">
                <wp:simplePos x="0" y="0"/>
                <wp:positionH relativeFrom="page">
                  <wp:posOffset>4466320</wp:posOffset>
                </wp:positionH>
                <wp:positionV relativeFrom="paragraph">
                  <wp:posOffset>-2925354</wp:posOffset>
                </wp:positionV>
                <wp:extent cx="518795" cy="619125"/>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795" cy="619125"/>
                        </a:xfrm>
                        <a:prstGeom prst="rect">
                          <a:avLst/>
                        </a:prstGeom>
                      </wps:spPr>
                      <wps:txbx>
                        <w:txbxContent>
                          <w:p w14:paraId="3E3D4A2E" w14:textId="77777777" w:rsidR="00F52AD7" w:rsidRDefault="00000000">
                            <w:pPr>
                              <w:spacing w:before="26" w:line="223" w:lineRule="auto"/>
                              <w:ind w:left="304" w:firstLine="25"/>
                              <w:rPr>
                                <w:rFonts w:ascii="Arial"/>
                                <w:sz w:val="12"/>
                              </w:rPr>
                            </w:pPr>
                            <w:r>
                              <w:rPr>
                                <w:rFonts w:ascii="Arial"/>
                                <w:color w:val="1A1A1A"/>
                                <w:sz w:val="12"/>
                              </w:rPr>
                              <w:t>Silver</w:t>
                            </w:r>
                            <w:r>
                              <w:rPr>
                                <w:rFonts w:ascii="Arial"/>
                                <w:color w:val="1A1A1A"/>
                                <w:spacing w:val="-9"/>
                                <w:sz w:val="12"/>
                              </w:rPr>
                              <w:t xml:space="preserve"> </w:t>
                            </w:r>
                            <w:r>
                              <w:rPr>
                                <w:rFonts w:ascii="Arial"/>
                                <w:color w:val="1A1A1A"/>
                                <w:sz w:val="12"/>
                              </w:rPr>
                              <w:t>fir</w:t>
                            </w:r>
                            <w:r>
                              <w:rPr>
                                <w:rFonts w:ascii="Arial"/>
                                <w:color w:val="1A1A1A"/>
                                <w:spacing w:val="40"/>
                                <w:sz w:val="12"/>
                              </w:rPr>
                              <w:t xml:space="preserve"> </w:t>
                            </w:r>
                            <w:r>
                              <w:rPr>
                                <w:rFonts w:ascii="Arial"/>
                                <w:color w:val="1A1A1A"/>
                                <w:spacing w:val="-2"/>
                                <w:sz w:val="12"/>
                              </w:rPr>
                              <w:t>Beech</w:t>
                            </w:r>
                          </w:p>
                          <w:p w14:paraId="505391DD" w14:textId="77777777" w:rsidR="00F52AD7" w:rsidRDefault="00000000">
                            <w:pPr>
                              <w:spacing w:line="223" w:lineRule="auto"/>
                              <w:ind w:left="275" w:hanging="132"/>
                              <w:rPr>
                                <w:rFonts w:ascii="Arial"/>
                                <w:sz w:val="12"/>
                              </w:rPr>
                            </w:pPr>
                            <w:r>
                              <w:rPr>
                                <w:rFonts w:ascii="Arial"/>
                                <w:color w:val="1A1A1A"/>
                                <w:sz w:val="12"/>
                              </w:rPr>
                              <w:t>Sessile</w:t>
                            </w:r>
                            <w:r>
                              <w:rPr>
                                <w:rFonts w:ascii="Arial"/>
                                <w:color w:val="1A1A1A"/>
                                <w:spacing w:val="-7"/>
                                <w:sz w:val="12"/>
                              </w:rPr>
                              <w:t xml:space="preserve"> </w:t>
                            </w:r>
                            <w:r>
                              <w:rPr>
                                <w:rFonts w:ascii="Arial"/>
                                <w:color w:val="1A1A1A"/>
                                <w:sz w:val="12"/>
                              </w:rPr>
                              <w:t>oak</w:t>
                            </w:r>
                            <w:r>
                              <w:rPr>
                                <w:rFonts w:ascii="Arial"/>
                                <w:color w:val="1A1A1A"/>
                                <w:spacing w:val="40"/>
                                <w:sz w:val="12"/>
                              </w:rPr>
                              <w:t xml:space="preserve"> </w:t>
                            </w:r>
                            <w:proofErr w:type="spellStart"/>
                            <w:r>
                              <w:rPr>
                                <w:rFonts w:ascii="Arial"/>
                                <w:color w:val="1A1A1A"/>
                                <w:sz w:val="12"/>
                              </w:rPr>
                              <w:t>Pedunc</w:t>
                            </w:r>
                            <w:proofErr w:type="spellEnd"/>
                            <w:r>
                              <w:rPr>
                                <w:rFonts w:ascii="Arial"/>
                                <w:color w:val="1A1A1A"/>
                                <w:sz w:val="12"/>
                              </w:rPr>
                              <w:t>.</w:t>
                            </w:r>
                            <w:r>
                              <w:rPr>
                                <w:rFonts w:ascii="Arial"/>
                                <w:color w:val="1A1A1A"/>
                                <w:spacing w:val="-9"/>
                                <w:sz w:val="12"/>
                              </w:rPr>
                              <w:t xml:space="preserve"> </w:t>
                            </w:r>
                            <w:r>
                              <w:rPr>
                                <w:rFonts w:ascii="Arial"/>
                                <w:color w:val="1A1A1A"/>
                                <w:sz w:val="12"/>
                              </w:rPr>
                              <w:t>oak</w:t>
                            </w:r>
                          </w:p>
                          <w:p w14:paraId="310FAC3E" w14:textId="77777777" w:rsidR="00F52AD7" w:rsidRDefault="00000000">
                            <w:pPr>
                              <w:spacing w:line="223" w:lineRule="auto"/>
                              <w:ind w:left="20" w:firstLine="35"/>
                              <w:rPr>
                                <w:rFonts w:ascii="Arial"/>
                                <w:sz w:val="12"/>
                              </w:rPr>
                            </w:pPr>
                            <w:proofErr w:type="spellStart"/>
                            <w:r>
                              <w:rPr>
                                <w:rFonts w:ascii="Arial"/>
                                <w:color w:val="1A1A1A"/>
                                <w:sz w:val="12"/>
                              </w:rPr>
                              <w:t>Pubesc</w:t>
                            </w:r>
                            <w:proofErr w:type="spellEnd"/>
                            <w:r>
                              <w:rPr>
                                <w:rFonts w:ascii="Arial"/>
                                <w:color w:val="1A1A1A"/>
                                <w:sz w:val="12"/>
                              </w:rPr>
                              <w:t>.</w:t>
                            </w:r>
                            <w:r>
                              <w:rPr>
                                <w:rFonts w:ascii="Arial"/>
                                <w:color w:val="1A1A1A"/>
                                <w:spacing w:val="-7"/>
                                <w:sz w:val="12"/>
                              </w:rPr>
                              <w:t xml:space="preserve"> </w:t>
                            </w:r>
                            <w:r>
                              <w:rPr>
                                <w:rFonts w:ascii="Arial"/>
                                <w:color w:val="1A1A1A"/>
                                <w:sz w:val="12"/>
                              </w:rPr>
                              <w:t>oak</w:t>
                            </w:r>
                            <w:r>
                              <w:rPr>
                                <w:rFonts w:ascii="Arial"/>
                                <w:color w:val="1A1A1A"/>
                                <w:spacing w:val="40"/>
                                <w:sz w:val="12"/>
                              </w:rPr>
                              <w:t xml:space="preserve"> </w:t>
                            </w:r>
                            <w:r>
                              <w:rPr>
                                <w:rFonts w:ascii="Arial"/>
                                <w:color w:val="1A1A1A"/>
                                <w:sz w:val="12"/>
                              </w:rPr>
                              <w:t>Evergreen</w:t>
                            </w:r>
                            <w:r>
                              <w:rPr>
                                <w:rFonts w:ascii="Arial"/>
                                <w:color w:val="1A1A1A"/>
                                <w:spacing w:val="-9"/>
                                <w:sz w:val="12"/>
                              </w:rPr>
                              <w:t xml:space="preserve"> </w:t>
                            </w:r>
                            <w:r>
                              <w:rPr>
                                <w:rFonts w:ascii="Arial"/>
                                <w:color w:val="1A1A1A"/>
                                <w:sz w:val="12"/>
                              </w:rPr>
                              <w:t>oak</w:t>
                            </w:r>
                          </w:p>
                        </w:txbxContent>
                      </wps:txbx>
                      <wps:bodyPr vert="vert270"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51.678802pt;margin-top:-230.342865pt;width:40.85pt;height:48.75pt;mso-position-horizontal-relative:page;mso-position-vertical-relative:paragraph;z-index:15735296" type="#_x0000_t202" id="docshape130" filled="false" stroked="false">
                <v:textbox inset="0,0,0,0" style="layout-flow:vertical;mso-layout-flow-alt:bottom-to-top">
                  <w:txbxContent>
                    <w:p>
                      <w:pPr>
                        <w:spacing w:line="223" w:lineRule="auto" w:before="26"/>
                        <w:ind w:left="304" w:right="0" w:firstLine="25"/>
                        <w:jc w:val="left"/>
                        <w:rPr>
                          <w:rFonts w:ascii="Arial"/>
                          <w:sz w:val="12"/>
                        </w:rPr>
                      </w:pPr>
                      <w:r>
                        <w:rPr>
                          <w:rFonts w:ascii="Arial"/>
                          <w:color w:val="1A1A1A"/>
                          <w:sz w:val="12"/>
                        </w:rPr>
                        <w:t>Silver</w:t>
                      </w:r>
                      <w:r>
                        <w:rPr>
                          <w:rFonts w:ascii="Arial"/>
                          <w:color w:val="1A1A1A"/>
                          <w:spacing w:val="-9"/>
                          <w:sz w:val="12"/>
                        </w:rPr>
                        <w:t> </w:t>
                      </w:r>
                      <w:r>
                        <w:rPr>
                          <w:rFonts w:ascii="Arial"/>
                          <w:color w:val="1A1A1A"/>
                          <w:sz w:val="12"/>
                        </w:rPr>
                        <w:t>fir</w:t>
                      </w:r>
                      <w:r>
                        <w:rPr>
                          <w:rFonts w:ascii="Arial"/>
                          <w:color w:val="1A1A1A"/>
                          <w:spacing w:val="40"/>
                          <w:sz w:val="12"/>
                        </w:rPr>
                        <w:t> </w:t>
                      </w:r>
                      <w:r>
                        <w:rPr>
                          <w:rFonts w:ascii="Arial"/>
                          <w:color w:val="1A1A1A"/>
                          <w:spacing w:val="-2"/>
                          <w:sz w:val="12"/>
                        </w:rPr>
                        <w:t>Beech</w:t>
                      </w:r>
                    </w:p>
                    <w:p>
                      <w:pPr>
                        <w:spacing w:line="223" w:lineRule="auto" w:before="0"/>
                        <w:ind w:left="275" w:right="0" w:hanging="132"/>
                        <w:jc w:val="left"/>
                        <w:rPr>
                          <w:rFonts w:ascii="Arial"/>
                          <w:sz w:val="12"/>
                        </w:rPr>
                      </w:pPr>
                      <w:r>
                        <w:rPr>
                          <w:rFonts w:ascii="Arial"/>
                          <w:color w:val="1A1A1A"/>
                          <w:sz w:val="12"/>
                        </w:rPr>
                        <w:t>Sessile</w:t>
                      </w:r>
                      <w:r>
                        <w:rPr>
                          <w:rFonts w:ascii="Arial"/>
                          <w:color w:val="1A1A1A"/>
                          <w:spacing w:val="-7"/>
                          <w:sz w:val="12"/>
                        </w:rPr>
                        <w:t> </w:t>
                      </w:r>
                      <w:r>
                        <w:rPr>
                          <w:rFonts w:ascii="Arial"/>
                          <w:color w:val="1A1A1A"/>
                          <w:sz w:val="12"/>
                        </w:rPr>
                        <w:t>oak</w:t>
                      </w:r>
                      <w:r>
                        <w:rPr>
                          <w:rFonts w:ascii="Arial"/>
                          <w:color w:val="1A1A1A"/>
                          <w:spacing w:val="40"/>
                          <w:sz w:val="12"/>
                        </w:rPr>
                        <w:t> </w:t>
                      </w:r>
                      <w:r>
                        <w:rPr>
                          <w:rFonts w:ascii="Arial"/>
                          <w:color w:val="1A1A1A"/>
                          <w:sz w:val="12"/>
                        </w:rPr>
                        <w:t>Pedunc.</w:t>
                      </w:r>
                      <w:r>
                        <w:rPr>
                          <w:rFonts w:ascii="Arial"/>
                          <w:color w:val="1A1A1A"/>
                          <w:spacing w:val="-9"/>
                          <w:sz w:val="12"/>
                        </w:rPr>
                        <w:t> </w:t>
                      </w:r>
                      <w:r>
                        <w:rPr>
                          <w:rFonts w:ascii="Arial"/>
                          <w:color w:val="1A1A1A"/>
                          <w:sz w:val="12"/>
                        </w:rPr>
                        <w:t>oak</w:t>
                      </w:r>
                    </w:p>
                    <w:p>
                      <w:pPr>
                        <w:spacing w:line="223" w:lineRule="auto" w:before="0"/>
                        <w:ind w:left="20" w:right="0" w:firstLine="35"/>
                        <w:jc w:val="left"/>
                        <w:rPr>
                          <w:rFonts w:ascii="Arial"/>
                          <w:sz w:val="12"/>
                        </w:rPr>
                      </w:pPr>
                      <w:r>
                        <w:rPr>
                          <w:rFonts w:ascii="Arial"/>
                          <w:color w:val="1A1A1A"/>
                          <w:sz w:val="12"/>
                        </w:rPr>
                        <w:t>Pubesc.</w:t>
                      </w:r>
                      <w:r>
                        <w:rPr>
                          <w:rFonts w:ascii="Arial"/>
                          <w:color w:val="1A1A1A"/>
                          <w:spacing w:val="-7"/>
                          <w:sz w:val="12"/>
                        </w:rPr>
                        <w:t> </w:t>
                      </w:r>
                      <w:r>
                        <w:rPr>
                          <w:rFonts w:ascii="Arial"/>
                          <w:color w:val="1A1A1A"/>
                          <w:sz w:val="12"/>
                        </w:rPr>
                        <w:t>oak</w:t>
                      </w:r>
                      <w:r>
                        <w:rPr>
                          <w:rFonts w:ascii="Arial"/>
                          <w:color w:val="1A1A1A"/>
                          <w:spacing w:val="40"/>
                          <w:sz w:val="12"/>
                        </w:rPr>
                        <w:t> </w:t>
                      </w:r>
                      <w:r>
                        <w:rPr>
                          <w:rFonts w:ascii="Arial"/>
                          <w:color w:val="1A1A1A"/>
                          <w:sz w:val="12"/>
                        </w:rPr>
                        <w:t>Evergreen</w:t>
                      </w:r>
                      <w:r>
                        <w:rPr>
                          <w:rFonts w:ascii="Arial"/>
                          <w:color w:val="1A1A1A"/>
                          <w:spacing w:val="-9"/>
                          <w:sz w:val="12"/>
                        </w:rPr>
                        <w:t> </w:t>
                      </w:r>
                      <w:r>
                        <w:rPr>
                          <w:rFonts w:ascii="Arial"/>
                          <w:color w:val="1A1A1A"/>
                          <w:sz w:val="12"/>
                        </w:rPr>
                        <w:t>oak</w:t>
                      </w:r>
                    </w:p>
                  </w:txbxContent>
                </v:textbox>
                <w10:wrap type="none"/>
              </v:shape>
            </w:pict>
          </mc:Fallback>
        </mc:AlternateContent>
      </w:r>
      <w:r>
        <w:rPr>
          <w:noProof/>
        </w:rPr>
        <w:drawing>
          <wp:inline distT="0" distB="0" distL="0" distR="0" wp14:anchorId="37BF1DFD" wp14:editId="39EE4D59">
            <wp:extent cx="47421" cy="60667"/>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35" cstate="print"/>
                    <a:stretch>
                      <a:fillRect/>
                    </a:stretch>
                  </pic:blipFill>
                  <pic:spPr>
                    <a:xfrm>
                      <a:off x="0" y="0"/>
                      <a:ext cx="47421" cy="60667"/>
                    </a:xfrm>
                    <a:prstGeom prst="rect">
                      <a:avLst/>
                    </a:prstGeom>
                  </pic:spPr>
                </pic:pic>
              </a:graphicData>
            </a:graphic>
          </wp:inline>
        </w:drawing>
      </w:r>
      <w:r>
        <w:rPr>
          <w:spacing w:val="-18"/>
          <w:sz w:val="20"/>
        </w:rPr>
        <w:t xml:space="preserve"> </w:t>
      </w:r>
      <w:r>
        <w:rPr>
          <w:rFonts w:ascii="Arial"/>
          <w:sz w:val="13"/>
        </w:rPr>
        <w:t>SSP</w:t>
      </w:r>
      <w:r>
        <w:rPr>
          <w:rFonts w:ascii="Arial"/>
          <w:sz w:val="13"/>
        </w:rPr>
        <w:tab/>
      </w:r>
      <w:r>
        <w:rPr>
          <w:rFonts w:ascii="Arial"/>
          <w:noProof/>
          <w:sz w:val="13"/>
        </w:rPr>
        <w:drawing>
          <wp:inline distT="0" distB="0" distL="0" distR="0" wp14:anchorId="061A3264" wp14:editId="360BDEC0">
            <wp:extent cx="47421" cy="60667"/>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36" cstate="print"/>
                    <a:stretch>
                      <a:fillRect/>
                    </a:stretch>
                  </pic:blipFill>
                  <pic:spPr>
                    <a:xfrm>
                      <a:off x="0" y="0"/>
                      <a:ext cx="47421" cy="60667"/>
                    </a:xfrm>
                    <a:prstGeom prst="rect">
                      <a:avLst/>
                    </a:prstGeom>
                  </pic:spPr>
                </pic:pic>
              </a:graphicData>
            </a:graphic>
          </wp:inline>
        </w:drawing>
      </w:r>
      <w:r>
        <w:rPr>
          <w:spacing w:val="-2"/>
          <w:sz w:val="13"/>
        </w:rPr>
        <w:t xml:space="preserve"> </w:t>
      </w:r>
      <w:proofErr w:type="spellStart"/>
      <w:r>
        <w:rPr>
          <w:rFonts w:ascii="Arial"/>
          <w:sz w:val="13"/>
        </w:rPr>
        <w:t>SSP</w:t>
      </w:r>
      <w:proofErr w:type="spellEnd"/>
      <w:r>
        <w:rPr>
          <w:rFonts w:ascii="Arial"/>
          <w:spacing w:val="-2"/>
          <w:sz w:val="13"/>
        </w:rPr>
        <w:t xml:space="preserve"> </w:t>
      </w:r>
      <w:r>
        <w:rPr>
          <w:rFonts w:ascii="Arial"/>
          <w:sz w:val="13"/>
        </w:rPr>
        <w:t>-</w:t>
      </w:r>
      <w:r>
        <w:rPr>
          <w:rFonts w:ascii="Arial"/>
          <w:spacing w:val="-2"/>
          <w:sz w:val="13"/>
        </w:rPr>
        <w:t xml:space="preserve"> </w:t>
      </w:r>
      <w:r>
        <w:rPr>
          <w:rFonts w:ascii="Arial"/>
          <w:sz w:val="13"/>
        </w:rPr>
        <w:t>GCM</w:t>
      </w:r>
      <w:r>
        <w:rPr>
          <w:rFonts w:ascii="Arial"/>
          <w:spacing w:val="47"/>
          <w:sz w:val="13"/>
        </w:rPr>
        <w:t xml:space="preserve">  </w:t>
      </w:r>
      <w:r>
        <w:rPr>
          <w:rFonts w:ascii="Arial"/>
          <w:noProof/>
          <w:spacing w:val="-8"/>
          <w:sz w:val="13"/>
        </w:rPr>
        <w:drawing>
          <wp:inline distT="0" distB="0" distL="0" distR="0" wp14:anchorId="006D3CFA" wp14:editId="79C8F266">
            <wp:extent cx="47421" cy="60667"/>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7" cstate="print"/>
                    <a:stretch>
                      <a:fillRect/>
                    </a:stretch>
                  </pic:blipFill>
                  <pic:spPr>
                    <a:xfrm>
                      <a:off x="0" y="0"/>
                      <a:ext cx="47421" cy="60667"/>
                    </a:xfrm>
                    <a:prstGeom prst="rect">
                      <a:avLst/>
                    </a:prstGeom>
                  </pic:spPr>
                </pic:pic>
              </a:graphicData>
            </a:graphic>
          </wp:inline>
        </w:drawing>
      </w:r>
      <w:r>
        <w:rPr>
          <w:spacing w:val="5"/>
          <w:sz w:val="13"/>
        </w:rPr>
        <w:t xml:space="preserve"> </w:t>
      </w:r>
      <w:proofErr w:type="spellStart"/>
      <w:r>
        <w:rPr>
          <w:rFonts w:ascii="Arial"/>
          <w:sz w:val="13"/>
        </w:rPr>
        <w:t>GCM</w:t>
      </w:r>
      <w:proofErr w:type="spellEnd"/>
    </w:p>
    <w:p w14:paraId="600D07F8" w14:textId="77777777" w:rsidR="00F52AD7" w:rsidRDefault="00000000">
      <w:pPr>
        <w:tabs>
          <w:tab w:val="left" w:pos="2657"/>
        </w:tabs>
        <w:spacing w:before="81"/>
        <w:ind w:left="575"/>
        <w:rPr>
          <w:rFonts w:ascii="Arial"/>
          <w:sz w:val="13"/>
        </w:rPr>
      </w:pPr>
      <w:r>
        <w:rPr>
          <w:noProof/>
        </w:rPr>
        <w:drawing>
          <wp:inline distT="0" distB="0" distL="0" distR="0" wp14:anchorId="2D081A02" wp14:editId="2ADA93C6">
            <wp:extent cx="47421" cy="60667"/>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38" cstate="print"/>
                    <a:stretch>
                      <a:fillRect/>
                    </a:stretch>
                  </pic:blipFill>
                  <pic:spPr>
                    <a:xfrm>
                      <a:off x="0" y="0"/>
                      <a:ext cx="47421" cy="60667"/>
                    </a:xfrm>
                    <a:prstGeom prst="rect">
                      <a:avLst/>
                    </a:prstGeom>
                  </pic:spPr>
                </pic:pic>
              </a:graphicData>
            </a:graphic>
          </wp:inline>
        </w:drawing>
      </w:r>
      <w:r>
        <w:rPr>
          <w:spacing w:val="-18"/>
          <w:sz w:val="20"/>
        </w:rPr>
        <w:t xml:space="preserve"> </w:t>
      </w:r>
      <w:r>
        <w:rPr>
          <w:rFonts w:ascii="Arial"/>
          <w:sz w:val="13"/>
        </w:rPr>
        <w:t>Climate</w:t>
      </w:r>
      <w:r>
        <w:rPr>
          <w:rFonts w:ascii="Arial"/>
          <w:spacing w:val="-3"/>
          <w:sz w:val="13"/>
        </w:rPr>
        <w:t xml:space="preserve"> </w:t>
      </w:r>
      <w:r>
        <w:rPr>
          <w:rFonts w:ascii="Arial"/>
          <w:sz w:val="13"/>
        </w:rPr>
        <w:t>-</w:t>
      </w:r>
      <w:r>
        <w:rPr>
          <w:rFonts w:ascii="Arial"/>
          <w:spacing w:val="-1"/>
          <w:sz w:val="13"/>
        </w:rPr>
        <w:t xml:space="preserve"> </w:t>
      </w:r>
      <w:r>
        <w:rPr>
          <w:rFonts w:ascii="Arial"/>
          <w:sz w:val="13"/>
        </w:rPr>
        <w:t>SDM</w:t>
      </w:r>
      <w:r>
        <w:rPr>
          <w:rFonts w:ascii="Arial"/>
          <w:spacing w:val="47"/>
          <w:sz w:val="13"/>
        </w:rPr>
        <w:t xml:space="preserve">  </w:t>
      </w:r>
      <w:r>
        <w:rPr>
          <w:rFonts w:ascii="Arial"/>
          <w:noProof/>
          <w:spacing w:val="-9"/>
          <w:sz w:val="13"/>
        </w:rPr>
        <w:drawing>
          <wp:inline distT="0" distB="0" distL="0" distR="0" wp14:anchorId="1E63CCA0" wp14:editId="75ADEAB7">
            <wp:extent cx="47421" cy="60667"/>
            <wp:effectExtent l="0" t="0" r="0" b="0"/>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39" cstate="print"/>
                    <a:stretch>
                      <a:fillRect/>
                    </a:stretch>
                  </pic:blipFill>
                  <pic:spPr>
                    <a:xfrm>
                      <a:off x="0" y="0"/>
                      <a:ext cx="47421" cy="60667"/>
                    </a:xfrm>
                    <a:prstGeom prst="rect">
                      <a:avLst/>
                    </a:prstGeom>
                  </pic:spPr>
                </pic:pic>
              </a:graphicData>
            </a:graphic>
          </wp:inline>
        </w:drawing>
      </w:r>
      <w:r>
        <w:rPr>
          <w:spacing w:val="8"/>
          <w:sz w:val="13"/>
        </w:rPr>
        <w:t xml:space="preserve"> </w:t>
      </w:r>
      <w:proofErr w:type="spellStart"/>
      <w:r>
        <w:rPr>
          <w:rFonts w:ascii="Arial"/>
          <w:sz w:val="13"/>
        </w:rPr>
        <w:t>SDM</w:t>
      </w:r>
      <w:proofErr w:type="spellEnd"/>
      <w:r>
        <w:rPr>
          <w:rFonts w:ascii="Arial"/>
          <w:sz w:val="13"/>
        </w:rPr>
        <w:tab/>
      </w:r>
      <w:r>
        <w:rPr>
          <w:rFonts w:ascii="Arial"/>
          <w:noProof/>
          <w:sz w:val="13"/>
        </w:rPr>
        <w:drawing>
          <wp:inline distT="0" distB="0" distL="0" distR="0" wp14:anchorId="2C127175" wp14:editId="5A975C76">
            <wp:extent cx="47421" cy="60667"/>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40" cstate="print"/>
                    <a:stretch>
                      <a:fillRect/>
                    </a:stretch>
                  </pic:blipFill>
                  <pic:spPr>
                    <a:xfrm>
                      <a:off x="0" y="0"/>
                      <a:ext cx="47421" cy="60667"/>
                    </a:xfrm>
                    <a:prstGeom prst="rect">
                      <a:avLst/>
                    </a:prstGeom>
                  </pic:spPr>
                </pic:pic>
              </a:graphicData>
            </a:graphic>
          </wp:inline>
        </w:drawing>
      </w:r>
      <w:r>
        <w:rPr>
          <w:spacing w:val="-9"/>
          <w:sz w:val="13"/>
        </w:rPr>
        <w:t xml:space="preserve"> </w:t>
      </w:r>
      <w:r>
        <w:rPr>
          <w:rFonts w:ascii="Arial"/>
          <w:sz w:val="13"/>
        </w:rPr>
        <w:t>Residuals</w:t>
      </w:r>
    </w:p>
    <w:p w14:paraId="6EF79BBE" w14:textId="77777777" w:rsidR="00F52AD7" w:rsidRDefault="00F52AD7">
      <w:pPr>
        <w:rPr>
          <w:rFonts w:ascii="Arial"/>
          <w:sz w:val="13"/>
        </w:rPr>
        <w:sectPr w:rsidR="00F52AD7">
          <w:pgSz w:w="11910" w:h="16840"/>
          <w:pgMar w:top="1040" w:right="960" w:bottom="800" w:left="1220" w:header="0" w:footer="606" w:gutter="0"/>
          <w:cols w:num="3" w:space="720" w:equalWidth="0">
            <w:col w:w="4716" w:space="330"/>
            <w:col w:w="428" w:space="14"/>
            <w:col w:w="4242"/>
          </w:cols>
        </w:sectPr>
      </w:pPr>
    </w:p>
    <w:p w14:paraId="2C1EC262" w14:textId="77777777" w:rsidR="00F52AD7" w:rsidRDefault="00F52AD7">
      <w:pPr>
        <w:pStyle w:val="Corpsdetexte"/>
        <w:spacing w:before="225"/>
        <w:rPr>
          <w:rFonts w:ascii="Arial"/>
        </w:rPr>
      </w:pPr>
    </w:p>
    <w:p w14:paraId="3313F4E8" w14:textId="77777777" w:rsidR="00F52AD7" w:rsidRDefault="00000000">
      <w:pPr>
        <w:pStyle w:val="Corpsdetexte"/>
        <w:ind w:left="197"/>
        <w:jc w:val="both"/>
      </w:pPr>
      <w:r>
        <w:t>projections</w:t>
      </w:r>
      <w:r>
        <w:rPr>
          <w:spacing w:val="21"/>
        </w:rPr>
        <w:t xml:space="preserve"> </w:t>
      </w:r>
      <w:r>
        <w:t>were</w:t>
      </w:r>
      <w:r>
        <w:rPr>
          <w:spacing w:val="22"/>
        </w:rPr>
        <w:t xml:space="preserve"> </w:t>
      </w:r>
      <w:r>
        <w:t>closer</w:t>
      </w:r>
      <w:r>
        <w:rPr>
          <w:spacing w:val="21"/>
        </w:rPr>
        <w:t xml:space="preserve"> </w:t>
      </w:r>
      <w:r>
        <w:t>to</w:t>
      </w:r>
      <w:r>
        <w:rPr>
          <w:spacing w:val="22"/>
        </w:rPr>
        <w:t xml:space="preserve"> </w:t>
      </w:r>
      <w:r>
        <w:t>CSDM</w:t>
      </w:r>
      <w:r>
        <w:rPr>
          <w:spacing w:val="22"/>
        </w:rPr>
        <w:t xml:space="preserve"> </w:t>
      </w:r>
      <w:r>
        <w:t>projections</w:t>
      </w:r>
      <w:r>
        <w:rPr>
          <w:spacing w:val="21"/>
        </w:rPr>
        <w:t xml:space="preserve"> </w:t>
      </w:r>
      <w:r>
        <w:t>in</w:t>
      </w:r>
      <w:r>
        <w:rPr>
          <w:spacing w:val="22"/>
        </w:rPr>
        <w:t xml:space="preserve"> </w:t>
      </w:r>
      <w:r>
        <w:t>the</w:t>
      </w:r>
      <w:r>
        <w:rPr>
          <w:spacing w:val="21"/>
        </w:rPr>
        <w:t xml:space="preserve"> </w:t>
      </w:r>
      <w:r>
        <w:t>Southern</w:t>
      </w:r>
      <w:r>
        <w:rPr>
          <w:spacing w:val="22"/>
        </w:rPr>
        <w:t xml:space="preserve"> </w:t>
      </w:r>
      <w:r>
        <w:t>and</w:t>
      </w:r>
      <w:r>
        <w:rPr>
          <w:spacing w:val="22"/>
        </w:rPr>
        <w:t xml:space="preserve"> </w:t>
      </w:r>
      <w:r>
        <w:t>Western</w:t>
      </w:r>
      <w:r>
        <w:rPr>
          <w:spacing w:val="21"/>
        </w:rPr>
        <w:t xml:space="preserve"> </w:t>
      </w:r>
      <w:r>
        <w:t>parts</w:t>
      </w:r>
      <w:r>
        <w:rPr>
          <w:spacing w:val="22"/>
        </w:rPr>
        <w:t xml:space="preserve"> </w:t>
      </w:r>
      <w:r>
        <w:t>of</w:t>
      </w:r>
      <w:r>
        <w:rPr>
          <w:spacing w:val="22"/>
        </w:rPr>
        <w:t xml:space="preserve"> </w:t>
      </w:r>
      <w:r>
        <w:rPr>
          <w:spacing w:val="-2"/>
        </w:rPr>
        <w:t>Europe,</w:t>
      </w:r>
    </w:p>
    <w:p w14:paraId="1FA730D0" w14:textId="77777777" w:rsidR="00F52AD7" w:rsidRDefault="00000000">
      <w:pPr>
        <w:pStyle w:val="Corpsdetexte"/>
        <w:spacing w:before="42" w:line="276" w:lineRule="auto"/>
        <w:ind w:left="169" w:right="410" w:firstLine="27"/>
        <w:jc w:val="both"/>
      </w:pPr>
      <w:r>
        <w:rPr>
          <w:w w:val="105"/>
        </w:rPr>
        <w:t>i.e.</w:t>
      </w:r>
      <w:r>
        <w:rPr>
          <w:spacing w:val="22"/>
          <w:w w:val="105"/>
        </w:rPr>
        <w:t xml:space="preserve"> </w:t>
      </w:r>
      <w:r>
        <w:rPr>
          <w:w w:val="105"/>
        </w:rPr>
        <w:t>the</w:t>
      </w:r>
      <w:r>
        <w:rPr>
          <w:spacing w:val="-2"/>
          <w:w w:val="105"/>
        </w:rPr>
        <w:t xml:space="preserve"> </w:t>
      </w:r>
      <w:r>
        <w:rPr>
          <w:w w:val="105"/>
        </w:rPr>
        <w:t>trailing</w:t>
      </w:r>
      <w:r>
        <w:rPr>
          <w:spacing w:val="-2"/>
          <w:w w:val="105"/>
        </w:rPr>
        <w:t xml:space="preserve"> </w:t>
      </w:r>
      <w:r>
        <w:rPr>
          <w:w w:val="105"/>
        </w:rPr>
        <w:t>edge</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range</w:t>
      </w:r>
      <w:r>
        <w:rPr>
          <w:spacing w:val="-2"/>
          <w:w w:val="105"/>
        </w:rPr>
        <w:t xml:space="preserve"> </w:t>
      </w:r>
      <w:r>
        <w:rPr>
          <w:w w:val="105"/>
        </w:rPr>
        <w:t>of</w:t>
      </w:r>
      <w:r>
        <w:rPr>
          <w:spacing w:val="-2"/>
          <w:w w:val="105"/>
        </w:rPr>
        <w:t xml:space="preserve"> </w:t>
      </w:r>
      <w:r>
        <w:rPr>
          <w:w w:val="105"/>
        </w:rPr>
        <w:t>most</w:t>
      </w:r>
      <w:r>
        <w:rPr>
          <w:spacing w:val="-2"/>
          <w:w w:val="105"/>
        </w:rPr>
        <w:t xml:space="preserve"> </w:t>
      </w:r>
      <w:r>
        <w:rPr>
          <w:w w:val="105"/>
        </w:rPr>
        <w:t>species,</w:t>
      </w:r>
      <w:r>
        <w:rPr>
          <w:spacing w:val="-2"/>
          <w:w w:val="105"/>
        </w:rPr>
        <w:t xml:space="preserve"> </w:t>
      </w:r>
      <w:r>
        <w:rPr>
          <w:w w:val="105"/>
        </w:rPr>
        <w:t>whereas</w:t>
      </w:r>
      <w:r>
        <w:rPr>
          <w:spacing w:val="-2"/>
          <w:w w:val="105"/>
        </w:rPr>
        <w:t xml:space="preserve"> </w:t>
      </w:r>
      <w:r>
        <w:rPr>
          <w:w w:val="105"/>
        </w:rPr>
        <w:t>they</w:t>
      </w:r>
      <w:r>
        <w:rPr>
          <w:spacing w:val="-2"/>
          <w:w w:val="105"/>
        </w:rPr>
        <w:t xml:space="preserve"> </w:t>
      </w:r>
      <w:r>
        <w:rPr>
          <w:w w:val="105"/>
        </w:rPr>
        <w:t>were</w:t>
      </w:r>
      <w:r>
        <w:rPr>
          <w:spacing w:val="-2"/>
          <w:w w:val="105"/>
        </w:rPr>
        <w:t xml:space="preserve"> </w:t>
      </w:r>
      <w:r>
        <w:rPr>
          <w:w w:val="105"/>
        </w:rPr>
        <w:t>closer</w:t>
      </w:r>
      <w:r>
        <w:rPr>
          <w:spacing w:val="-2"/>
          <w:w w:val="105"/>
        </w:rPr>
        <w:t xml:space="preserve"> </w:t>
      </w:r>
      <w:r>
        <w:rPr>
          <w:w w:val="105"/>
        </w:rPr>
        <w:t>to</w:t>
      </w:r>
      <w:r>
        <w:rPr>
          <w:spacing w:val="-2"/>
          <w:w w:val="105"/>
        </w:rPr>
        <w:t xml:space="preserve"> </w:t>
      </w:r>
      <w:r>
        <w:rPr>
          <w:w w:val="105"/>
        </w:rPr>
        <w:t>expert</w:t>
      </w:r>
      <w:r>
        <w:rPr>
          <w:spacing w:val="-2"/>
          <w:w w:val="105"/>
        </w:rPr>
        <w:t xml:space="preserve"> </w:t>
      </w:r>
      <w:r>
        <w:rPr>
          <w:w w:val="105"/>
        </w:rPr>
        <w:t>PEM ones in the North-West leading edge (</w:t>
      </w:r>
      <w:hyperlink w:anchor="_bookmark3" w:history="1">
        <w:r w:rsidR="00F52AD7">
          <w:rPr>
            <w:color w:val="E94D52"/>
            <w:w w:val="105"/>
          </w:rPr>
          <w:t>Figures 23</w:t>
        </w:r>
      </w:hyperlink>
      <w:r>
        <w:rPr>
          <w:w w:val="105"/>
        </w:rPr>
        <w:t xml:space="preserve">, </w:t>
      </w:r>
      <w:r>
        <w:rPr>
          <w:color w:val="E94D52"/>
          <w:w w:val="105"/>
        </w:rPr>
        <w:t>S34</w:t>
      </w:r>
      <w:r>
        <w:rPr>
          <w:w w:val="105"/>
        </w:rPr>
        <w:t xml:space="preserve">, </w:t>
      </w:r>
      <w:r>
        <w:rPr>
          <w:color w:val="E94D52"/>
          <w:w w:val="105"/>
        </w:rPr>
        <w:t>S36</w:t>
      </w:r>
      <w:r>
        <w:rPr>
          <w:w w:val="105"/>
        </w:rPr>
        <w:t xml:space="preserve">, </w:t>
      </w:r>
      <w:r>
        <w:rPr>
          <w:color w:val="E94D52"/>
          <w:w w:val="105"/>
        </w:rPr>
        <w:t>S38</w:t>
      </w:r>
      <w:r>
        <w:rPr>
          <w:w w:val="105"/>
        </w:rPr>
        <w:t xml:space="preserve">, </w:t>
      </w:r>
      <w:r>
        <w:rPr>
          <w:color w:val="E94D52"/>
          <w:w w:val="105"/>
        </w:rPr>
        <w:t xml:space="preserve">S40 </w:t>
      </w:r>
      <w:r>
        <w:rPr>
          <w:w w:val="105"/>
        </w:rPr>
        <w:t xml:space="preserve">and </w:t>
      </w:r>
      <w:r>
        <w:rPr>
          <w:color w:val="E94D52"/>
          <w:w w:val="105"/>
        </w:rPr>
        <w:t>S42</w:t>
      </w:r>
      <w:r>
        <w:rPr>
          <w:w w:val="105"/>
        </w:rPr>
        <w:t>).</w:t>
      </w:r>
      <w:r>
        <w:rPr>
          <w:spacing w:val="40"/>
          <w:w w:val="105"/>
        </w:rPr>
        <w:t xml:space="preserve"> </w:t>
      </w:r>
      <w:r>
        <w:rPr>
          <w:w w:val="105"/>
        </w:rPr>
        <w:t>These discrepancies between modeling approaches can significantly change projected trends at the country level. In Germany for example, beech showed an average suitability decrease of</w:t>
      </w:r>
      <w:r>
        <w:rPr>
          <w:spacing w:val="-9"/>
          <w:w w:val="105"/>
        </w:rPr>
        <w:t xml:space="preserve"> </w:t>
      </w:r>
      <w:r>
        <w:rPr>
          <w:rFonts w:ascii="Menlo" w:hAnsi="Menlo"/>
          <w:i/>
          <w:w w:val="105"/>
        </w:rPr>
        <w:t>−</w:t>
      </w:r>
      <w:r>
        <w:rPr>
          <w:w w:val="105"/>
        </w:rPr>
        <w:t>0</w:t>
      </w:r>
      <w:r>
        <w:rPr>
          <w:i/>
          <w:w w:val="105"/>
        </w:rPr>
        <w:t>.</w:t>
      </w:r>
      <w:r>
        <w:rPr>
          <w:w w:val="105"/>
        </w:rPr>
        <w:t>04</w:t>
      </w:r>
      <w:r>
        <w:rPr>
          <w:spacing w:val="-9"/>
          <w:w w:val="105"/>
        </w:rPr>
        <w:t xml:space="preserve"> </w:t>
      </w:r>
      <w:r>
        <w:rPr>
          <w:w w:val="105"/>
        </w:rPr>
        <w:t>(</w:t>
      </w:r>
      <w:r>
        <w:rPr>
          <w:rFonts w:ascii="Menlo" w:hAnsi="Menlo"/>
          <w:i/>
          <w:w w:val="105"/>
        </w:rPr>
        <w:t>±</w:t>
      </w:r>
      <w:r>
        <w:rPr>
          <w:w w:val="105"/>
        </w:rPr>
        <w:t>0</w:t>
      </w:r>
      <w:r>
        <w:rPr>
          <w:i/>
          <w:w w:val="105"/>
        </w:rPr>
        <w:t>.</w:t>
      </w:r>
      <w:r>
        <w:rPr>
          <w:w w:val="105"/>
        </w:rPr>
        <w:t>09)</w:t>
      </w:r>
      <w:r>
        <w:rPr>
          <w:spacing w:val="-9"/>
          <w:w w:val="105"/>
        </w:rPr>
        <w:t xml:space="preserve"> </w:t>
      </w:r>
      <w:r>
        <w:rPr>
          <w:w w:val="105"/>
        </w:rPr>
        <w:t>in</w:t>
      </w:r>
      <w:r>
        <w:rPr>
          <w:spacing w:val="-9"/>
          <w:w w:val="105"/>
        </w:rPr>
        <w:t xml:space="preserve"> </w:t>
      </w:r>
      <w:r>
        <w:rPr>
          <w:w w:val="105"/>
        </w:rPr>
        <w:t>2090</w:t>
      </w:r>
      <w:r>
        <w:rPr>
          <w:spacing w:val="-9"/>
          <w:w w:val="105"/>
        </w:rPr>
        <w:t xml:space="preserve"> </w:t>
      </w:r>
      <w:r>
        <w:rPr>
          <w:w w:val="105"/>
        </w:rPr>
        <w:t>when</w:t>
      </w:r>
      <w:r>
        <w:rPr>
          <w:spacing w:val="-9"/>
          <w:w w:val="105"/>
        </w:rPr>
        <w:t xml:space="preserve"> </w:t>
      </w:r>
      <w:r>
        <w:rPr>
          <w:w w:val="105"/>
        </w:rPr>
        <w:t>considering</w:t>
      </w:r>
      <w:r>
        <w:rPr>
          <w:spacing w:val="-9"/>
          <w:w w:val="105"/>
        </w:rPr>
        <w:t xml:space="preserve"> </w:t>
      </w:r>
      <w:r>
        <w:rPr>
          <w:w w:val="105"/>
        </w:rPr>
        <w:t>only</w:t>
      </w:r>
      <w:r>
        <w:rPr>
          <w:spacing w:val="-9"/>
          <w:w w:val="105"/>
        </w:rPr>
        <w:t xml:space="preserve"> </w:t>
      </w:r>
      <w:r>
        <w:rPr>
          <w:w w:val="105"/>
        </w:rPr>
        <w:t>CSDM</w:t>
      </w:r>
      <w:r>
        <w:rPr>
          <w:spacing w:val="-8"/>
          <w:w w:val="105"/>
        </w:rPr>
        <w:t xml:space="preserve"> </w:t>
      </w:r>
      <w:r>
        <w:rPr>
          <w:w w:val="105"/>
        </w:rPr>
        <w:t>and</w:t>
      </w:r>
      <w:r>
        <w:rPr>
          <w:spacing w:val="-9"/>
          <w:w w:val="105"/>
        </w:rPr>
        <w:t xml:space="preserve"> </w:t>
      </w:r>
      <w:r>
        <w:rPr>
          <w:w w:val="105"/>
        </w:rPr>
        <w:t>fitted</w:t>
      </w:r>
      <w:r>
        <w:rPr>
          <w:spacing w:val="-9"/>
          <w:w w:val="105"/>
        </w:rPr>
        <w:t xml:space="preserve"> </w:t>
      </w:r>
      <w:r>
        <w:rPr>
          <w:w w:val="105"/>
        </w:rPr>
        <w:t>PEMs,</w:t>
      </w:r>
      <w:r>
        <w:rPr>
          <w:spacing w:val="-7"/>
          <w:w w:val="105"/>
        </w:rPr>
        <w:t xml:space="preserve"> </w:t>
      </w:r>
      <w:r>
        <w:rPr>
          <w:w w:val="105"/>
        </w:rPr>
        <w:t>i.e.</w:t>
      </w:r>
      <w:r>
        <w:rPr>
          <w:spacing w:val="18"/>
          <w:w w:val="105"/>
        </w:rPr>
        <w:t xml:space="preserve"> </w:t>
      </w:r>
      <w:r>
        <w:rPr>
          <w:w w:val="105"/>
        </w:rPr>
        <w:t>the</w:t>
      </w:r>
      <w:r>
        <w:rPr>
          <w:spacing w:val="-8"/>
          <w:w w:val="105"/>
        </w:rPr>
        <w:t xml:space="preserve"> </w:t>
      </w:r>
      <w:r>
        <w:rPr>
          <w:w w:val="105"/>
        </w:rPr>
        <w:t>two</w:t>
      </w:r>
      <w:r>
        <w:rPr>
          <w:spacing w:val="-9"/>
          <w:w w:val="105"/>
        </w:rPr>
        <w:t xml:space="preserve"> </w:t>
      </w:r>
      <w:r>
        <w:rPr>
          <w:w w:val="105"/>
        </w:rPr>
        <w:t>SDM approaches entirely calibrated with current species distribution data, whereas the expert PEM</w:t>
      </w:r>
      <w:r>
        <w:rPr>
          <w:spacing w:val="-16"/>
          <w:w w:val="105"/>
        </w:rPr>
        <w:t xml:space="preserve"> </w:t>
      </w:r>
      <w:r>
        <w:rPr>
          <w:w w:val="105"/>
        </w:rPr>
        <w:t>simulated</w:t>
      </w:r>
      <w:r>
        <w:rPr>
          <w:spacing w:val="-16"/>
          <w:w w:val="105"/>
        </w:rPr>
        <w:t xml:space="preserve"> </w:t>
      </w:r>
      <w:r>
        <w:rPr>
          <w:w w:val="105"/>
        </w:rPr>
        <w:t>a</w:t>
      </w:r>
      <w:r>
        <w:rPr>
          <w:spacing w:val="-16"/>
          <w:w w:val="105"/>
        </w:rPr>
        <w:t xml:space="preserve"> </w:t>
      </w:r>
      <w:r>
        <w:rPr>
          <w:w w:val="105"/>
        </w:rPr>
        <w:t>suitability</w:t>
      </w:r>
      <w:r>
        <w:rPr>
          <w:spacing w:val="-15"/>
          <w:w w:val="105"/>
        </w:rPr>
        <w:t xml:space="preserve"> </w:t>
      </w:r>
      <w:r>
        <w:rPr>
          <w:w w:val="105"/>
        </w:rPr>
        <w:t>increase</w:t>
      </w:r>
      <w:r>
        <w:rPr>
          <w:spacing w:val="-16"/>
          <w:w w:val="105"/>
        </w:rPr>
        <w:t xml:space="preserve"> </w:t>
      </w:r>
      <w:r>
        <w:rPr>
          <w:w w:val="105"/>
        </w:rPr>
        <w:t>(0</w:t>
      </w:r>
      <w:r>
        <w:rPr>
          <w:i/>
          <w:w w:val="105"/>
        </w:rPr>
        <w:t>.</w:t>
      </w:r>
      <w:r>
        <w:rPr>
          <w:w w:val="105"/>
        </w:rPr>
        <w:t>39</w:t>
      </w:r>
      <w:r>
        <w:rPr>
          <w:spacing w:val="-16"/>
          <w:w w:val="105"/>
        </w:rPr>
        <w:t xml:space="preserve"> </w:t>
      </w:r>
      <w:r>
        <w:rPr>
          <w:rFonts w:ascii="Menlo" w:hAnsi="Menlo"/>
          <w:i/>
          <w:w w:val="105"/>
        </w:rPr>
        <w:t>±</w:t>
      </w:r>
      <w:r>
        <w:rPr>
          <w:rFonts w:ascii="Menlo" w:hAnsi="Menlo"/>
          <w:i/>
          <w:spacing w:val="-38"/>
          <w:w w:val="105"/>
        </w:rPr>
        <w:t xml:space="preserve"> </w:t>
      </w:r>
      <w:r>
        <w:rPr>
          <w:w w:val="105"/>
        </w:rPr>
        <w:t>0</w:t>
      </w:r>
      <w:r>
        <w:rPr>
          <w:i/>
          <w:w w:val="105"/>
        </w:rPr>
        <w:t>.</w:t>
      </w:r>
      <w:r>
        <w:rPr>
          <w:w w:val="105"/>
        </w:rPr>
        <w:t>15).</w:t>
      </w:r>
      <w:r>
        <w:rPr>
          <w:spacing w:val="-16"/>
          <w:w w:val="105"/>
        </w:rPr>
        <w:t xml:space="preserve"> </w:t>
      </w:r>
      <w:r>
        <w:rPr>
          <w:w w:val="105"/>
        </w:rPr>
        <w:t>These</w:t>
      </w:r>
      <w:r>
        <w:rPr>
          <w:spacing w:val="-12"/>
          <w:w w:val="105"/>
        </w:rPr>
        <w:t xml:space="preserve"> </w:t>
      </w:r>
      <w:r>
        <w:rPr>
          <w:w w:val="105"/>
        </w:rPr>
        <w:t>discrepancies</w:t>
      </w:r>
      <w:r>
        <w:rPr>
          <w:spacing w:val="-6"/>
          <w:w w:val="105"/>
        </w:rPr>
        <w:t xml:space="preserve"> </w:t>
      </w:r>
      <w:r>
        <w:rPr>
          <w:w w:val="105"/>
        </w:rPr>
        <w:t>were</w:t>
      </w:r>
      <w:r>
        <w:rPr>
          <w:spacing w:val="-6"/>
          <w:w w:val="105"/>
        </w:rPr>
        <w:t xml:space="preserve"> </w:t>
      </w:r>
      <w:r>
        <w:rPr>
          <w:w w:val="105"/>
        </w:rPr>
        <w:t>also</w:t>
      </w:r>
      <w:r>
        <w:rPr>
          <w:spacing w:val="-6"/>
          <w:w w:val="105"/>
        </w:rPr>
        <w:t xml:space="preserve"> </w:t>
      </w:r>
      <w:r>
        <w:rPr>
          <w:w w:val="105"/>
        </w:rPr>
        <w:t>reflected in the simulated distribution for 2090 (</w:t>
      </w:r>
      <w:hyperlink w:anchor="_bookmark4" w:history="1">
        <w:r w:rsidR="00F52AD7">
          <w:rPr>
            <w:color w:val="E94D52"/>
            <w:w w:val="105"/>
          </w:rPr>
          <w:t>Figures 24</w:t>
        </w:r>
      </w:hyperlink>
      <w:r>
        <w:rPr>
          <w:w w:val="105"/>
        </w:rPr>
        <w:t xml:space="preserve">, </w:t>
      </w:r>
      <w:r>
        <w:rPr>
          <w:color w:val="E94D52"/>
          <w:w w:val="105"/>
        </w:rPr>
        <w:t>S35</w:t>
      </w:r>
      <w:r>
        <w:rPr>
          <w:w w:val="105"/>
        </w:rPr>
        <w:t xml:space="preserve">, </w:t>
      </w:r>
      <w:r>
        <w:rPr>
          <w:color w:val="E94D52"/>
          <w:w w:val="105"/>
        </w:rPr>
        <w:t>S37</w:t>
      </w:r>
      <w:r>
        <w:rPr>
          <w:w w:val="105"/>
        </w:rPr>
        <w:t xml:space="preserve">, </w:t>
      </w:r>
      <w:r>
        <w:rPr>
          <w:color w:val="E94D52"/>
          <w:w w:val="105"/>
        </w:rPr>
        <w:t>S39</w:t>
      </w:r>
      <w:r>
        <w:rPr>
          <w:w w:val="105"/>
        </w:rPr>
        <w:t xml:space="preserve">, </w:t>
      </w:r>
      <w:r>
        <w:rPr>
          <w:color w:val="E94D52"/>
          <w:w w:val="105"/>
        </w:rPr>
        <w:t xml:space="preserve">S41 </w:t>
      </w:r>
      <w:r>
        <w:rPr>
          <w:w w:val="105"/>
        </w:rPr>
        <w:t xml:space="preserve">and </w:t>
      </w:r>
      <w:r>
        <w:rPr>
          <w:color w:val="E94D52"/>
          <w:w w:val="105"/>
        </w:rPr>
        <w:t>S43</w:t>
      </w:r>
      <w:r>
        <w:rPr>
          <w:w w:val="105"/>
        </w:rPr>
        <w:t>).</w:t>
      </w:r>
      <w:r>
        <w:rPr>
          <w:spacing w:val="40"/>
          <w:w w:val="105"/>
        </w:rPr>
        <w:t xml:space="preserve"> </w:t>
      </w:r>
      <w:r>
        <w:rPr>
          <w:w w:val="105"/>
        </w:rPr>
        <w:t>Beech did</w:t>
      </w:r>
      <w:r>
        <w:rPr>
          <w:spacing w:val="39"/>
          <w:w w:val="105"/>
        </w:rPr>
        <w:t xml:space="preserve"> </w:t>
      </w:r>
      <w:r>
        <w:rPr>
          <w:w w:val="105"/>
        </w:rPr>
        <w:t>not</w:t>
      </w:r>
      <w:r>
        <w:rPr>
          <w:spacing w:val="39"/>
          <w:w w:val="105"/>
        </w:rPr>
        <w:t xml:space="preserve"> </w:t>
      </w:r>
      <w:r>
        <w:rPr>
          <w:w w:val="105"/>
        </w:rPr>
        <w:t>show</w:t>
      </w:r>
      <w:r>
        <w:rPr>
          <w:spacing w:val="39"/>
          <w:w w:val="105"/>
        </w:rPr>
        <w:t xml:space="preserve"> </w:t>
      </w:r>
      <w:r>
        <w:rPr>
          <w:w w:val="105"/>
        </w:rPr>
        <w:t>major</w:t>
      </w:r>
      <w:r>
        <w:rPr>
          <w:spacing w:val="39"/>
          <w:w w:val="105"/>
        </w:rPr>
        <w:t xml:space="preserve"> </w:t>
      </w:r>
      <w:r>
        <w:rPr>
          <w:w w:val="105"/>
        </w:rPr>
        <w:t>extinction</w:t>
      </w:r>
      <w:r>
        <w:rPr>
          <w:spacing w:val="39"/>
          <w:w w:val="105"/>
        </w:rPr>
        <w:t xml:space="preserve"> </w:t>
      </w:r>
      <w:r>
        <w:rPr>
          <w:w w:val="105"/>
        </w:rPr>
        <w:t>according</w:t>
      </w:r>
      <w:r>
        <w:rPr>
          <w:spacing w:val="39"/>
          <w:w w:val="105"/>
        </w:rPr>
        <w:t xml:space="preserve"> </w:t>
      </w:r>
      <w:r>
        <w:rPr>
          <w:w w:val="105"/>
        </w:rPr>
        <w:t>to</w:t>
      </w:r>
      <w:r>
        <w:rPr>
          <w:spacing w:val="39"/>
          <w:w w:val="105"/>
        </w:rPr>
        <w:t xml:space="preserve"> </w:t>
      </w:r>
      <w:r>
        <w:rPr>
          <w:w w:val="105"/>
        </w:rPr>
        <w:t>the</w:t>
      </w:r>
      <w:r>
        <w:rPr>
          <w:spacing w:val="39"/>
          <w:w w:val="105"/>
        </w:rPr>
        <w:t xml:space="preserve"> </w:t>
      </w:r>
      <w:r>
        <w:rPr>
          <w:w w:val="105"/>
        </w:rPr>
        <w:t>expert</w:t>
      </w:r>
      <w:r>
        <w:rPr>
          <w:spacing w:val="39"/>
          <w:w w:val="105"/>
        </w:rPr>
        <w:t xml:space="preserve"> </w:t>
      </w:r>
      <w:r>
        <w:rPr>
          <w:w w:val="105"/>
        </w:rPr>
        <w:t>PEM,</w:t>
      </w:r>
      <w:r>
        <w:rPr>
          <w:spacing w:val="39"/>
          <w:w w:val="105"/>
        </w:rPr>
        <w:t xml:space="preserve"> </w:t>
      </w:r>
      <w:r>
        <w:rPr>
          <w:w w:val="105"/>
        </w:rPr>
        <w:t>whereas</w:t>
      </w:r>
      <w:r>
        <w:rPr>
          <w:spacing w:val="39"/>
          <w:w w:val="105"/>
        </w:rPr>
        <w:t xml:space="preserve"> </w:t>
      </w:r>
      <w:r>
        <w:rPr>
          <w:w w:val="105"/>
        </w:rPr>
        <w:t>it</w:t>
      </w:r>
      <w:r>
        <w:rPr>
          <w:spacing w:val="39"/>
          <w:w w:val="105"/>
        </w:rPr>
        <w:t xml:space="preserve"> </w:t>
      </w:r>
      <w:r>
        <w:rPr>
          <w:w w:val="105"/>
        </w:rPr>
        <w:t>was</w:t>
      </w:r>
      <w:r>
        <w:rPr>
          <w:spacing w:val="39"/>
          <w:w w:val="105"/>
        </w:rPr>
        <w:t xml:space="preserve"> </w:t>
      </w:r>
      <w:r>
        <w:rPr>
          <w:w w:val="105"/>
        </w:rPr>
        <w:t>predicted to disappear from a large part of South-Western Europe by the CSDMs and the fitted PEMs (</w:t>
      </w:r>
      <w:hyperlink w:anchor="_bookmark4" w:history="1">
        <w:r w:rsidR="00F52AD7">
          <w:rPr>
            <w:color w:val="E94D52"/>
            <w:w w:val="105"/>
          </w:rPr>
          <w:t>Figure 24</w:t>
        </w:r>
      </w:hyperlink>
      <w:r>
        <w:rPr>
          <w:w w:val="105"/>
        </w:rPr>
        <w:t>). Partially fitted PEM projections were generally closer to expert PEM ones (</w:t>
      </w:r>
      <w:hyperlink w:anchor="_bookmark3" w:history="1">
        <w:r w:rsidR="00F52AD7">
          <w:rPr>
            <w:color w:val="E94D52"/>
            <w:w w:val="105"/>
          </w:rPr>
          <w:t>Figure 23</w:t>
        </w:r>
      </w:hyperlink>
      <w:r>
        <w:rPr>
          <w:w w:val="105"/>
        </w:rPr>
        <w:t>), but still simulate greater extinctions at the distribution limits of beech (</w:t>
      </w:r>
      <w:hyperlink w:anchor="_bookmark4" w:history="1">
        <w:r w:rsidR="00F52AD7">
          <w:rPr>
            <w:color w:val="E94D52"/>
            <w:w w:val="105"/>
          </w:rPr>
          <w:t>Figure 24</w:t>
        </w:r>
      </w:hyperlink>
      <w:r>
        <w:rPr>
          <w:w w:val="105"/>
        </w:rPr>
        <w:t>). Finally, disagreement between models within a model approach (area where less</w:t>
      </w:r>
      <w:r>
        <w:rPr>
          <w:spacing w:val="-11"/>
          <w:w w:val="105"/>
        </w:rPr>
        <w:t xml:space="preserve"> </w:t>
      </w:r>
      <w:r>
        <w:rPr>
          <w:w w:val="105"/>
        </w:rPr>
        <w:t>than</w:t>
      </w:r>
      <w:r>
        <w:rPr>
          <w:spacing w:val="-11"/>
          <w:w w:val="105"/>
        </w:rPr>
        <w:t xml:space="preserve"> </w:t>
      </w:r>
      <w:r>
        <w:rPr>
          <w:w w:val="105"/>
        </w:rPr>
        <w:t>80%</w:t>
      </w:r>
      <w:r>
        <w:rPr>
          <w:spacing w:val="-11"/>
          <w:w w:val="105"/>
        </w:rPr>
        <w:t xml:space="preserve"> </w:t>
      </w:r>
      <w:r>
        <w:rPr>
          <w:w w:val="105"/>
        </w:rPr>
        <w:t>simulations</w:t>
      </w:r>
      <w:r>
        <w:rPr>
          <w:spacing w:val="-11"/>
          <w:w w:val="105"/>
        </w:rPr>
        <w:t xml:space="preserve"> </w:t>
      </w:r>
      <w:r>
        <w:rPr>
          <w:w w:val="105"/>
        </w:rPr>
        <w:t>show</w:t>
      </w:r>
      <w:r>
        <w:rPr>
          <w:spacing w:val="-11"/>
          <w:w w:val="105"/>
        </w:rPr>
        <w:t xml:space="preserve"> </w:t>
      </w:r>
      <w:r>
        <w:rPr>
          <w:w w:val="105"/>
        </w:rPr>
        <w:t>same</w:t>
      </w:r>
      <w:r>
        <w:rPr>
          <w:spacing w:val="-11"/>
          <w:w w:val="105"/>
        </w:rPr>
        <w:t xml:space="preserve"> </w:t>
      </w:r>
      <w:r>
        <w:rPr>
          <w:w w:val="105"/>
        </w:rPr>
        <w:t>sign</w:t>
      </w:r>
      <w:r>
        <w:rPr>
          <w:spacing w:val="-11"/>
          <w:w w:val="105"/>
        </w:rPr>
        <w:t xml:space="preserve"> </w:t>
      </w:r>
      <w:r>
        <w:rPr>
          <w:w w:val="105"/>
        </w:rPr>
        <w:t>of</w:t>
      </w:r>
      <w:r>
        <w:rPr>
          <w:spacing w:val="-11"/>
          <w:w w:val="105"/>
        </w:rPr>
        <w:t xml:space="preserve"> </w:t>
      </w:r>
      <w:r>
        <w:rPr>
          <w:w w:val="105"/>
        </w:rPr>
        <w:t>suitability</w:t>
      </w:r>
      <w:r>
        <w:rPr>
          <w:spacing w:val="-11"/>
          <w:w w:val="105"/>
        </w:rPr>
        <w:t xml:space="preserve"> </w:t>
      </w:r>
      <w:r>
        <w:rPr>
          <w:w w:val="105"/>
        </w:rPr>
        <w:t>change)</w:t>
      </w:r>
      <w:r>
        <w:rPr>
          <w:spacing w:val="-11"/>
          <w:w w:val="105"/>
        </w:rPr>
        <w:t xml:space="preserve"> </w:t>
      </w:r>
      <w:r>
        <w:rPr>
          <w:w w:val="105"/>
        </w:rPr>
        <w:t>varied</w:t>
      </w:r>
      <w:r>
        <w:rPr>
          <w:spacing w:val="-11"/>
          <w:w w:val="105"/>
        </w:rPr>
        <w:t xml:space="preserve"> </w:t>
      </w:r>
      <w:r>
        <w:rPr>
          <w:w w:val="105"/>
        </w:rPr>
        <w:t>geographically. For example, for beech, PEM projections mostly disagreed in Mediterranean and Atlantic ecoregions whereas CSDM simulations disagree in the eastern half of Europe (</w:t>
      </w:r>
      <w:hyperlink w:anchor="_bookmark3" w:history="1">
        <w:r w:rsidR="00F52AD7">
          <w:rPr>
            <w:color w:val="E94D52"/>
            <w:w w:val="105"/>
          </w:rPr>
          <w:t>Figure 23</w:t>
        </w:r>
      </w:hyperlink>
      <w:r>
        <w:rPr>
          <w:w w:val="105"/>
        </w:rPr>
        <w:t>).</w:t>
      </w:r>
    </w:p>
    <w:p w14:paraId="6C086ECE" w14:textId="77777777" w:rsidR="00F52AD7" w:rsidRDefault="00F52AD7">
      <w:pPr>
        <w:pStyle w:val="Corpsdetexte"/>
        <w:spacing w:before="123"/>
      </w:pPr>
    </w:p>
    <w:p w14:paraId="1A8FCD79" w14:textId="77777777" w:rsidR="00F52AD7" w:rsidRDefault="00000000">
      <w:pPr>
        <w:pStyle w:val="Titre1"/>
      </w:pPr>
      <w:r>
        <w:rPr>
          <w:spacing w:val="-2"/>
        </w:rPr>
        <w:t>Discussion</w:t>
      </w:r>
    </w:p>
    <w:p w14:paraId="19CA5F5F" w14:textId="77777777" w:rsidR="00F52AD7" w:rsidRDefault="00000000">
      <w:pPr>
        <w:pStyle w:val="Corpsdetexte"/>
        <w:spacing w:before="176" w:line="276" w:lineRule="auto"/>
        <w:ind w:left="197" w:right="445"/>
        <w:jc w:val="both"/>
      </w:pPr>
      <w:r>
        <w:rPr>
          <w:w w:val="105"/>
        </w:rPr>
        <w:t>Differences between model approaches generated high uncertainty in projected climatic suitability change. Across species, in a large part of Europe (Atlantic, Continental and Boreal ecoregions), discrepancies between modeling approaches are a more important source of uncertainty than the differences among climate model projections (GCMs) and socioeconomic scenarios (SSPs).</w:t>
      </w:r>
      <w:r>
        <w:rPr>
          <w:spacing w:val="40"/>
          <w:w w:val="105"/>
        </w:rPr>
        <w:t xml:space="preserve"> </w:t>
      </w:r>
      <w:r>
        <w:rPr>
          <w:w w:val="105"/>
        </w:rPr>
        <w:t>In the Boreal ecoregion – where two very important forestry countries in terms of wood stock, added value, and forest-based workforce are located (Finland</w:t>
      </w:r>
      <w:r>
        <w:rPr>
          <w:spacing w:val="1"/>
          <w:w w:val="105"/>
        </w:rPr>
        <w:t xml:space="preserve"> </w:t>
      </w:r>
      <w:r>
        <w:rPr>
          <w:w w:val="105"/>
        </w:rPr>
        <w:t>and</w:t>
      </w:r>
      <w:r>
        <w:rPr>
          <w:spacing w:val="1"/>
          <w:w w:val="105"/>
        </w:rPr>
        <w:t xml:space="preserve"> </w:t>
      </w:r>
      <w:r>
        <w:rPr>
          <w:w w:val="105"/>
        </w:rPr>
        <w:t>Sweden)</w:t>
      </w:r>
      <w:r>
        <w:rPr>
          <w:spacing w:val="1"/>
          <w:w w:val="105"/>
        </w:rPr>
        <w:t xml:space="preserve"> </w:t>
      </w:r>
      <w:r>
        <w:rPr>
          <w:w w:val="105"/>
        </w:rPr>
        <w:t>–</w:t>
      </w:r>
      <w:r>
        <w:rPr>
          <w:spacing w:val="1"/>
          <w:w w:val="105"/>
        </w:rPr>
        <w:t xml:space="preserve"> </w:t>
      </w:r>
      <w:r>
        <w:rPr>
          <w:w w:val="105"/>
        </w:rPr>
        <w:t>SDM</w:t>
      </w:r>
      <w:r>
        <w:rPr>
          <w:spacing w:val="1"/>
          <w:w w:val="105"/>
        </w:rPr>
        <w:t xml:space="preserve"> </w:t>
      </w:r>
      <w:r>
        <w:rPr>
          <w:w w:val="105"/>
        </w:rPr>
        <w:t>approaches</w:t>
      </w:r>
      <w:r>
        <w:rPr>
          <w:spacing w:val="1"/>
          <w:w w:val="105"/>
        </w:rPr>
        <w:t xml:space="preserve"> </w:t>
      </w:r>
      <w:r>
        <w:rPr>
          <w:w w:val="105"/>
        </w:rPr>
        <w:t>are even</w:t>
      </w:r>
      <w:r>
        <w:rPr>
          <w:spacing w:val="1"/>
          <w:w w:val="105"/>
        </w:rPr>
        <w:t xml:space="preserve"> </w:t>
      </w:r>
      <w:r>
        <w:rPr>
          <w:w w:val="105"/>
        </w:rPr>
        <w:t>a</w:t>
      </w:r>
      <w:r>
        <w:rPr>
          <w:spacing w:val="1"/>
          <w:w w:val="105"/>
        </w:rPr>
        <w:t xml:space="preserve"> </w:t>
      </w:r>
      <w:r>
        <w:rPr>
          <w:w w:val="105"/>
        </w:rPr>
        <w:t>higher</w:t>
      </w:r>
      <w:r>
        <w:rPr>
          <w:spacing w:val="1"/>
          <w:w w:val="105"/>
        </w:rPr>
        <w:t xml:space="preserve"> </w:t>
      </w:r>
      <w:r>
        <w:rPr>
          <w:w w:val="105"/>
        </w:rPr>
        <w:t>source</w:t>
      </w:r>
      <w:r>
        <w:rPr>
          <w:spacing w:val="1"/>
          <w:w w:val="105"/>
        </w:rPr>
        <w:t xml:space="preserve"> </w:t>
      </w:r>
      <w:r>
        <w:rPr>
          <w:w w:val="105"/>
        </w:rPr>
        <w:t>of</w:t>
      </w:r>
      <w:r>
        <w:rPr>
          <w:spacing w:val="1"/>
          <w:w w:val="105"/>
        </w:rPr>
        <w:t xml:space="preserve"> </w:t>
      </w:r>
      <w:r>
        <w:rPr>
          <w:spacing w:val="-2"/>
          <w:w w:val="105"/>
        </w:rPr>
        <w:t>uncertainty</w:t>
      </w:r>
    </w:p>
    <w:p w14:paraId="03B96CC6" w14:textId="77777777" w:rsidR="00F52AD7" w:rsidRDefault="00F52AD7">
      <w:pPr>
        <w:spacing w:line="276" w:lineRule="auto"/>
        <w:jc w:val="both"/>
        <w:sectPr w:rsidR="00F52AD7">
          <w:type w:val="continuous"/>
          <w:pgSz w:w="11910" w:h="16840"/>
          <w:pgMar w:top="860" w:right="960" w:bottom="800" w:left="1220" w:header="0" w:footer="606" w:gutter="0"/>
          <w:cols w:space="720"/>
        </w:sectPr>
      </w:pPr>
    </w:p>
    <w:p w14:paraId="7B8E9050" w14:textId="77777777" w:rsidR="00F52AD7" w:rsidRDefault="00F52AD7">
      <w:pPr>
        <w:pStyle w:val="Corpsdetexte"/>
        <w:rPr>
          <w:sz w:val="20"/>
        </w:rPr>
      </w:pPr>
    </w:p>
    <w:p w14:paraId="27434998" w14:textId="77777777" w:rsidR="00F52AD7" w:rsidRDefault="00F52AD7">
      <w:pPr>
        <w:pStyle w:val="Corpsdetexte"/>
        <w:rPr>
          <w:sz w:val="20"/>
        </w:rPr>
      </w:pPr>
    </w:p>
    <w:p w14:paraId="5B6B21B6" w14:textId="77777777" w:rsidR="00F52AD7" w:rsidRDefault="00F52AD7">
      <w:pPr>
        <w:pStyle w:val="Corpsdetexte"/>
        <w:rPr>
          <w:sz w:val="20"/>
        </w:rPr>
      </w:pPr>
    </w:p>
    <w:p w14:paraId="37F9269F" w14:textId="77777777" w:rsidR="00F52AD7" w:rsidRDefault="00F52AD7">
      <w:pPr>
        <w:pStyle w:val="Corpsdetexte"/>
        <w:rPr>
          <w:sz w:val="20"/>
        </w:rPr>
      </w:pPr>
    </w:p>
    <w:p w14:paraId="6C4B83FE" w14:textId="77777777" w:rsidR="00F52AD7" w:rsidRDefault="00F52AD7">
      <w:pPr>
        <w:pStyle w:val="Corpsdetexte"/>
        <w:rPr>
          <w:sz w:val="20"/>
        </w:rPr>
      </w:pPr>
    </w:p>
    <w:p w14:paraId="28138622" w14:textId="77777777" w:rsidR="00F52AD7" w:rsidRDefault="00F52AD7">
      <w:pPr>
        <w:pStyle w:val="Corpsdetexte"/>
        <w:rPr>
          <w:sz w:val="20"/>
        </w:rPr>
      </w:pPr>
    </w:p>
    <w:p w14:paraId="100D9E8C" w14:textId="77777777" w:rsidR="00F52AD7" w:rsidRDefault="00F52AD7">
      <w:pPr>
        <w:pStyle w:val="Corpsdetexte"/>
        <w:spacing w:before="143"/>
        <w:rPr>
          <w:sz w:val="20"/>
        </w:rPr>
      </w:pPr>
    </w:p>
    <w:p w14:paraId="75880C51" w14:textId="77777777" w:rsidR="00F52AD7" w:rsidRDefault="00000000">
      <w:pPr>
        <w:tabs>
          <w:tab w:val="left" w:pos="2550"/>
        </w:tabs>
        <w:ind w:left="399"/>
        <w:jc w:val="center"/>
        <w:rPr>
          <w:rFonts w:ascii="Arial"/>
          <w:sz w:val="20"/>
        </w:rPr>
      </w:pPr>
      <w:r>
        <w:rPr>
          <w:noProof/>
        </w:rPr>
        <w:drawing>
          <wp:anchor distT="0" distB="0" distL="0" distR="0" simplePos="0" relativeHeight="15735808" behindDoc="0" locked="0" layoutInCell="1" allowOverlap="1" wp14:anchorId="7BC2F53A" wp14:editId="0146B486">
            <wp:simplePos x="0" y="0"/>
            <wp:positionH relativeFrom="page">
              <wp:posOffset>1092998</wp:posOffset>
            </wp:positionH>
            <wp:positionV relativeFrom="paragraph">
              <wp:posOffset>-777483</wp:posOffset>
            </wp:positionV>
            <wp:extent cx="1316177" cy="5729719"/>
            <wp:effectExtent l="0" t="0" r="0" b="0"/>
            <wp:wrapNone/>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1" cstate="print"/>
                    <a:stretch>
                      <a:fillRect/>
                    </a:stretch>
                  </pic:blipFill>
                  <pic:spPr>
                    <a:xfrm>
                      <a:off x="0" y="0"/>
                      <a:ext cx="1316177" cy="5729719"/>
                    </a:xfrm>
                    <a:prstGeom prst="rect">
                      <a:avLst/>
                    </a:prstGeom>
                  </pic:spPr>
                </pic:pic>
              </a:graphicData>
            </a:graphic>
          </wp:anchor>
        </w:drawing>
      </w:r>
      <w:r>
        <w:rPr>
          <w:noProof/>
        </w:rPr>
        <w:drawing>
          <wp:anchor distT="0" distB="0" distL="0" distR="0" simplePos="0" relativeHeight="15737344" behindDoc="0" locked="0" layoutInCell="1" allowOverlap="1" wp14:anchorId="1088354D" wp14:editId="54717C6D">
            <wp:simplePos x="0" y="0"/>
            <wp:positionH relativeFrom="page">
              <wp:posOffset>5569634</wp:posOffset>
            </wp:positionH>
            <wp:positionV relativeFrom="paragraph">
              <wp:posOffset>-777483</wp:posOffset>
            </wp:positionV>
            <wp:extent cx="1316177" cy="5729719"/>
            <wp:effectExtent l="0" t="0" r="0" b="0"/>
            <wp:wrapNone/>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42" cstate="print"/>
                    <a:stretch>
                      <a:fillRect/>
                    </a:stretch>
                  </pic:blipFill>
                  <pic:spPr>
                    <a:xfrm>
                      <a:off x="0" y="0"/>
                      <a:ext cx="1316177" cy="5729719"/>
                    </a:xfrm>
                    <a:prstGeom prst="rect">
                      <a:avLst/>
                    </a:prstGeom>
                  </pic:spPr>
                </pic:pic>
              </a:graphicData>
            </a:graphic>
          </wp:anchor>
        </w:drawing>
      </w:r>
      <w:bookmarkStart w:id="693" w:name="_bookmark3"/>
      <w:bookmarkEnd w:id="693"/>
      <w:r>
        <w:rPr>
          <w:rFonts w:ascii="Arial"/>
          <w:spacing w:val="-2"/>
          <w:sz w:val="20"/>
        </w:rPr>
        <w:t>2040-</w:t>
      </w:r>
      <w:r>
        <w:rPr>
          <w:rFonts w:ascii="Arial"/>
          <w:spacing w:val="-4"/>
          <w:sz w:val="20"/>
        </w:rPr>
        <w:t>2060</w:t>
      </w:r>
      <w:r>
        <w:rPr>
          <w:rFonts w:ascii="Arial"/>
          <w:sz w:val="20"/>
        </w:rPr>
        <w:tab/>
      </w:r>
      <w:r>
        <w:rPr>
          <w:rFonts w:ascii="Arial"/>
          <w:spacing w:val="-2"/>
          <w:sz w:val="20"/>
        </w:rPr>
        <w:t>2080-</w:t>
      </w:r>
      <w:r>
        <w:rPr>
          <w:rFonts w:ascii="Arial"/>
          <w:spacing w:val="-4"/>
          <w:sz w:val="20"/>
        </w:rPr>
        <w:t>2100</w:t>
      </w:r>
    </w:p>
    <w:p w14:paraId="7F4D66C0" w14:textId="77777777" w:rsidR="00F52AD7" w:rsidRDefault="00F52AD7">
      <w:pPr>
        <w:pStyle w:val="Corpsdetexte"/>
        <w:spacing w:before="60"/>
        <w:rPr>
          <w:rFonts w:ascii="Arial"/>
          <w:sz w:val="20"/>
        </w:rPr>
      </w:pPr>
    </w:p>
    <w:p w14:paraId="576BC02C" w14:textId="77777777" w:rsidR="00F52AD7" w:rsidRDefault="00000000">
      <w:pPr>
        <w:ind w:left="436"/>
        <w:jc w:val="center"/>
        <w:rPr>
          <w:rFonts w:ascii="Arial"/>
          <w:sz w:val="14"/>
        </w:rPr>
      </w:pPr>
      <w:r>
        <w:rPr>
          <w:noProof/>
        </w:rPr>
        <w:drawing>
          <wp:anchor distT="0" distB="0" distL="0" distR="0" simplePos="0" relativeHeight="15736320" behindDoc="0" locked="0" layoutInCell="1" allowOverlap="1" wp14:anchorId="20BF4272" wp14:editId="6464CD4E">
            <wp:simplePos x="0" y="0"/>
            <wp:positionH relativeFrom="page">
              <wp:posOffset>2827746</wp:posOffset>
            </wp:positionH>
            <wp:positionV relativeFrom="paragraph">
              <wp:posOffset>45073</wp:posOffset>
            </wp:positionV>
            <wp:extent cx="1038478" cy="2899823"/>
            <wp:effectExtent l="0" t="0" r="0" b="0"/>
            <wp:wrapNone/>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43" cstate="print"/>
                    <a:stretch>
                      <a:fillRect/>
                    </a:stretch>
                  </pic:blipFill>
                  <pic:spPr>
                    <a:xfrm>
                      <a:off x="0" y="0"/>
                      <a:ext cx="1038478" cy="2899823"/>
                    </a:xfrm>
                    <a:prstGeom prst="rect">
                      <a:avLst/>
                    </a:prstGeom>
                  </pic:spPr>
                </pic:pic>
              </a:graphicData>
            </a:graphic>
          </wp:anchor>
        </w:drawing>
      </w:r>
      <w:r>
        <w:rPr>
          <w:noProof/>
        </w:rPr>
        <w:drawing>
          <wp:anchor distT="0" distB="0" distL="0" distR="0" simplePos="0" relativeHeight="15736832" behindDoc="0" locked="0" layoutInCell="1" allowOverlap="1" wp14:anchorId="0A250487" wp14:editId="492B64B1">
            <wp:simplePos x="0" y="0"/>
            <wp:positionH relativeFrom="page">
              <wp:posOffset>4115620</wp:posOffset>
            </wp:positionH>
            <wp:positionV relativeFrom="paragraph">
              <wp:posOffset>45073</wp:posOffset>
            </wp:positionV>
            <wp:extent cx="1035748" cy="2899823"/>
            <wp:effectExtent l="0" t="0" r="0" b="0"/>
            <wp:wrapNone/>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44" cstate="print"/>
                    <a:stretch>
                      <a:fillRect/>
                    </a:stretch>
                  </pic:blipFill>
                  <pic:spPr>
                    <a:xfrm>
                      <a:off x="0" y="0"/>
                      <a:ext cx="1035748" cy="2899823"/>
                    </a:xfrm>
                    <a:prstGeom prst="rect">
                      <a:avLst/>
                    </a:prstGeom>
                  </pic:spPr>
                </pic:pic>
              </a:graphicData>
            </a:graphic>
          </wp:anchor>
        </w:drawing>
      </w:r>
      <w:r>
        <w:rPr>
          <w:noProof/>
        </w:rPr>
        <mc:AlternateContent>
          <mc:Choice Requires="wps">
            <w:drawing>
              <wp:anchor distT="0" distB="0" distL="0" distR="0" simplePos="0" relativeHeight="15737856" behindDoc="0" locked="0" layoutInCell="1" allowOverlap="1" wp14:anchorId="20C2B63D" wp14:editId="68D61720">
                <wp:simplePos x="0" y="0"/>
                <wp:positionH relativeFrom="page">
                  <wp:posOffset>3024035</wp:posOffset>
                </wp:positionH>
                <wp:positionV relativeFrom="paragraph">
                  <wp:posOffset>22789</wp:posOffset>
                </wp:positionV>
                <wp:extent cx="325755" cy="887094"/>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887094"/>
                        </a:xfrm>
                        <a:prstGeom prst="rect">
                          <a:avLst/>
                        </a:prstGeom>
                      </wps:spPr>
                      <wps:txbx>
                        <w:txbxContent>
                          <w:p w14:paraId="27071E9D" w14:textId="77777777" w:rsidR="00F52AD7" w:rsidRDefault="00000000">
                            <w:pPr>
                              <w:spacing w:before="18"/>
                              <w:ind w:left="92"/>
                              <w:jc w:val="center"/>
                              <w:rPr>
                                <w:rFonts w:ascii="Arial"/>
                                <w:sz w:val="18"/>
                              </w:rPr>
                            </w:pPr>
                            <w:r>
                              <w:rPr>
                                <w:rFonts w:ascii="Arial"/>
                                <w:color w:val="7E7E7E"/>
                                <w:sz w:val="18"/>
                              </w:rPr>
                              <w:t>GCMs</w:t>
                            </w:r>
                            <w:r>
                              <w:rPr>
                                <w:rFonts w:ascii="Arial"/>
                                <w:color w:val="7E7E7E"/>
                                <w:spacing w:val="11"/>
                                <w:sz w:val="18"/>
                              </w:rPr>
                              <w:t xml:space="preserve"> </w:t>
                            </w:r>
                            <w:r>
                              <w:rPr>
                                <w:rFonts w:ascii="Arial"/>
                                <w:color w:val="7E7E7E"/>
                                <w:spacing w:val="-2"/>
                                <w:sz w:val="18"/>
                              </w:rPr>
                              <w:t>multi-</w:t>
                            </w:r>
                          </w:p>
                          <w:p w14:paraId="572E387D" w14:textId="77777777" w:rsidR="00F52AD7" w:rsidRDefault="00000000">
                            <w:pPr>
                              <w:spacing w:before="60"/>
                              <w:jc w:val="center"/>
                              <w:rPr>
                                <w:rFonts w:ascii="Arial"/>
                                <w:sz w:val="18"/>
                              </w:rPr>
                            </w:pPr>
                            <w:r>
                              <w:rPr>
                                <w:rFonts w:ascii="Arial"/>
                                <w:color w:val="7E7E7E"/>
                                <w:sz w:val="18"/>
                              </w:rPr>
                              <w:t>calibration</w:t>
                            </w:r>
                            <w:r>
                              <w:rPr>
                                <w:rFonts w:ascii="Arial"/>
                                <w:color w:val="7E7E7E"/>
                                <w:spacing w:val="7"/>
                                <w:sz w:val="18"/>
                              </w:rPr>
                              <w:t xml:space="preserve"> </w:t>
                            </w:r>
                            <w:r>
                              <w:rPr>
                                <w:rFonts w:ascii="Arial"/>
                                <w:color w:val="7E7E7E"/>
                                <w:spacing w:val="-4"/>
                                <w:sz w:val="18"/>
                              </w:rPr>
                              <w:t>mean</w:t>
                            </w:r>
                          </w:p>
                        </w:txbxContent>
                      </wps:txbx>
                      <wps:bodyPr vert="vert270"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38.113052pt;margin-top:1.794424pt;width:25.65pt;height:69.850pt;mso-position-horizontal-relative:page;mso-position-vertical-relative:paragraph;z-index:15737856" type="#_x0000_t202" id="docshape131" filled="false" stroked="false">
                <v:textbox inset="0,0,0,0" style="layout-flow:vertical;mso-layout-flow-alt:bottom-to-top">
                  <w:txbxContent>
                    <w:p>
                      <w:pPr>
                        <w:spacing w:before="18"/>
                        <w:ind w:left="92" w:right="0" w:firstLine="0"/>
                        <w:jc w:val="center"/>
                        <w:rPr>
                          <w:rFonts w:ascii="Arial"/>
                          <w:sz w:val="18"/>
                        </w:rPr>
                      </w:pPr>
                      <w:r>
                        <w:rPr>
                          <w:rFonts w:ascii="Arial"/>
                          <w:color w:val="7E7E7E"/>
                          <w:sz w:val="18"/>
                        </w:rPr>
                        <w:t>GCMs</w:t>
                      </w:r>
                      <w:r>
                        <w:rPr>
                          <w:rFonts w:ascii="Arial"/>
                          <w:color w:val="7E7E7E"/>
                          <w:spacing w:val="11"/>
                          <w:sz w:val="18"/>
                        </w:rPr>
                        <w:t> </w:t>
                      </w:r>
                      <w:r>
                        <w:rPr>
                          <w:rFonts w:ascii="Arial"/>
                          <w:color w:val="7E7E7E"/>
                          <w:spacing w:val="-2"/>
                          <w:sz w:val="18"/>
                        </w:rPr>
                        <w:t>multi-</w:t>
                      </w:r>
                    </w:p>
                    <w:p>
                      <w:pPr>
                        <w:spacing w:before="60"/>
                        <w:ind w:left="0" w:right="0" w:firstLine="0"/>
                        <w:jc w:val="center"/>
                        <w:rPr>
                          <w:rFonts w:ascii="Arial"/>
                          <w:sz w:val="18"/>
                        </w:rPr>
                      </w:pPr>
                      <w:r>
                        <w:rPr>
                          <w:rFonts w:ascii="Arial"/>
                          <w:color w:val="7E7E7E"/>
                          <w:sz w:val="18"/>
                        </w:rPr>
                        <w:t>calibration</w:t>
                      </w:r>
                      <w:r>
                        <w:rPr>
                          <w:rFonts w:ascii="Arial"/>
                          <w:color w:val="7E7E7E"/>
                          <w:spacing w:val="7"/>
                          <w:sz w:val="18"/>
                        </w:rPr>
                        <w:t> </w:t>
                      </w:r>
                      <w:r>
                        <w:rPr>
                          <w:rFonts w:ascii="Arial"/>
                          <w:color w:val="7E7E7E"/>
                          <w:spacing w:val="-4"/>
                          <w:sz w:val="18"/>
                        </w:rPr>
                        <w:t>mean</w:t>
                      </w:r>
                    </w:p>
                  </w:txbxContent>
                </v:textbox>
                <w10:wrap type="none"/>
              </v:shape>
            </w:pict>
          </mc:Fallback>
        </mc:AlternateContent>
      </w:r>
      <w:r>
        <w:rPr>
          <w:noProof/>
        </w:rPr>
        <mc:AlternateContent>
          <mc:Choice Requires="wps">
            <w:drawing>
              <wp:anchor distT="0" distB="0" distL="0" distR="0" simplePos="0" relativeHeight="15738368" behindDoc="0" locked="0" layoutInCell="1" allowOverlap="1" wp14:anchorId="78422613" wp14:editId="1CBBA5FC">
                <wp:simplePos x="0" y="0"/>
                <wp:positionH relativeFrom="page">
                  <wp:posOffset>3509671</wp:posOffset>
                </wp:positionH>
                <wp:positionV relativeFrom="paragraph">
                  <wp:posOffset>156507</wp:posOffset>
                </wp:positionV>
                <wp:extent cx="325755" cy="560705"/>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560705"/>
                        </a:xfrm>
                        <a:prstGeom prst="rect">
                          <a:avLst/>
                        </a:prstGeom>
                      </wps:spPr>
                      <wps:txbx>
                        <w:txbxContent>
                          <w:p w14:paraId="7FCE27BD" w14:textId="77777777" w:rsidR="00F52AD7" w:rsidRDefault="00000000">
                            <w:pPr>
                              <w:spacing w:before="18"/>
                              <w:ind w:left="50"/>
                              <w:rPr>
                                <w:rFonts w:ascii="Arial"/>
                                <w:sz w:val="18"/>
                              </w:rPr>
                            </w:pPr>
                            <w:r>
                              <w:rPr>
                                <w:rFonts w:ascii="Arial"/>
                                <w:color w:val="7E7E7E"/>
                                <w:spacing w:val="-2"/>
                                <w:sz w:val="18"/>
                              </w:rPr>
                              <w:t>Individual</w:t>
                            </w:r>
                          </w:p>
                          <w:p w14:paraId="22D7770C" w14:textId="77777777" w:rsidR="00F52AD7" w:rsidRDefault="00000000">
                            <w:pPr>
                              <w:spacing w:before="60"/>
                              <w:ind w:left="20"/>
                              <w:rPr>
                                <w:rFonts w:ascii="Arial"/>
                                <w:sz w:val="18"/>
                              </w:rPr>
                            </w:pPr>
                            <w:r>
                              <w:rPr>
                                <w:rFonts w:ascii="Arial"/>
                                <w:color w:val="7E7E7E"/>
                                <w:spacing w:val="-2"/>
                                <w:sz w:val="18"/>
                              </w:rPr>
                              <w:t>calibration</w:t>
                            </w:r>
                          </w:p>
                        </w:txbxContent>
                      </wps:txbx>
                      <wps:bodyPr vert="vert270"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76.352112pt;margin-top:12.32344pt;width:25.65pt;height:44.15pt;mso-position-horizontal-relative:page;mso-position-vertical-relative:paragraph;z-index:15738368" type="#_x0000_t202" id="docshape132" filled="false" stroked="false">
                <v:textbox inset="0,0,0,0" style="layout-flow:vertical;mso-layout-flow-alt:bottom-to-top">
                  <w:txbxContent>
                    <w:p>
                      <w:pPr>
                        <w:spacing w:before="18"/>
                        <w:ind w:left="50" w:right="0" w:firstLine="0"/>
                        <w:jc w:val="left"/>
                        <w:rPr>
                          <w:rFonts w:ascii="Arial"/>
                          <w:sz w:val="18"/>
                        </w:rPr>
                      </w:pPr>
                      <w:r>
                        <w:rPr>
                          <w:rFonts w:ascii="Arial"/>
                          <w:color w:val="7E7E7E"/>
                          <w:spacing w:val="-2"/>
                          <w:sz w:val="18"/>
                        </w:rPr>
                        <w:t>Individual</w:t>
                      </w:r>
                    </w:p>
                    <w:p>
                      <w:pPr>
                        <w:spacing w:before="60"/>
                        <w:ind w:left="20" w:right="0" w:firstLine="0"/>
                        <w:jc w:val="left"/>
                        <w:rPr>
                          <w:rFonts w:ascii="Arial"/>
                          <w:sz w:val="18"/>
                        </w:rPr>
                      </w:pPr>
                      <w:r>
                        <w:rPr>
                          <w:rFonts w:ascii="Arial"/>
                          <w:color w:val="7E7E7E"/>
                          <w:spacing w:val="-2"/>
                          <w:sz w:val="18"/>
                        </w:rPr>
                        <w:t>calibration</w:t>
                      </w:r>
                    </w:p>
                  </w:txbxContent>
                </v:textbox>
                <w10:wrap type="none"/>
              </v:shape>
            </w:pict>
          </mc:Fallback>
        </mc:AlternateContent>
      </w:r>
      <w:r>
        <w:rPr>
          <w:rFonts w:ascii="Arial"/>
          <w:color w:val="4D4D4D"/>
          <w:spacing w:val="-5"/>
          <w:sz w:val="14"/>
        </w:rPr>
        <w:t>0.5</w:t>
      </w:r>
    </w:p>
    <w:p w14:paraId="5BB82B87" w14:textId="77777777" w:rsidR="00F52AD7" w:rsidRDefault="00F52AD7">
      <w:pPr>
        <w:pStyle w:val="Corpsdetexte"/>
        <w:rPr>
          <w:rFonts w:ascii="Arial"/>
          <w:sz w:val="14"/>
        </w:rPr>
      </w:pPr>
    </w:p>
    <w:p w14:paraId="436AC830" w14:textId="77777777" w:rsidR="00F52AD7" w:rsidRDefault="00F52AD7">
      <w:pPr>
        <w:pStyle w:val="Corpsdetexte"/>
        <w:rPr>
          <w:rFonts w:ascii="Arial"/>
          <w:sz w:val="14"/>
        </w:rPr>
      </w:pPr>
    </w:p>
    <w:p w14:paraId="728EB3B9" w14:textId="77777777" w:rsidR="00F52AD7" w:rsidRDefault="00F52AD7">
      <w:pPr>
        <w:pStyle w:val="Corpsdetexte"/>
        <w:rPr>
          <w:rFonts w:ascii="Arial"/>
          <w:sz w:val="14"/>
        </w:rPr>
      </w:pPr>
    </w:p>
    <w:p w14:paraId="6791BBB0" w14:textId="77777777" w:rsidR="00F52AD7" w:rsidRDefault="00F52AD7">
      <w:pPr>
        <w:pStyle w:val="Corpsdetexte"/>
        <w:rPr>
          <w:rFonts w:ascii="Arial"/>
          <w:sz w:val="14"/>
        </w:rPr>
      </w:pPr>
    </w:p>
    <w:p w14:paraId="5CDA35F6" w14:textId="77777777" w:rsidR="00F52AD7" w:rsidRDefault="00F52AD7">
      <w:pPr>
        <w:pStyle w:val="Corpsdetexte"/>
        <w:rPr>
          <w:rFonts w:ascii="Arial"/>
          <w:sz w:val="14"/>
        </w:rPr>
      </w:pPr>
    </w:p>
    <w:p w14:paraId="3A551534" w14:textId="77777777" w:rsidR="00F52AD7" w:rsidRDefault="00F52AD7">
      <w:pPr>
        <w:pStyle w:val="Corpsdetexte"/>
        <w:rPr>
          <w:rFonts w:ascii="Arial"/>
          <w:sz w:val="14"/>
        </w:rPr>
      </w:pPr>
    </w:p>
    <w:p w14:paraId="6D1B48E0" w14:textId="77777777" w:rsidR="00F52AD7" w:rsidRDefault="00F52AD7">
      <w:pPr>
        <w:pStyle w:val="Corpsdetexte"/>
        <w:rPr>
          <w:rFonts w:ascii="Arial"/>
          <w:sz w:val="14"/>
        </w:rPr>
      </w:pPr>
    </w:p>
    <w:p w14:paraId="4AC7A32C" w14:textId="77777777" w:rsidR="00F52AD7" w:rsidRDefault="00F52AD7">
      <w:pPr>
        <w:pStyle w:val="Corpsdetexte"/>
        <w:spacing w:before="66"/>
        <w:rPr>
          <w:rFonts w:ascii="Arial"/>
          <w:sz w:val="14"/>
        </w:rPr>
      </w:pPr>
    </w:p>
    <w:p w14:paraId="67CBBB1B" w14:textId="77777777" w:rsidR="00F52AD7" w:rsidRDefault="00000000">
      <w:pPr>
        <w:ind w:left="436"/>
        <w:jc w:val="center"/>
        <w:rPr>
          <w:rFonts w:ascii="Arial"/>
          <w:sz w:val="14"/>
        </w:rPr>
      </w:pPr>
      <w:r>
        <w:rPr>
          <w:rFonts w:ascii="Arial"/>
          <w:color w:val="4D4D4D"/>
          <w:spacing w:val="-4"/>
          <w:sz w:val="14"/>
        </w:rPr>
        <w:t>0.25</w:t>
      </w:r>
    </w:p>
    <w:p w14:paraId="0DD5D8C6" w14:textId="77777777" w:rsidR="00F52AD7" w:rsidRDefault="00F52AD7">
      <w:pPr>
        <w:pStyle w:val="Corpsdetexte"/>
        <w:rPr>
          <w:rFonts w:ascii="Arial"/>
          <w:sz w:val="14"/>
        </w:rPr>
      </w:pPr>
    </w:p>
    <w:p w14:paraId="5FE9CEDD" w14:textId="77777777" w:rsidR="00F52AD7" w:rsidRDefault="00F52AD7">
      <w:pPr>
        <w:pStyle w:val="Corpsdetexte"/>
        <w:rPr>
          <w:rFonts w:ascii="Arial"/>
          <w:sz w:val="14"/>
        </w:rPr>
      </w:pPr>
    </w:p>
    <w:p w14:paraId="27B1D133" w14:textId="77777777" w:rsidR="00F52AD7" w:rsidRDefault="00F52AD7">
      <w:pPr>
        <w:pStyle w:val="Corpsdetexte"/>
        <w:rPr>
          <w:rFonts w:ascii="Arial"/>
          <w:sz w:val="14"/>
        </w:rPr>
      </w:pPr>
    </w:p>
    <w:p w14:paraId="6BB34DFE" w14:textId="77777777" w:rsidR="00F52AD7" w:rsidRDefault="00F52AD7">
      <w:pPr>
        <w:pStyle w:val="Corpsdetexte"/>
        <w:rPr>
          <w:rFonts w:ascii="Arial"/>
          <w:sz w:val="14"/>
        </w:rPr>
      </w:pPr>
    </w:p>
    <w:p w14:paraId="58C3F984" w14:textId="77777777" w:rsidR="00F52AD7" w:rsidRDefault="00F52AD7">
      <w:pPr>
        <w:pStyle w:val="Corpsdetexte"/>
        <w:rPr>
          <w:rFonts w:ascii="Arial"/>
          <w:sz w:val="14"/>
        </w:rPr>
      </w:pPr>
    </w:p>
    <w:p w14:paraId="71481A89" w14:textId="77777777" w:rsidR="00F52AD7" w:rsidRDefault="00F52AD7">
      <w:pPr>
        <w:pStyle w:val="Corpsdetexte"/>
        <w:rPr>
          <w:rFonts w:ascii="Arial"/>
          <w:sz w:val="14"/>
        </w:rPr>
      </w:pPr>
    </w:p>
    <w:p w14:paraId="762EF4F3" w14:textId="77777777" w:rsidR="00F52AD7" w:rsidRDefault="00F52AD7">
      <w:pPr>
        <w:pStyle w:val="Corpsdetexte"/>
        <w:rPr>
          <w:rFonts w:ascii="Arial"/>
          <w:sz w:val="14"/>
        </w:rPr>
      </w:pPr>
    </w:p>
    <w:p w14:paraId="0277FFCC" w14:textId="77777777" w:rsidR="00F52AD7" w:rsidRDefault="00F52AD7">
      <w:pPr>
        <w:pStyle w:val="Corpsdetexte"/>
        <w:spacing w:before="66"/>
        <w:rPr>
          <w:rFonts w:ascii="Arial"/>
          <w:sz w:val="14"/>
        </w:rPr>
      </w:pPr>
    </w:p>
    <w:p w14:paraId="509CEFC7" w14:textId="77777777" w:rsidR="00F52AD7" w:rsidRDefault="00000000">
      <w:pPr>
        <w:spacing w:before="1"/>
        <w:ind w:left="398"/>
        <w:jc w:val="center"/>
        <w:rPr>
          <w:rFonts w:ascii="Arial"/>
          <w:sz w:val="14"/>
        </w:rPr>
      </w:pPr>
      <w:r>
        <w:rPr>
          <w:rFonts w:ascii="Arial"/>
          <w:color w:val="4D4D4D"/>
          <w:spacing w:val="-10"/>
          <w:sz w:val="14"/>
        </w:rPr>
        <w:t>0</w:t>
      </w:r>
    </w:p>
    <w:p w14:paraId="2FA787C1" w14:textId="77777777" w:rsidR="00F52AD7" w:rsidRDefault="00F52AD7">
      <w:pPr>
        <w:pStyle w:val="Corpsdetexte"/>
        <w:rPr>
          <w:rFonts w:ascii="Arial"/>
          <w:sz w:val="14"/>
        </w:rPr>
      </w:pPr>
    </w:p>
    <w:p w14:paraId="490FB527" w14:textId="77777777" w:rsidR="00F52AD7" w:rsidRDefault="00F52AD7">
      <w:pPr>
        <w:pStyle w:val="Corpsdetexte"/>
        <w:rPr>
          <w:rFonts w:ascii="Arial"/>
          <w:sz w:val="14"/>
        </w:rPr>
      </w:pPr>
    </w:p>
    <w:p w14:paraId="7AA5824A" w14:textId="77777777" w:rsidR="00F52AD7" w:rsidRDefault="00F52AD7">
      <w:pPr>
        <w:pStyle w:val="Corpsdetexte"/>
        <w:rPr>
          <w:rFonts w:ascii="Arial"/>
          <w:sz w:val="14"/>
        </w:rPr>
      </w:pPr>
    </w:p>
    <w:p w14:paraId="3A844B04" w14:textId="77777777" w:rsidR="00F52AD7" w:rsidRDefault="00F52AD7">
      <w:pPr>
        <w:pStyle w:val="Corpsdetexte"/>
        <w:rPr>
          <w:rFonts w:ascii="Arial"/>
          <w:sz w:val="14"/>
        </w:rPr>
      </w:pPr>
    </w:p>
    <w:p w14:paraId="003EB525" w14:textId="77777777" w:rsidR="00F52AD7" w:rsidRDefault="00F52AD7">
      <w:pPr>
        <w:pStyle w:val="Corpsdetexte"/>
        <w:rPr>
          <w:rFonts w:ascii="Arial"/>
          <w:sz w:val="14"/>
        </w:rPr>
      </w:pPr>
    </w:p>
    <w:p w14:paraId="00B7F402" w14:textId="77777777" w:rsidR="00F52AD7" w:rsidRDefault="00F52AD7">
      <w:pPr>
        <w:pStyle w:val="Corpsdetexte"/>
        <w:rPr>
          <w:rFonts w:ascii="Arial"/>
          <w:sz w:val="14"/>
        </w:rPr>
      </w:pPr>
    </w:p>
    <w:p w14:paraId="2C18A09C" w14:textId="77777777" w:rsidR="00F52AD7" w:rsidRDefault="00F52AD7">
      <w:pPr>
        <w:pStyle w:val="Corpsdetexte"/>
        <w:rPr>
          <w:rFonts w:ascii="Arial"/>
          <w:sz w:val="14"/>
        </w:rPr>
      </w:pPr>
    </w:p>
    <w:p w14:paraId="47D64525" w14:textId="77777777" w:rsidR="00F52AD7" w:rsidRDefault="00F52AD7">
      <w:pPr>
        <w:pStyle w:val="Corpsdetexte"/>
        <w:spacing w:before="66"/>
        <w:rPr>
          <w:rFonts w:ascii="Arial"/>
          <w:sz w:val="14"/>
        </w:rPr>
      </w:pPr>
    </w:p>
    <w:p w14:paraId="0227716A" w14:textId="77777777" w:rsidR="00F52AD7" w:rsidRDefault="00000000">
      <w:pPr>
        <w:ind w:left="390"/>
        <w:jc w:val="center"/>
        <w:rPr>
          <w:rFonts w:ascii="Arial"/>
          <w:sz w:val="14"/>
        </w:rPr>
      </w:pPr>
      <w:r>
        <w:rPr>
          <w:rFonts w:ascii="Arial"/>
          <w:color w:val="4D4D4D"/>
          <w:spacing w:val="-2"/>
          <w:sz w:val="14"/>
        </w:rPr>
        <w:t>-</w:t>
      </w:r>
      <w:r>
        <w:rPr>
          <w:rFonts w:ascii="Arial"/>
          <w:color w:val="4D4D4D"/>
          <w:spacing w:val="-4"/>
          <w:sz w:val="14"/>
        </w:rPr>
        <w:t>0.25</w:t>
      </w:r>
    </w:p>
    <w:p w14:paraId="3E36A23C" w14:textId="77777777" w:rsidR="00F52AD7" w:rsidRDefault="00000000">
      <w:pPr>
        <w:spacing w:before="14" w:line="300" w:lineRule="auto"/>
        <w:ind w:left="3703" w:right="3303"/>
        <w:jc w:val="center"/>
        <w:rPr>
          <w:rFonts w:ascii="Arial"/>
          <w:sz w:val="17"/>
        </w:rPr>
      </w:pPr>
      <w:r>
        <w:rPr>
          <w:rFonts w:ascii="Arial"/>
          <w:sz w:val="17"/>
        </w:rPr>
        <w:t>Projected</w:t>
      </w:r>
      <w:r>
        <w:rPr>
          <w:rFonts w:ascii="Arial"/>
          <w:spacing w:val="-12"/>
          <w:sz w:val="17"/>
        </w:rPr>
        <w:t xml:space="preserve"> </w:t>
      </w:r>
      <w:r>
        <w:rPr>
          <w:rFonts w:ascii="Arial"/>
          <w:sz w:val="17"/>
        </w:rPr>
        <w:t>change</w:t>
      </w:r>
      <w:r>
        <w:rPr>
          <w:rFonts w:ascii="Arial"/>
          <w:spacing w:val="-11"/>
          <w:sz w:val="17"/>
        </w:rPr>
        <w:t xml:space="preserve"> </w:t>
      </w:r>
      <w:r>
        <w:rPr>
          <w:rFonts w:ascii="Arial"/>
          <w:sz w:val="17"/>
        </w:rPr>
        <w:t>in</w:t>
      </w:r>
      <w:r>
        <w:rPr>
          <w:rFonts w:ascii="Arial"/>
          <w:spacing w:val="-12"/>
          <w:sz w:val="17"/>
        </w:rPr>
        <w:t xml:space="preserve"> </w:t>
      </w:r>
      <w:r>
        <w:rPr>
          <w:rFonts w:ascii="Arial"/>
          <w:sz w:val="17"/>
        </w:rPr>
        <w:t>suitability relative to 1970-2000</w:t>
      </w:r>
    </w:p>
    <w:p w14:paraId="50FAB083" w14:textId="77777777" w:rsidR="00F52AD7" w:rsidRDefault="00F52AD7">
      <w:pPr>
        <w:pStyle w:val="Corpsdetexte"/>
        <w:rPr>
          <w:rFonts w:ascii="Arial"/>
          <w:sz w:val="17"/>
        </w:rPr>
      </w:pPr>
    </w:p>
    <w:p w14:paraId="3C5284D5" w14:textId="77777777" w:rsidR="00F52AD7" w:rsidRDefault="00F52AD7">
      <w:pPr>
        <w:pStyle w:val="Corpsdetexte"/>
        <w:spacing w:before="69"/>
        <w:rPr>
          <w:rFonts w:ascii="Arial"/>
          <w:sz w:val="17"/>
        </w:rPr>
      </w:pPr>
    </w:p>
    <w:p w14:paraId="44BEA0CB" w14:textId="77777777" w:rsidR="00F52AD7" w:rsidRDefault="00000000">
      <w:pPr>
        <w:tabs>
          <w:tab w:val="left" w:pos="5325"/>
        </w:tabs>
        <w:spacing w:line="559" w:lineRule="auto"/>
        <w:ind w:left="3614" w:right="3182" w:hanging="64"/>
        <w:jc w:val="center"/>
        <w:rPr>
          <w:rFonts w:ascii="Arial"/>
          <w:sz w:val="17"/>
        </w:rPr>
      </w:pPr>
      <w:r>
        <w:rPr>
          <w:noProof/>
          <w:position w:val="1"/>
        </w:rPr>
        <w:drawing>
          <wp:inline distT="0" distB="0" distL="0" distR="0" wp14:anchorId="65DB6A6B" wp14:editId="2D8E7BB7">
            <wp:extent cx="175568" cy="65008"/>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45" cstate="print"/>
                    <a:stretch>
                      <a:fillRect/>
                    </a:stretch>
                  </pic:blipFill>
                  <pic:spPr>
                    <a:xfrm>
                      <a:off x="0" y="0"/>
                      <a:ext cx="175568" cy="65008"/>
                    </a:xfrm>
                    <a:prstGeom prst="rect">
                      <a:avLst/>
                    </a:prstGeom>
                  </pic:spPr>
                </pic:pic>
              </a:graphicData>
            </a:graphic>
          </wp:inline>
        </w:drawing>
      </w:r>
      <w:r>
        <w:rPr>
          <w:spacing w:val="-4"/>
          <w:sz w:val="20"/>
        </w:rPr>
        <w:t xml:space="preserve"> </w:t>
      </w:r>
      <w:r>
        <w:rPr>
          <w:rFonts w:ascii="Arial"/>
          <w:sz w:val="17"/>
        </w:rPr>
        <w:t>Correlative SDM</w:t>
      </w:r>
      <w:r>
        <w:rPr>
          <w:rFonts w:ascii="Arial"/>
          <w:spacing w:val="80"/>
          <w:sz w:val="17"/>
        </w:rPr>
        <w:t xml:space="preserve"> </w:t>
      </w:r>
      <w:r>
        <w:rPr>
          <w:rFonts w:ascii="Arial"/>
          <w:noProof/>
          <w:spacing w:val="11"/>
          <w:position w:val="1"/>
          <w:sz w:val="17"/>
        </w:rPr>
        <w:drawing>
          <wp:inline distT="0" distB="0" distL="0" distR="0" wp14:anchorId="4E2CE416" wp14:editId="2B36FA35">
            <wp:extent cx="175568" cy="65008"/>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46" cstate="print"/>
                    <a:stretch>
                      <a:fillRect/>
                    </a:stretch>
                  </pic:blipFill>
                  <pic:spPr>
                    <a:xfrm>
                      <a:off x="0" y="0"/>
                      <a:ext cx="175568" cy="65008"/>
                    </a:xfrm>
                    <a:prstGeom prst="rect">
                      <a:avLst/>
                    </a:prstGeom>
                  </pic:spPr>
                </pic:pic>
              </a:graphicData>
            </a:graphic>
          </wp:inline>
        </w:drawing>
      </w:r>
      <w:r>
        <w:rPr>
          <w:spacing w:val="-12"/>
          <w:sz w:val="17"/>
        </w:rPr>
        <w:t xml:space="preserve"> </w:t>
      </w:r>
      <w:r>
        <w:rPr>
          <w:rFonts w:ascii="Arial"/>
          <w:sz w:val="17"/>
        </w:rPr>
        <w:t xml:space="preserve">Fitted PEM </w:t>
      </w:r>
      <w:r>
        <w:rPr>
          <w:rFonts w:ascii="Arial"/>
          <w:noProof/>
          <w:position w:val="1"/>
          <w:sz w:val="17"/>
        </w:rPr>
        <w:drawing>
          <wp:inline distT="0" distB="0" distL="0" distR="0" wp14:anchorId="77299167" wp14:editId="10BC0792">
            <wp:extent cx="175568" cy="65008"/>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47" cstate="print"/>
                    <a:stretch>
                      <a:fillRect/>
                    </a:stretch>
                  </pic:blipFill>
                  <pic:spPr>
                    <a:xfrm>
                      <a:off x="0" y="0"/>
                      <a:ext cx="175568" cy="65008"/>
                    </a:xfrm>
                    <a:prstGeom prst="rect">
                      <a:avLst/>
                    </a:prstGeom>
                  </pic:spPr>
                </pic:pic>
              </a:graphicData>
            </a:graphic>
          </wp:inline>
        </w:drawing>
      </w:r>
      <w:r>
        <w:rPr>
          <w:spacing w:val="-11"/>
          <w:sz w:val="17"/>
        </w:rPr>
        <w:t xml:space="preserve"> </w:t>
      </w:r>
      <w:r>
        <w:rPr>
          <w:rFonts w:ascii="Arial"/>
          <w:sz w:val="17"/>
        </w:rPr>
        <w:t>Partial.</w:t>
      </w:r>
      <w:r>
        <w:rPr>
          <w:rFonts w:ascii="Arial"/>
          <w:spacing w:val="-7"/>
          <w:sz w:val="17"/>
        </w:rPr>
        <w:t xml:space="preserve"> </w:t>
      </w:r>
      <w:r>
        <w:rPr>
          <w:rFonts w:ascii="Arial"/>
          <w:sz w:val="17"/>
        </w:rPr>
        <w:t>fit.</w:t>
      </w:r>
      <w:r>
        <w:rPr>
          <w:rFonts w:ascii="Arial"/>
          <w:spacing w:val="-5"/>
          <w:sz w:val="17"/>
        </w:rPr>
        <w:t xml:space="preserve"> </w:t>
      </w:r>
      <w:r>
        <w:rPr>
          <w:rFonts w:ascii="Arial"/>
          <w:sz w:val="17"/>
        </w:rPr>
        <w:t>PEM</w:t>
      </w:r>
      <w:r>
        <w:rPr>
          <w:rFonts w:ascii="Arial"/>
          <w:sz w:val="17"/>
        </w:rPr>
        <w:tab/>
      </w:r>
      <w:r>
        <w:rPr>
          <w:rFonts w:ascii="Arial"/>
          <w:noProof/>
          <w:position w:val="1"/>
          <w:sz w:val="17"/>
        </w:rPr>
        <w:drawing>
          <wp:inline distT="0" distB="0" distL="0" distR="0" wp14:anchorId="187B15C7" wp14:editId="44FF2D70">
            <wp:extent cx="175568" cy="65008"/>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48" cstate="print"/>
                    <a:stretch>
                      <a:fillRect/>
                    </a:stretch>
                  </pic:blipFill>
                  <pic:spPr>
                    <a:xfrm>
                      <a:off x="0" y="0"/>
                      <a:ext cx="175568" cy="65008"/>
                    </a:xfrm>
                    <a:prstGeom prst="rect">
                      <a:avLst/>
                    </a:prstGeom>
                  </pic:spPr>
                </pic:pic>
              </a:graphicData>
            </a:graphic>
          </wp:inline>
        </w:drawing>
      </w:r>
      <w:r>
        <w:rPr>
          <w:spacing w:val="-11"/>
          <w:sz w:val="17"/>
        </w:rPr>
        <w:t xml:space="preserve"> </w:t>
      </w:r>
      <w:r>
        <w:rPr>
          <w:rFonts w:ascii="Arial"/>
          <w:sz w:val="17"/>
        </w:rPr>
        <w:t>Expert</w:t>
      </w:r>
      <w:r>
        <w:rPr>
          <w:rFonts w:ascii="Arial"/>
          <w:spacing w:val="-6"/>
          <w:sz w:val="17"/>
        </w:rPr>
        <w:t xml:space="preserve"> </w:t>
      </w:r>
      <w:r>
        <w:rPr>
          <w:rFonts w:ascii="Arial"/>
          <w:sz w:val="17"/>
        </w:rPr>
        <w:t>PEM</w:t>
      </w:r>
    </w:p>
    <w:p w14:paraId="602B552D" w14:textId="77777777" w:rsidR="00F52AD7" w:rsidRDefault="00F52AD7">
      <w:pPr>
        <w:spacing w:line="559" w:lineRule="auto"/>
        <w:jc w:val="center"/>
        <w:rPr>
          <w:rFonts w:ascii="Arial"/>
          <w:sz w:val="17"/>
        </w:rPr>
        <w:sectPr w:rsidR="00F52AD7">
          <w:pgSz w:w="11910" w:h="16840"/>
          <w:pgMar w:top="1920" w:right="960" w:bottom="800" w:left="1220" w:header="0" w:footer="606" w:gutter="0"/>
          <w:cols w:space="720"/>
        </w:sectPr>
      </w:pPr>
    </w:p>
    <w:p w14:paraId="796F797C" w14:textId="77777777" w:rsidR="00F52AD7" w:rsidRDefault="00F52AD7">
      <w:pPr>
        <w:pStyle w:val="Corpsdetexte"/>
        <w:spacing w:before="4"/>
        <w:rPr>
          <w:rFonts w:ascii="Arial"/>
          <w:sz w:val="10"/>
        </w:rPr>
      </w:pPr>
    </w:p>
    <w:p w14:paraId="44947798" w14:textId="77777777" w:rsidR="00F52AD7" w:rsidRDefault="00000000">
      <w:pPr>
        <w:pStyle w:val="Corpsdetexte"/>
        <w:spacing w:line="107" w:lineRule="exact"/>
        <w:ind w:left="2844"/>
        <w:rPr>
          <w:rFonts w:ascii="Arial"/>
          <w:sz w:val="10"/>
        </w:rPr>
      </w:pPr>
      <w:r>
        <w:rPr>
          <w:rFonts w:ascii="Arial"/>
          <w:noProof/>
          <w:position w:val="-1"/>
          <w:sz w:val="10"/>
        </w:rPr>
        <w:drawing>
          <wp:inline distT="0" distB="0" distL="0" distR="0" wp14:anchorId="0C7EF9BB" wp14:editId="7E3F3ED1">
            <wp:extent cx="1258486" cy="68008"/>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49" cstate="print"/>
                    <a:stretch>
                      <a:fillRect/>
                    </a:stretch>
                  </pic:blipFill>
                  <pic:spPr>
                    <a:xfrm>
                      <a:off x="0" y="0"/>
                      <a:ext cx="1258486" cy="68008"/>
                    </a:xfrm>
                    <a:prstGeom prst="rect">
                      <a:avLst/>
                    </a:prstGeom>
                  </pic:spPr>
                </pic:pic>
              </a:graphicData>
            </a:graphic>
          </wp:inline>
        </w:drawing>
      </w:r>
    </w:p>
    <w:p w14:paraId="0EBCCB21" w14:textId="77777777" w:rsidR="00F52AD7" w:rsidRDefault="00000000">
      <w:pPr>
        <w:tabs>
          <w:tab w:val="left" w:pos="3210"/>
          <w:tab w:val="left" w:pos="3800"/>
          <w:tab w:val="left" w:pos="4230"/>
          <w:tab w:val="left" w:pos="4793"/>
        </w:tabs>
        <w:spacing w:before="31"/>
        <w:ind w:left="2781"/>
        <w:rPr>
          <w:rFonts w:ascii="Arial"/>
          <w:sz w:val="16"/>
        </w:rPr>
      </w:pPr>
      <w:r>
        <w:rPr>
          <w:rFonts w:ascii="Arial"/>
          <w:spacing w:val="-2"/>
          <w:sz w:val="16"/>
        </w:rPr>
        <w:t>-</w:t>
      </w:r>
      <w:r>
        <w:rPr>
          <w:rFonts w:ascii="Arial"/>
          <w:spacing w:val="-12"/>
          <w:sz w:val="16"/>
        </w:rPr>
        <w:t>1</w:t>
      </w:r>
      <w:r>
        <w:rPr>
          <w:rFonts w:ascii="Arial"/>
          <w:sz w:val="16"/>
        </w:rPr>
        <w:tab/>
      </w:r>
      <w:r>
        <w:rPr>
          <w:rFonts w:ascii="Arial"/>
          <w:spacing w:val="-2"/>
          <w:sz w:val="16"/>
        </w:rPr>
        <w:t>-</w:t>
      </w:r>
      <w:r>
        <w:rPr>
          <w:rFonts w:ascii="Arial"/>
          <w:spacing w:val="-5"/>
          <w:sz w:val="16"/>
        </w:rPr>
        <w:t>0.5</w:t>
      </w:r>
      <w:r>
        <w:rPr>
          <w:rFonts w:ascii="Arial"/>
          <w:sz w:val="16"/>
        </w:rPr>
        <w:tab/>
      </w:r>
      <w:r>
        <w:rPr>
          <w:rFonts w:ascii="Arial"/>
          <w:spacing w:val="-10"/>
          <w:sz w:val="16"/>
        </w:rPr>
        <w:t>0</w:t>
      </w:r>
      <w:r>
        <w:rPr>
          <w:rFonts w:ascii="Arial"/>
          <w:sz w:val="16"/>
        </w:rPr>
        <w:tab/>
      </w:r>
      <w:r>
        <w:rPr>
          <w:rFonts w:ascii="Arial"/>
          <w:spacing w:val="-5"/>
          <w:sz w:val="16"/>
        </w:rPr>
        <w:t>0.5</w:t>
      </w:r>
      <w:r>
        <w:rPr>
          <w:rFonts w:ascii="Arial"/>
          <w:sz w:val="16"/>
        </w:rPr>
        <w:tab/>
      </w:r>
      <w:r>
        <w:rPr>
          <w:rFonts w:ascii="Arial"/>
          <w:spacing w:val="-10"/>
          <w:sz w:val="16"/>
        </w:rPr>
        <w:t>1</w:t>
      </w:r>
    </w:p>
    <w:p w14:paraId="7BC95A58" w14:textId="77777777" w:rsidR="00F52AD7" w:rsidRDefault="00000000">
      <w:pPr>
        <w:spacing w:before="111"/>
        <w:ind w:left="313"/>
        <w:rPr>
          <w:rFonts w:ascii="Arial"/>
          <w:sz w:val="15"/>
        </w:rPr>
      </w:pPr>
      <w:r>
        <w:br w:type="column"/>
      </w:r>
      <w:r>
        <w:rPr>
          <w:noProof/>
          <w:position w:val="-2"/>
        </w:rPr>
        <w:drawing>
          <wp:inline distT="0" distB="0" distL="0" distR="0" wp14:anchorId="5B59C77E" wp14:editId="1E471873">
            <wp:extent cx="224235" cy="100065"/>
            <wp:effectExtent l="0" t="0" r="0" b="0"/>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50" cstate="print"/>
                    <a:stretch>
                      <a:fillRect/>
                    </a:stretch>
                  </pic:blipFill>
                  <pic:spPr>
                    <a:xfrm>
                      <a:off x="0" y="0"/>
                      <a:ext cx="224235" cy="100065"/>
                    </a:xfrm>
                    <a:prstGeom prst="rect">
                      <a:avLst/>
                    </a:prstGeom>
                  </pic:spPr>
                </pic:pic>
              </a:graphicData>
            </a:graphic>
          </wp:inline>
        </w:drawing>
      </w:r>
      <w:r>
        <w:rPr>
          <w:spacing w:val="40"/>
          <w:sz w:val="20"/>
        </w:rPr>
        <w:t xml:space="preserve"> </w:t>
      </w:r>
      <w:r>
        <w:rPr>
          <w:rFonts w:ascii="Arial"/>
          <w:sz w:val="15"/>
        </w:rPr>
        <w:t>Low model agreement</w:t>
      </w:r>
    </w:p>
    <w:p w14:paraId="769BEC5C" w14:textId="77777777" w:rsidR="00F52AD7" w:rsidRDefault="00F52AD7">
      <w:pPr>
        <w:rPr>
          <w:rFonts w:ascii="Arial"/>
          <w:sz w:val="15"/>
        </w:rPr>
        <w:sectPr w:rsidR="00F52AD7">
          <w:type w:val="continuous"/>
          <w:pgSz w:w="11910" w:h="16840"/>
          <w:pgMar w:top="860" w:right="960" w:bottom="800" w:left="1220" w:header="0" w:footer="606" w:gutter="0"/>
          <w:cols w:num="2" w:space="720" w:equalWidth="0">
            <w:col w:w="4883" w:space="40"/>
            <w:col w:w="4807"/>
          </w:cols>
        </w:sectPr>
      </w:pPr>
    </w:p>
    <w:p w14:paraId="56C77224" w14:textId="77777777" w:rsidR="00F52AD7" w:rsidRDefault="00F52AD7">
      <w:pPr>
        <w:pStyle w:val="Corpsdetexte"/>
        <w:spacing w:before="224"/>
        <w:rPr>
          <w:rFonts w:ascii="Arial"/>
          <w:sz w:val="22"/>
        </w:rPr>
      </w:pPr>
    </w:p>
    <w:p w14:paraId="3C72BE7F" w14:textId="77777777" w:rsidR="00F52AD7" w:rsidRDefault="00000000">
      <w:pPr>
        <w:spacing w:line="283" w:lineRule="auto"/>
        <w:ind w:left="190" w:right="412" w:firstLine="7"/>
        <w:jc w:val="both"/>
        <w:rPr>
          <w:rFonts w:ascii="Arial"/>
        </w:rPr>
      </w:pPr>
      <w:commentRangeStart w:id="694"/>
      <w:r>
        <w:rPr>
          <w:rFonts w:ascii="Arial"/>
          <w:b/>
        </w:rPr>
        <w:t>Fig.</w:t>
      </w:r>
      <w:r>
        <w:rPr>
          <w:rFonts w:ascii="Arial"/>
          <w:b/>
          <w:spacing w:val="-16"/>
        </w:rPr>
        <w:t xml:space="preserve"> </w:t>
      </w:r>
      <w:r>
        <w:rPr>
          <w:rFonts w:ascii="Arial"/>
          <w:b/>
        </w:rPr>
        <w:t>23. Discrepancies</w:t>
      </w:r>
      <w:r>
        <w:rPr>
          <w:rFonts w:ascii="Arial"/>
          <w:b/>
          <w:spacing w:val="-15"/>
        </w:rPr>
        <w:t xml:space="preserve"> </w:t>
      </w:r>
      <w:r>
        <w:rPr>
          <w:rFonts w:ascii="Arial"/>
          <w:b/>
        </w:rPr>
        <w:t>between</w:t>
      </w:r>
      <w:r>
        <w:rPr>
          <w:rFonts w:ascii="Arial"/>
          <w:b/>
          <w:spacing w:val="-15"/>
        </w:rPr>
        <w:t xml:space="preserve"> </w:t>
      </w:r>
      <w:r>
        <w:rPr>
          <w:rFonts w:ascii="Arial"/>
          <w:b/>
        </w:rPr>
        <w:t>model</w:t>
      </w:r>
      <w:r>
        <w:rPr>
          <w:rFonts w:ascii="Arial"/>
          <w:b/>
          <w:spacing w:val="-15"/>
        </w:rPr>
        <w:t xml:space="preserve"> </w:t>
      </w:r>
      <w:r>
        <w:rPr>
          <w:rFonts w:ascii="Arial"/>
          <w:b/>
        </w:rPr>
        <w:t>approaches</w:t>
      </w:r>
      <w:r>
        <w:rPr>
          <w:rFonts w:ascii="Arial"/>
          <w:b/>
          <w:spacing w:val="-16"/>
        </w:rPr>
        <w:t xml:space="preserve"> </w:t>
      </w:r>
      <w:r>
        <w:rPr>
          <w:rFonts w:ascii="Arial"/>
          <w:b/>
        </w:rPr>
        <w:t>in</w:t>
      </w:r>
      <w:r>
        <w:rPr>
          <w:rFonts w:ascii="Arial"/>
          <w:b/>
          <w:spacing w:val="-15"/>
        </w:rPr>
        <w:t xml:space="preserve"> </w:t>
      </w:r>
      <w:r>
        <w:rPr>
          <w:rFonts w:ascii="Arial"/>
          <w:b/>
        </w:rPr>
        <w:t>projected</w:t>
      </w:r>
      <w:r>
        <w:rPr>
          <w:rFonts w:ascii="Arial"/>
          <w:b/>
          <w:spacing w:val="-15"/>
        </w:rPr>
        <w:t xml:space="preserve"> </w:t>
      </w:r>
      <w:r>
        <w:rPr>
          <w:rFonts w:ascii="Arial"/>
          <w:b/>
        </w:rPr>
        <w:t>future</w:t>
      </w:r>
      <w:r>
        <w:rPr>
          <w:rFonts w:ascii="Arial"/>
          <w:b/>
          <w:spacing w:val="-16"/>
        </w:rPr>
        <w:t xml:space="preserve"> </w:t>
      </w:r>
      <w:r>
        <w:rPr>
          <w:rFonts w:ascii="Arial"/>
          <w:b/>
        </w:rPr>
        <w:t>climatic</w:t>
      </w:r>
      <w:r>
        <w:rPr>
          <w:rFonts w:ascii="Arial"/>
          <w:b/>
          <w:spacing w:val="-15"/>
        </w:rPr>
        <w:t xml:space="preserve"> </w:t>
      </w:r>
      <w:r>
        <w:rPr>
          <w:rFonts w:ascii="Arial"/>
          <w:b/>
        </w:rPr>
        <w:t xml:space="preserve">suitability </w:t>
      </w:r>
      <w:r>
        <w:rPr>
          <w:rFonts w:ascii="Arial"/>
          <w:b/>
          <w:spacing w:val="-2"/>
        </w:rPr>
        <w:t>change</w:t>
      </w:r>
      <w:r>
        <w:rPr>
          <w:rFonts w:ascii="Arial"/>
          <w:b/>
          <w:spacing w:val="-8"/>
        </w:rPr>
        <w:t xml:space="preserve"> </w:t>
      </w:r>
      <w:r>
        <w:rPr>
          <w:rFonts w:ascii="Arial"/>
          <w:b/>
          <w:spacing w:val="-2"/>
        </w:rPr>
        <w:t>for</w:t>
      </w:r>
      <w:r>
        <w:rPr>
          <w:rFonts w:ascii="Arial"/>
          <w:b/>
          <w:spacing w:val="-8"/>
        </w:rPr>
        <w:t xml:space="preserve"> </w:t>
      </w:r>
      <w:r>
        <w:rPr>
          <w:rFonts w:ascii="Arial"/>
          <w:b/>
          <w:spacing w:val="-2"/>
        </w:rPr>
        <w:t>beech.</w:t>
      </w:r>
      <w:r>
        <w:rPr>
          <w:rFonts w:ascii="Arial"/>
          <w:b/>
          <w:spacing w:val="9"/>
        </w:rPr>
        <w:t xml:space="preserve"> </w:t>
      </w:r>
      <w:commentRangeEnd w:id="694"/>
      <w:r w:rsidR="003C3851">
        <w:rPr>
          <w:rStyle w:val="Marquedecommentaire"/>
        </w:rPr>
        <w:commentReference w:id="694"/>
      </w:r>
      <w:r>
        <w:rPr>
          <w:rFonts w:ascii="Arial"/>
          <w:spacing w:val="-2"/>
        </w:rPr>
        <w:t>Models</w:t>
      </w:r>
      <w:r>
        <w:rPr>
          <w:rFonts w:ascii="Arial"/>
          <w:spacing w:val="-13"/>
        </w:rPr>
        <w:t xml:space="preserve"> </w:t>
      </w:r>
      <w:r>
        <w:rPr>
          <w:rFonts w:ascii="Arial"/>
          <w:spacing w:val="-2"/>
        </w:rPr>
        <w:t>are</w:t>
      </w:r>
      <w:r>
        <w:rPr>
          <w:rFonts w:ascii="Arial"/>
          <w:spacing w:val="-13"/>
        </w:rPr>
        <w:t xml:space="preserve"> </w:t>
      </w:r>
      <w:r>
        <w:rPr>
          <w:rFonts w:ascii="Arial"/>
          <w:spacing w:val="-2"/>
        </w:rPr>
        <w:t>forced</w:t>
      </w:r>
      <w:r>
        <w:rPr>
          <w:rFonts w:ascii="Arial"/>
          <w:spacing w:val="-13"/>
        </w:rPr>
        <w:t xml:space="preserve"> </w:t>
      </w:r>
      <w:r>
        <w:rPr>
          <w:rFonts w:ascii="Arial"/>
          <w:spacing w:val="-2"/>
        </w:rPr>
        <w:t>with</w:t>
      </w:r>
      <w:r>
        <w:rPr>
          <w:rFonts w:ascii="Arial"/>
          <w:spacing w:val="-13"/>
        </w:rPr>
        <w:t xml:space="preserve"> </w:t>
      </w:r>
      <w:r>
        <w:rPr>
          <w:rFonts w:ascii="Arial"/>
          <w:spacing w:val="-2"/>
        </w:rPr>
        <w:t>climatic</w:t>
      </w:r>
      <w:r>
        <w:rPr>
          <w:rFonts w:ascii="Arial"/>
          <w:spacing w:val="-13"/>
        </w:rPr>
        <w:t xml:space="preserve"> </w:t>
      </w:r>
      <w:r>
        <w:rPr>
          <w:rFonts w:ascii="Arial"/>
          <w:spacing w:val="-2"/>
        </w:rPr>
        <w:t>data</w:t>
      </w:r>
      <w:r>
        <w:rPr>
          <w:rFonts w:ascii="Arial"/>
          <w:spacing w:val="-13"/>
        </w:rPr>
        <w:t xml:space="preserve"> </w:t>
      </w:r>
      <w:r>
        <w:rPr>
          <w:rFonts w:ascii="Arial"/>
          <w:spacing w:val="-2"/>
        </w:rPr>
        <w:t>from</w:t>
      </w:r>
      <w:r>
        <w:rPr>
          <w:rFonts w:ascii="Arial"/>
          <w:spacing w:val="-13"/>
        </w:rPr>
        <w:t xml:space="preserve"> </w:t>
      </w:r>
      <w:r>
        <w:rPr>
          <w:rFonts w:ascii="Arial"/>
          <w:spacing w:val="-2"/>
        </w:rPr>
        <w:t>5</w:t>
      </w:r>
      <w:r>
        <w:rPr>
          <w:rFonts w:ascii="Arial"/>
          <w:spacing w:val="-13"/>
        </w:rPr>
        <w:t xml:space="preserve"> </w:t>
      </w:r>
      <w:r>
        <w:rPr>
          <w:rFonts w:ascii="Arial"/>
          <w:spacing w:val="-2"/>
        </w:rPr>
        <w:t>GCMs</w:t>
      </w:r>
      <w:r>
        <w:rPr>
          <w:rFonts w:ascii="Arial"/>
          <w:spacing w:val="-13"/>
        </w:rPr>
        <w:t xml:space="preserve"> </w:t>
      </w:r>
      <w:r>
        <w:rPr>
          <w:rFonts w:ascii="Arial"/>
          <w:spacing w:val="-2"/>
        </w:rPr>
        <w:t>under</w:t>
      </w:r>
      <w:r>
        <w:rPr>
          <w:rFonts w:ascii="Arial"/>
          <w:spacing w:val="-13"/>
        </w:rPr>
        <w:t xml:space="preserve"> </w:t>
      </w:r>
      <w:r>
        <w:rPr>
          <w:rFonts w:ascii="Arial"/>
          <w:spacing w:val="-2"/>
        </w:rPr>
        <w:t>scenario</w:t>
      </w:r>
      <w:r>
        <w:rPr>
          <w:rFonts w:ascii="Arial"/>
          <w:spacing w:val="-13"/>
        </w:rPr>
        <w:t xml:space="preserve"> </w:t>
      </w:r>
      <w:r>
        <w:rPr>
          <w:rFonts w:ascii="Arial"/>
          <w:spacing w:val="-2"/>
        </w:rPr>
        <w:t xml:space="preserve">SSP2-4.5. </w:t>
      </w:r>
      <w:r>
        <w:rPr>
          <w:rFonts w:ascii="Arial"/>
          <w:spacing w:val="-6"/>
        </w:rPr>
        <w:t>Areas</w:t>
      </w:r>
      <w:r>
        <w:rPr>
          <w:rFonts w:ascii="Arial"/>
          <w:spacing w:val="-9"/>
        </w:rPr>
        <w:t xml:space="preserve"> </w:t>
      </w:r>
      <w:r>
        <w:rPr>
          <w:rFonts w:ascii="Arial"/>
          <w:spacing w:val="-6"/>
        </w:rPr>
        <w:t>with</w:t>
      </w:r>
      <w:r>
        <w:rPr>
          <w:rFonts w:ascii="Arial"/>
          <w:spacing w:val="-9"/>
        </w:rPr>
        <w:t xml:space="preserve"> </w:t>
      </w:r>
      <w:r>
        <w:rPr>
          <w:rFonts w:ascii="Arial"/>
          <w:spacing w:val="-6"/>
        </w:rPr>
        <w:t>a</w:t>
      </w:r>
      <w:r>
        <w:rPr>
          <w:rFonts w:ascii="Arial"/>
          <w:spacing w:val="-9"/>
        </w:rPr>
        <w:t xml:space="preserve"> </w:t>
      </w:r>
      <w:r>
        <w:rPr>
          <w:rFonts w:ascii="Arial"/>
          <w:spacing w:val="-6"/>
        </w:rPr>
        <w:t>lack</w:t>
      </w:r>
      <w:r>
        <w:rPr>
          <w:rFonts w:ascii="Arial"/>
          <w:spacing w:val="-9"/>
        </w:rPr>
        <w:t xml:space="preserve"> </w:t>
      </w:r>
      <w:r>
        <w:rPr>
          <w:rFonts w:ascii="Arial"/>
          <w:spacing w:val="-6"/>
        </w:rPr>
        <w:t>of</w:t>
      </w:r>
      <w:r>
        <w:rPr>
          <w:rFonts w:ascii="Arial"/>
          <w:spacing w:val="-9"/>
        </w:rPr>
        <w:t xml:space="preserve"> </w:t>
      </w:r>
      <w:r>
        <w:rPr>
          <w:rFonts w:ascii="Arial"/>
          <w:spacing w:val="-6"/>
        </w:rPr>
        <w:t>model</w:t>
      </w:r>
      <w:r>
        <w:rPr>
          <w:rFonts w:ascii="Arial"/>
          <w:spacing w:val="-9"/>
        </w:rPr>
        <w:t xml:space="preserve"> </w:t>
      </w:r>
      <w:r>
        <w:rPr>
          <w:rFonts w:ascii="Arial"/>
          <w:spacing w:val="-6"/>
        </w:rPr>
        <w:t>agreement</w:t>
      </w:r>
      <w:r>
        <w:rPr>
          <w:rFonts w:ascii="Arial"/>
          <w:spacing w:val="-9"/>
        </w:rPr>
        <w:t xml:space="preserve"> </w:t>
      </w:r>
      <w:r>
        <w:rPr>
          <w:rFonts w:ascii="Arial"/>
          <w:spacing w:val="-6"/>
        </w:rPr>
        <w:t>(less</w:t>
      </w:r>
      <w:r>
        <w:rPr>
          <w:rFonts w:ascii="Arial"/>
          <w:spacing w:val="-9"/>
        </w:rPr>
        <w:t xml:space="preserve"> </w:t>
      </w:r>
      <w:r>
        <w:rPr>
          <w:rFonts w:ascii="Arial"/>
          <w:spacing w:val="-6"/>
        </w:rPr>
        <w:t>than</w:t>
      </w:r>
      <w:r>
        <w:rPr>
          <w:rFonts w:ascii="Arial"/>
          <w:spacing w:val="-9"/>
        </w:rPr>
        <w:t xml:space="preserve"> </w:t>
      </w:r>
      <w:r>
        <w:rPr>
          <w:rFonts w:ascii="Arial"/>
          <w:spacing w:val="-6"/>
        </w:rPr>
        <w:t>80%</w:t>
      </w:r>
      <w:r>
        <w:rPr>
          <w:rFonts w:ascii="Arial"/>
          <w:spacing w:val="-9"/>
        </w:rPr>
        <w:t xml:space="preserve"> </w:t>
      </w:r>
      <w:r>
        <w:rPr>
          <w:rFonts w:ascii="Arial"/>
          <w:spacing w:val="-6"/>
        </w:rPr>
        <w:t>of</w:t>
      </w:r>
      <w:r>
        <w:rPr>
          <w:rFonts w:ascii="Arial"/>
          <w:spacing w:val="-9"/>
        </w:rPr>
        <w:t xml:space="preserve"> </w:t>
      </w:r>
      <w:r>
        <w:rPr>
          <w:rFonts w:ascii="Arial"/>
          <w:spacing w:val="-6"/>
        </w:rPr>
        <w:t>the</w:t>
      </w:r>
      <w:r>
        <w:rPr>
          <w:rFonts w:ascii="Arial"/>
          <w:spacing w:val="-9"/>
        </w:rPr>
        <w:t xml:space="preserve"> </w:t>
      </w:r>
      <w:r>
        <w:rPr>
          <w:rFonts w:ascii="Arial"/>
          <w:spacing w:val="-6"/>
        </w:rPr>
        <w:t>individual</w:t>
      </w:r>
      <w:r>
        <w:rPr>
          <w:rFonts w:ascii="Arial"/>
          <w:spacing w:val="-9"/>
        </w:rPr>
        <w:t xml:space="preserve"> </w:t>
      </w:r>
      <w:r>
        <w:rPr>
          <w:rFonts w:ascii="Arial"/>
          <w:spacing w:val="-6"/>
        </w:rPr>
        <w:t>calibrations</w:t>
      </w:r>
      <w:r>
        <w:rPr>
          <w:rFonts w:ascii="Arial"/>
          <w:spacing w:val="-9"/>
        </w:rPr>
        <w:t xml:space="preserve"> </w:t>
      </w:r>
      <w:r>
        <w:rPr>
          <w:rFonts w:ascii="Arial"/>
          <w:spacing w:val="-6"/>
        </w:rPr>
        <w:t>agree</w:t>
      </w:r>
      <w:r>
        <w:rPr>
          <w:rFonts w:ascii="Arial"/>
          <w:spacing w:val="-9"/>
        </w:rPr>
        <w:t xml:space="preserve"> </w:t>
      </w:r>
      <w:r>
        <w:rPr>
          <w:rFonts w:ascii="Arial"/>
          <w:spacing w:val="-6"/>
        </w:rPr>
        <w:t>on</w:t>
      </w:r>
      <w:r>
        <w:rPr>
          <w:rFonts w:ascii="Arial"/>
          <w:spacing w:val="-9"/>
        </w:rPr>
        <w:t xml:space="preserve"> </w:t>
      </w:r>
      <w:r>
        <w:rPr>
          <w:rFonts w:ascii="Arial"/>
          <w:spacing w:val="-6"/>
        </w:rPr>
        <w:t>the</w:t>
      </w:r>
      <w:r>
        <w:rPr>
          <w:rFonts w:ascii="Arial"/>
          <w:spacing w:val="-9"/>
        </w:rPr>
        <w:t xml:space="preserve"> </w:t>
      </w:r>
      <w:r>
        <w:rPr>
          <w:rFonts w:ascii="Arial"/>
          <w:spacing w:val="-6"/>
        </w:rPr>
        <w:t xml:space="preserve">sign </w:t>
      </w:r>
      <w:r>
        <w:rPr>
          <w:rFonts w:ascii="Arial"/>
          <w:spacing w:val="-2"/>
        </w:rPr>
        <w:t>of</w:t>
      </w:r>
      <w:r>
        <w:rPr>
          <w:rFonts w:ascii="Arial"/>
          <w:spacing w:val="-13"/>
        </w:rPr>
        <w:t xml:space="preserve"> </w:t>
      </w:r>
      <w:r>
        <w:rPr>
          <w:rFonts w:ascii="Arial"/>
          <w:spacing w:val="-2"/>
        </w:rPr>
        <w:t>the</w:t>
      </w:r>
      <w:r>
        <w:rPr>
          <w:rFonts w:ascii="Arial"/>
          <w:spacing w:val="-13"/>
        </w:rPr>
        <w:t xml:space="preserve"> </w:t>
      </w:r>
      <w:r>
        <w:rPr>
          <w:rFonts w:ascii="Arial"/>
          <w:spacing w:val="-2"/>
        </w:rPr>
        <w:t>change)</w:t>
      </w:r>
      <w:r>
        <w:rPr>
          <w:rFonts w:ascii="Arial"/>
          <w:spacing w:val="-13"/>
        </w:rPr>
        <w:t xml:space="preserve"> </w:t>
      </w:r>
      <w:r>
        <w:rPr>
          <w:rFonts w:ascii="Arial"/>
          <w:spacing w:val="-2"/>
        </w:rPr>
        <w:t>are</w:t>
      </w:r>
      <w:r>
        <w:rPr>
          <w:rFonts w:ascii="Arial"/>
          <w:spacing w:val="-13"/>
        </w:rPr>
        <w:t xml:space="preserve"> </w:t>
      </w:r>
      <w:r>
        <w:rPr>
          <w:rFonts w:ascii="Arial"/>
          <w:spacing w:val="-2"/>
        </w:rPr>
        <w:t>marked</w:t>
      </w:r>
      <w:r>
        <w:rPr>
          <w:rFonts w:ascii="Arial"/>
          <w:spacing w:val="-13"/>
        </w:rPr>
        <w:t xml:space="preserve"> </w:t>
      </w:r>
      <w:r>
        <w:rPr>
          <w:rFonts w:ascii="Arial"/>
          <w:spacing w:val="-2"/>
        </w:rPr>
        <w:t>by</w:t>
      </w:r>
      <w:r>
        <w:rPr>
          <w:rFonts w:ascii="Arial"/>
          <w:spacing w:val="-13"/>
        </w:rPr>
        <w:t xml:space="preserve"> </w:t>
      </w:r>
      <w:r>
        <w:rPr>
          <w:rFonts w:ascii="Arial"/>
          <w:spacing w:val="-2"/>
        </w:rPr>
        <w:t>hatching.</w:t>
      </w:r>
      <w:r>
        <w:rPr>
          <w:rFonts w:ascii="Arial"/>
          <w:spacing w:val="4"/>
        </w:rPr>
        <w:t xml:space="preserve"> </w:t>
      </w:r>
      <w:r>
        <w:rPr>
          <w:rFonts w:ascii="Arial"/>
          <w:spacing w:val="-2"/>
        </w:rPr>
        <w:t>Each</w:t>
      </w:r>
      <w:r>
        <w:rPr>
          <w:rFonts w:ascii="Arial"/>
          <w:spacing w:val="-13"/>
        </w:rPr>
        <w:t xml:space="preserve"> </w:t>
      </w:r>
      <w:r>
        <w:rPr>
          <w:rFonts w:ascii="Arial"/>
          <w:spacing w:val="-2"/>
        </w:rPr>
        <w:t>individual</w:t>
      </w:r>
      <w:r>
        <w:rPr>
          <w:rFonts w:ascii="Arial"/>
          <w:spacing w:val="-13"/>
        </w:rPr>
        <w:t xml:space="preserve"> </w:t>
      </w:r>
      <w:r>
        <w:rPr>
          <w:rFonts w:ascii="Arial"/>
          <w:spacing w:val="-2"/>
        </w:rPr>
        <w:t>calibrated</w:t>
      </w:r>
      <w:r>
        <w:rPr>
          <w:rFonts w:ascii="Arial"/>
          <w:spacing w:val="-13"/>
        </w:rPr>
        <w:t xml:space="preserve"> </w:t>
      </w:r>
      <w:r>
        <w:rPr>
          <w:rFonts w:ascii="Arial"/>
          <w:spacing w:val="-2"/>
        </w:rPr>
        <w:t>model</w:t>
      </w:r>
      <w:r>
        <w:rPr>
          <w:rFonts w:ascii="Arial"/>
          <w:spacing w:val="-13"/>
        </w:rPr>
        <w:t xml:space="preserve"> </w:t>
      </w:r>
      <w:r>
        <w:rPr>
          <w:rFonts w:ascii="Arial"/>
          <w:spacing w:val="-2"/>
        </w:rPr>
        <w:t>(i.e.</w:t>
      </w:r>
      <w:r>
        <w:rPr>
          <w:rFonts w:ascii="Arial"/>
          <w:spacing w:val="4"/>
        </w:rPr>
        <w:t xml:space="preserve"> </w:t>
      </w:r>
      <w:r>
        <w:rPr>
          <w:rFonts w:ascii="Arial"/>
          <w:spacing w:val="-2"/>
        </w:rPr>
        <w:t>4</w:t>
      </w:r>
      <w:r>
        <w:rPr>
          <w:rFonts w:ascii="Arial"/>
          <w:spacing w:val="-13"/>
        </w:rPr>
        <w:t xml:space="preserve"> </w:t>
      </w:r>
      <w:r>
        <w:rPr>
          <w:rFonts w:ascii="Arial"/>
          <w:spacing w:val="-2"/>
        </w:rPr>
        <w:t>different</w:t>
      </w:r>
      <w:r>
        <w:rPr>
          <w:rFonts w:ascii="Arial"/>
          <w:spacing w:val="-13"/>
        </w:rPr>
        <w:t xml:space="preserve"> </w:t>
      </w:r>
      <w:r>
        <w:rPr>
          <w:rFonts w:ascii="Arial"/>
          <w:spacing w:val="-2"/>
        </w:rPr>
        <w:t xml:space="preserve">CSDMs, </w:t>
      </w:r>
      <w:r>
        <w:rPr>
          <w:rFonts w:ascii="Arial"/>
          <w:spacing w:val="-6"/>
        </w:rPr>
        <w:t>100</w:t>
      </w:r>
      <w:r>
        <w:rPr>
          <w:rFonts w:ascii="Arial"/>
          <w:spacing w:val="-9"/>
        </w:rPr>
        <w:t xml:space="preserve"> </w:t>
      </w:r>
      <w:r>
        <w:rPr>
          <w:rFonts w:ascii="Arial"/>
          <w:spacing w:val="-6"/>
        </w:rPr>
        <w:t>fitted</w:t>
      </w:r>
      <w:r>
        <w:rPr>
          <w:rFonts w:ascii="Arial"/>
          <w:spacing w:val="-9"/>
        </w:rPr>
        <w:t xml:space="preserve"> </w:t>
      </w:r>
      <w:r>
        <w:rPr>
          <w:rFonts w:ascii="Arial"/>
          <w:spacing w:val="-6"/>
        </w:rPr>
        <w:t>PEM</w:t>
      </w:r>
      <w:r>
        <w:rPr>
          <w:rFonts w:ascii="Arial"/>
          <w:spacing w:val="-9"/>
        </w:rPr>
        <w:t xml:space="preserve"> </w:t>
      </w:r>
      <w:r>
        <w:rPr>
          <w:rFonts w:ascii="Arial"/>
          <w:spacing w:val="-6"/>
        </w:rPr>
        <w:t>parameter</w:t>
      </w:r>
      <w:r>
        <w:rPr>
          <w:rFonts w:ascii="Arial"/>
          <w:spacing w:val="-9"/>
        </w:rPr>
        <w:t xml:space="preserve"> </w:t>
      </w:r>
      <w:r>
        <w:rPr>
          <w:rFonts w:ascii="Arial"/>
          <w:spacing w:val="-6"/>
        </w:rPr>
        <w:t>sets,</w:t>
      </w:r>
      <w:r>
        <w:rPr>
          <w:rFonts w:ascii="Arial"/>
          <w:spacing w:val="-9"/>
        </w:rPr>
        <w:t xml:space="preserve"> </w:t>
      </w:r>
      <w:r>
        <w:rPr>
          <w:rFonts w:ascii="Arial"/>
          <w:spacing w:val="-6"/>
        </w:rPr>
        <w:t>10</w:t>
      </w:r>
      <w:r>
        <w:rPr>
          <w:rFonts w:ascii="Arial"/>
          <w:spacing w:val="-9"/>
        </w:rPr>
        <w:t xml:space="preserve"> </w:t>
      </w:r>
      <w:r>
        <w:rPr>
          <w:rFonts w:ascii="Arial"/>
          <w:spacing w:val="-6"/>
        </w:rPr>
        <w:t>partially</w:t>
      </w:r>
      <w:r>
        <w:rPr>
          <w:rFonts w:ascii="Arial"/>
          <w:spacing w:val="-9"/>
        </w:rPr>
        <w:t xml:space="preserve"> </w:t>
      </w:r>
      <w:r>
        <w:rPr>
          <w:rFonts w:ascii="Arial"/>
          <w:spacing w:val="-6"/>
        </w:rPr>
        <w:t>fitted</w:t>
      </w:r>
      <w:r>
        <w:rPr>
          <w:rFonts w:ascii="Arial"/>
          <w:spacing w:val="-9"/>
        </w:rPr>
        <w:t xml:space="preserve"> </w:t>
      </w:r>
      <w:r>
        <w:rPr>
          <w:rFonts w:ascii="Arial"/>
          <w:spacing w:val="-6"/>
        </w:rPr>
        <w:t>PEM</w:t>
      </w:r>
      <w:r>
        <w:rPr>
          <w:rFonts w:ascii="Arial"/>
          <w:spacing w:val="-9"/>
        </w:rPr>
        <w:t xml:space="preserve"> </w:t>
      </w:r>
      <w:r>
        <w:rPr>
          <w:rFonts w:ascii="Arial"/>
          <w:spacing w:val="-6"/>
        </w:rPr>
        <w:t>parameter</w:t>
      </w:r>
      <w:r>
        <w:rPr>
          <w:rFonts w:ascii="Arial"/>
          <w:spacing w:val="-9"/>
        </w:rPr>
        <w:t xml:space="preserve"> </w:t>
      </w:r>
      <w:r>
        <w:rPr>
          <w:rFonts w:ascii="Arial"/>
          <w:spacing w:val="-6"/>
        </w:rPr>
        <w:t>sets,</w:t>
      </w:r>
      <w:r>
        <w:rPr>
          <w:rFonts w:ascii="Arial"/>
          <w:spacing w:val="-9"/>
        </w:rPr>
        <w:t xml:space="preserve"> </w:t>
      </w:r>
      <w:r>
        <w:rPr>
          <w:rFonts w:ascii="Arial"/>
          <w:spacing w:val="-6"/>
        </w:rPr>
        <w:t>and</w:t>
      </w:r>
      <w:r>
        <w:rPr>
          <w:rFonts w:ascii="Arial"/>
          <w:spacing w:val="-9"/>
        </w:rPr>
        <w:t xml:space="preserve"> </w:t>
      </w:r>
      <w:r>
        <w:rPr>
          <w:rFonts w:ascii="Arial"/>
          <w:spacing w:val="-6"/>
        </w:rPr>
        <w:t>1</w:t>
      </w:r>
      <w:r>
        <w:rPr>
          <w:rFonts w:ascii="Arial"/>
          <w:spacing w:val="-9"/>
        </w:rPr>
        <w:t xml:space="preserve"> </w:t>
      </w:r>
      <w:r>
        <w:rPr>
          <w:rFonts w:ascii="Arial"/>
          <w:spacing w:val="-6"/>
        </w:rPr>
        <w:t>expert</w:t>
      </w:r>
      <w:r>
        <w:rPr>
          <w:rFonts w:ascii="Arial"/>
          <w:spacing w:val="-9"/>
        </w:rPr>
        <w:t xml:space="preserve"> </w:t>
      </w:r>
      <w:r>
        <w:rPr>
          <w:rFonts w:ascii="Arial"/>
          <w:spacing w:val="-6"/>
        </w:rPr>
        <w:t>PEM</w:t>
      </w:r>
      <w:r>
        <w:rPr>
          <w:rFonts w:ascii="Arial"/>
          <w:spacing w:val="-9"/>
        </w:rPr>
        <w:t xml:space="preserve"> </w:t>
      </w:r>
      <w:r>
        <w:rPr>
          <w:rFonts w:ascii="Arial"/>
          <w:spacing w:val="-6"/>
        </w:rPr>
        <w:t xml:space="preserve">parameter </w:t>
      </w:r>
      <w:r>
        <w:rPr>
          <w:rFonts w:ascii="Arial"/>
        </w:rPr>
        <w:t>set) was run with the 5 different GCM climatic variables (i.e.</w:t>
      </w:r>
      <w:r>
        <w:rPr>
          <w:rFonts w:ascii="Arial"/>
          <w:spacing w:val="40"/>
        </w:rPr>
        <w:t xml:space="preserve"> </w:t>
      </w:r>
      <w:r>
        <w:rPr>
          <w:rFonts w:ascii="Arial"/>
        </w:rPr>
        <w:t xml:space="preserve">20 CSDM projections, 500 fitted </w:t>
      </w:r>
      <w:r>
        <w:rPr>
          <w:rFonts w:ascii="Arial"/>
          <w:spacing w:val="-2"/>
        </w:rPr>
        <w:t>PEM</w:t>
      </w:r>
      <w:r>
        <w:rPr>
          <w:rFonts w:ascii="Arial"/>
          <w:spacing w:val="-14"/>
        </w:rPr>
        <w:t xml:space="preserve"> </w:t>
      </w:r>
      <w:r>
        <w:rPr>
          <w:rFonts w:ascii="Arial"/>
          <w:spacing w:val="-2"/>
        </w:rPr>
        <w:t>projections,</w:t>
      </w:r>
      <w:r>
        <w:rPr>
          <w:rFonts w:ascii="Arial"/>
          <w:spacing w:val="-13"/>
        </w:rPr>
        <w:t xml:space="preserve"> </w:t>
      </w:r>
      <w:r>
        <w:rPr>
          <w:rFonts w:ascii="Arial"/>
          <w:spacing w:val="-2"/>
        </w:rPr>
        <w:t>50</w:t>
      </w:r>
      <w:r>
        <w:rPr>
          <w:rFonts w:ascii="Arial"/>
          <w:spacing w:val="-13"/>
        </w:rPr>
        <w:t xml:space="preserve"> </w:t>
      </w:r>
      <w:r>
        <w:rPr>
          <w:rFonts w:ascii="Arial"/>
          <w:spacing w:val="-2"/>
        </w:rPr>
        <w:t>part.</w:t>
      </w:r>
      <w:r>
        <w:rPr>
          <w:rFonts w:ascii="Arial"/>
          <w:spacing w:val="-14"/>
        </w:rPr>
        <w:t xml:space="preserve"> </w:t>
      </w:r>
      <w:r>
        <w:rPr>
          <w:rFonts w:ascii="Arial"/>
          <w:spacing w:val="-2"/>
        </w:rPr>
        <w:t>fitted</w:t>
      </w:r>
      <w:r>
        <w:rPr>
          <w:rFonts w:ascii="Arial"/>
          <w:spacing w:val="-13"/>
        </w:rPr>
        <w:t xml:space="preserve"> </w:t>
      </w:r>
      <w:r>
        <w:rPr>
          <w:rFonts w:ascii="Arial"/>
          <w:spacing w:val="-2"/>
        </w:rPr>
        <w:t>PEM</w:t>
      </w:r>
      <w:r>
        <w:rPr>
          <w:rFonts w:ascii="Arial"/>
          <w:spacing w:val="-13"/>
        </w:rPr>
        <w:t xml:space="preserve"> </w:t>
      </w:r>
      <w:r>
        <w:rPr>
          <w:rFonts w:ascii="Arial"/>
          <w:spacing w:val="-2"/>
        </w:rPr>
        <w:t>projections,</w:t>
      </w:r>
      <w:r>
        <w:rPr>
          <w:rFonts w:ascii="Arial"/>
          <w:spacing w:val="-13"/>
        </w:rPr>
        <w:t xml:space="preserve"> </w:t>
      </w:r>
      <w:r>
        <w:rPr>
          <w:rFonts w:ascii="Arial"/>
          <w:spacing w:val="-2"/>
        </w:rPr>
        <w:t>and</w:t>
      </w:r>
      <w:r>
        <w:rPr>
          <w:rFonts w:ascii="Arial"/>
          <w:spacing w:val="-14"/>
        </w:rPr>
        <w:t xml:space="preserve"> </w:t>
      </w:r>
      <w:r>
        <w:rPr>
          <w:rFonts w:ascii="Arial"/>
          <w:spacing w:val="-2"/>
        </w:rPr>
        <w:t>5</w:t>
      </w:r>
      <w:r>
        <w:rPr>
          <w:rFonts w:ascii="Arial"/>
          <w:spacing w:val="-13"/>
        </w:rPr>
        <w:t xml:space="preserve"> </w:t>
      </w:r>
      <w:r>
        <w:rPr>
          <w:rFonts w:ascii="Arial"/>
          <w:spacing w:val="-2"/>
        </w:rPr>
        <w:t>expert</w:t>
      </w:r>
      <w:r>
        <w:rPr>
          <w:rFonts w:ascii="Arial"/>
          <w:spacing w:val="-13"/>
        </w:rPr>
        <w:t xml:space="preserve"> </w:t>
      </w:r>
      <w:r>
        <w:rPr>
          <w:rFonts w:ascii="Arial"/>
          <w:spacing w:val="-2"/>
        </w:rPr>
        <w:t>PEM</w:t>
      </w:r>
      <w:r>
        <w:rPr>
          <w:rFonts w:ascii="Arial"/>
          <w:spacing w:val="-14"/>
        </w:rPr>
        <w:t xml:space="preserve"> </w:t>
      </w:r>
      <w:r>
        <w:rPr>
          <w:rFonts w:ascii="Arial"/>
          <w:spacing w:val="-2"/>
        </w:rPr>
        <w:t>projections).</w:t>
      </w:r>
      <w:r>
        <w:rPr>
          <w:rFonts w:ascii="Arial"/>
          <w:spacing w:val="-13"/>
        </w:rPr>
        <w:t xml:space="preserve"> </w:t>
      </w:r>
      <w:r>
        <w:rPr>
          <w:rFonts w:ascii="Arial"/>
          <w:spacing w:val="-2"/>
        </w:rPr>
        <w:t>Then,</w:t>
      </w:r>
      <w:r>
        <w:rPr>
          <w:rFonts w:ascii="Arial"/>
          <w:spacing w:val="-13"/>
        </w:rPr>
        <w:t xml:space="preserve"> </w:t>
      </w:r>
      <w:r>
        <w:rPr>
          <w:rFonts w:ascii="Arial"/>
          <w:spacing w:val="-2"/>
        </w:rPr>
        <w:t>they</w:t>
      </w:r>
      <w:r>
        <w:rPr>
          <w:rFonts w:ascii="Arial"/>
          <w:spacing w:val="-13"/>
        </w:rPr>
        <w:t xml:space="preserve"> </w:t>
      </w:r>
      <w:r>
        <w:rPr>
          <w:rFonts w:ascii="Arial"/>
          <w:spacing w:val="-2"/>
        </w:rPr>
        <w:t xml:space="preserve">were </w:t>
      </w:r>
      <w:r>
        <w:rPr>
          <w:rFonts w:ascii="Arial"/>
          <w:w w:val="90"/>
        </w:rPr>
        <w:t>averaged at the GCM-level within each SDM approach ("</w:t>
      </w:r>
      <w:r>
        <w:rPr>
          <w:rFonts w:ascii="Arial"/>
          <w:i/>
          <w:w w:val="90"/>
        </w:rPr>
        <w:t>GCMs multi-calibration means</w:t>
      </w:r>
      <w:r>
        <w:rPr>
          <w:rFonts w:ascii="Arial"/>
          <w:w w:val="90"/>
        </w:rPr>
        <w:t xml:space="preserve">"), and further </w:t>
      </w:r>
      <w:r>
        <w:rPr>
          <w:rFonts w:ascii="Arial"/>
          <w:spacing w:val="-4"/>
        </w:rPr>
        <w:t>averaged</w:t>
      </w:r>
      <w:r>
        <w:rPr>
          <w:rFonts w:ascii="Arial"/>
          <w:spacing w:val="-12"/>
        </w:rPr>
        <w:t xml:space="preserve"> </w:t>
      </w:r>
      <w:r>
        <w:rPr>
          <w:rFonts w:ascii="Arial"/>
          <w:spacing w:val="-4"/>
        </w:rPr>
        <w:t>into</w:t>
      </w:r>
      <w:r>
        <w:rPr>
          <w:rFonts w:ascii="Arial"/>
          <w:spacing w:val="-11"/>
        </w:rPr>
        <w:t xml:space="preserve"> </w:t>
      </w:r>
      <w:r>
        <w:rPr>
          <w:rFonts w:ascii="Arial"/>
          <w:spacing w:val="-4"/>
        </w:rPr>
        <w:t>one</w:t>
      </w:r>
      <w:r>
        <w:rPr>
          <w:rFonts w:ascii="Arial"/>
          <w:spacing w:val="-11"/>
        </w:rPr>
        <w:t xml:space="preserve"> </w:t>
      </w:r>
      <w:r>
        <w:rPr>
          <w:rFonts w:ascii="Arial"/>
          <w:spacing w:val="-4"/>
        </w:rPr>
        <w:t>ensemble</w:t>
      </w:r>
      <w:r>
        <w:rPr>
          <w:rFonts w:ascii="Arial"/>
          <w:spacing w:val="-12"/>
        </w:rPr>
        <w:t xml:space="preserve"> </w:t>
      </w:r>
      <w:r>
        <w:rPr>
          <w:rFonts w:ascii="Arial"/>
          <w:spacing w:val="-4"/>
        </w:rPr>
        <w:t>per</w:t>
      </w:r>
      <w:r>
        <w:rPr>
          <w:rFonts w:ascii="Arial"/>
          <w:spacing w:val="-11"/>
        </w:rPr>
        <w:t xml:space="preserve"> </w:t>
      </w:r>
      <w:r>
        <w:rPr>
          <w:rFonts w:ascii="Arial"/>
          <w:spacing w:val="-4"/>
        </w:rPr>
        <w:t>SDM</w:t>
      </w:r>
      <w:r>
        <w:rPr>
          <w:rFonts w:ascii="Arial"/>
          <w:spacing w:val="-11"/>
        </w:rPr>
        <w:t xml:space="preserve"> </w:t>
      </w:r>
      <w:r>
        <w:rPr>
          <w:rFonts w:ascii="Arial"/>
          <w:spacing w:val="-4"/>
        </w:rPr>
        <w:t>approach.</w:t>
      </w:r>
    </w:p>
    <w:p w14:paraId="1902EBCD" w14:textId="77777777" w:rsidR="00F52AD7" w:rsidRDefault="00F52AD7">
      <w:pPr>
        <w:spacing w:line="283" w:lineRule="auto"/>
        <w:jc w:val="both"/>
        <w:rPr>
          <w:rFonts w:ascii="Arial"/>
        </w:rPr>
        <w:sectPr w:rsidR="00F52AD7">
          <w:type w:val="continuous"/>
          <w:pgSz w:w="11910" w:h="16840"/>
          <w:pgMar w:top="860" w:right="960" w:bottom="800" w:left="1220" w:header="0" w:footer="606" w:gutter="0"/>
          <w:cols w:space="720"/>
        </w:sectPr>
      </w:pPr>
    </w:p>
    <w:p w14:paraId="201CCCE6" w14:textId="77777777" w:rsidR="00F52AD7" w:rsidRDefault="00000000">
      <w:pPr>
        <w:pStyle w:val="Corpsdetexte"/>
        <w:spacing w:before="131" w:line="276" w:lineRule="auto"/>
        <w:ind w:left="188" w:right="408" w:hanging="19"/>
        <w:jc w:val="both"/>
      </w:pPr>
      <w:r>
        <w:lastRenderedPageBreak/>
        <w:t>(33.7%</w:t>
      </w:r>
      <w:r>
        <w:rPr>
          <w:spacing w:val="40"/>
        </w:rPr>
        <w:t xml:space="preserve"> </w:t>
      </w:r>
      <w:r>
        <w:t>on</w:t>
      </w:r>
      <w:r>
        <w:rPr>
          <w:spacing w:val="40"/>
        </w:rPr>
        <w:t xml:space="preserve"> </w:t>
      </w:r>
      <w:r>
        <w:t>average)</w:t>
      </w:r>
      <w:r>
        <w:rPr>
          <w:spacing w:val="40"/>
        </w:rPr>
        <w:t xml:space="preserve"> </w:t>
      </w:r>
      <w:r>
        <w:t>than</w:t>
      </w:r>
      <w:r>
        <w:rPr>
          <w:spacing w:val="40"/>
        </w:rPr>
        <w:t xml:space="preserve"> </w:t>
      </w:r>
      <w:r>
        <w:t>the</w:t>
      </w:r>
      <w:r>
        <w:rPr>
          <w:spacing w:val="40"/>
        </w:rPr>
        <w:t xml:space="preserve"> </w:t>
      </w:r>
      <w:r>
        <w:t>difference</w:t>
      </w:r>
      <w:r>
        <w:rPr>
          <w:spacing w:val="40"/>
        </w:rPr>
        <w:t xml:space="preserve"> </w:t>
      </w:r>
      <w:r>
        <w:t>across</w:t>
      </w:r>
      <w:r>
        <w:rPr>
          <w:spacing w:val="40"/>
        </w:rPr>
        <w:t xml:space="preserve"> </w:t>
      </w:r>
      <w:r>
        <w:t>species</w:t>
      </w:r>
      <w:r>
        <w:rPr>
          <w:spacing w:val="40"/>
        </w:rPr>
        <w:t xml:space="preserve"> </w:t>
      </w:r>
      <w:r>
        <w:t>(14.4%).</w:t>
      </w:r>
      <w:r>
        <w:rPr>
          <w:spacing w:val="80"/>
        </w:rPr>
        <w:t xml:space="preserve"> </w:t>
      </w:r>
      <w:r>
        <w:t>In</w:t>
      </w:r>
      <w:r>
        <w:rPr>
          <w:spacing w:val="40"/>
        </w:rPr>
        <w:t xml:space="preserve"> </w:t>
      </w:r>
      <w:r>
        <w:t>such</w:t>
      </w:r>
      <w:r>
        <w:rPr>
          <w:spacing w:val="40"/>
        </w:rPr>
        <w:t xml:space="preserve"> </w:t>
      </w:r>
      <w:r>
        <w:t>notable</w:t>
      </w:r>
      <w:r>
        <w:rPr>
          <w:spacing w:val="40"/>
        </w:rPr>
        <w:t xml:space="preserve"> </w:t>
      </w:r>
      <w:r>
        <w:t>case,</w:t>
      </w:r>
      <w:r>
        <w:rPr>
          <w:spacing w:val="40"/>
        </w:rPr>
        <w:t xml:space="preserve"> </w:t>
      </w:r>
      <w:r>
        <w:t>it thus seems more critical to encompass the full model diversity rather than the full species diversity to get a comprehensive assessment of the magnitude of climatic suitability change. Note,</w:t>
      </w:r>
      <w:r>
        <w:rPr>
          <w:spacing w:val="40"/>
        </w:rPr>
        <w:t xml:space="preserve"> </w:t>
      </w:r>
      <w:r>
        <w:t>however,</w:t>
      </w:r>
      <w:r>
        <w:rPr>
          <w:spacing w:val="40"/>
        </w:rPr>
        <w:t xml:space="preserve"> </w:t>
      </w:r>
      <w:r>
        <w:t>that</w:t>
      </w:r>
      <w:r>
        <w:rPr>
          <w:spacing w:val="40"/>
        </w:rPr>
        <w:t xml:space="preserve"> </w:t>
      </w:r>
      <w:r>
        <w:t>the</w:t>
      </w:r>
      <w:r>
        <w:rPr>
          <w:spacing w:val="40"/>
        </w:rPr>
        <w:t xml:space="preserve"> </w:t>
      </w:r>
      <w:r>
        <w:t>models</w:t>
      </w:r>
      <w:r>
        <w:rPr>
          <w:spacing w:val="40"/>
        </w:rPr>
        <w:t xml:space="preserve"> </w:t>
      </w:r>
      <w:r>
        <w:t>agree</w:t>
      </w:r>
      <w:r>
        <w:rPr>
          <w:spacing w:val="40"/>
        </w:rPr>
        <w:t xml:space="preserve"> </w:t>
      </w:r>
      <w:r>
        <w:t>on</w:t>
      </w:r>
      <w:r>
        <w:rPr>
          <w:spacing w:val="40"/>
        </w:rPr>
        <w:t xml:space="preserve"> </w:t>
      </w:r>
      <w:r>
        <w:t>more</w:t>
      </w:r>
      <w:r>
        <w:rPr>
          <w:spacing w:val="40"/>
        </w:rPr>
        <w:t xml:space="preserve"> </w:t>
      </w:r>
      <w:r>
        <w:t>suitable</w:t>
      </w:r>
      <w:r>
        <w:rPr>
          <w:spacing w:val="40"/>
        </w:rPr>
        <w:t xml:space="preserve"> </w:t>
      </w:r>
      <w:r>
        <w:t>climatic</w:t>
      </w:r>
      <w:r>
        <w:rPr>
          <w:spacing w:val="40"/>
        </w:rPr>
        <w:t xml:space="preserve"> </w:t>
      </w:r>
      <w:r>
        <w:t>conditions</w:t>
      </w:r>
      <w:r>
        <w:rPr>
          <w:spacing w:val="40"/>
        </w:rPr>
        <w:t xml:space="preserve"> </w:t>
      </w:r>
      <w:r>
        <w:t>in</w:t>
      </w:r>
      <w:r>
        <w:rPr>
          <w:spacing w:val="40"/>
        </w:rPr>
        <w:t xml:space="preserve"> </w:t>
      </w:r>
      <w:r>
        <w:t>this</w:t>
      </w:r>
      <w:r>
        <w:rPr>
          <w:spacing w:val="40"/>
        </w:rPr>
        <w:t xml:space="preserve"> </w:t>
      </w:r>
      <w:r>
        <w:t>region by the end of the 21</w:t>
      </w:r>
      <w:proofErr w:type="spellStart"/>
      <w:r>
        <w:rPr>
          <w:position w:val="9"/>
          <w:sz w:val="16"/>
        </w:rPr>
        <w:t>st</w:t>
      </w:r>
      <w:proofErr w:type="spellEnd"/>
      <w:r>
        <w:rPr>
          <w:spacing w:val="40"/>
          <w:position w:val="9"/>
          <w:sz w:val="16"/>
        </w:rPr>
        <w:t xml:space="preserve"> </w:t>
      </w:r>
      <w:r>
        <w:t>century (</w:t>
      </w:r>
      <w:hyperlink w:anchor="_bookmark1" w:history="1">
        <w:r w:rsidR="00F52AD7">
          <w:rPr>
            <w:color w:val="E94D52"/>
          </w:rPr>
          <w:t>Figure 21a</w:t>
        </w:r>
      </w:hyperlink>
      <w:r>
        <w:t>). At the species-level, the differences between modelling approaches is the main source of uncertainty for all the species considered here,</w:t>
      </w:r>
      <w:r>
        <w:rPr>
          <w:spacing w:val="80"/>
        </w:rPr>
        <w:t xml:space="preserve"> </w:t>
      </w:r>
      <w:r>
        <w:t>and</w:t>
      </w:r>
      <w:r>
        <w:rPr>
          <w:spacing w:val="27"/>
        </w:rPr>
        <w:t xml:space="preserve"> </w:t>
      </w:r>
      <w:r>
        <w:t>explain</w:t>
      </w:r>
      <w:r>
        <w:rPr>
          <w:spacing w:val="27"/>
        </w:rPr>
        <w:t xml:space="preserve"> </w:t>
      </w:r>
      <w:r>
        <w:t>between</w:t>
      </w:r>
      <w:r>
        <w:rPr>
          <w:spacing w:val="27"/>
        </w:rPr>
        <w:t xml:space="preserve"> </w:t>
      </w:r>
      <w:r>
        <w:t>45%</w:t>
      </w:r>
      <w:r>
        <w:rPr>
          <w:spacing w:val="27"/>
        </w:rPr>
        <w:t xml:space="preserve"> </w:t>
      </w:r>
      <w:r>
        <w:t>and</w:t>
      </w:r>
      <w:r>
        <w:rPr>
          <w:spacing w:val="27"/>
        </w:rPr>
        <w:t xml:space="preserve"> </w:t>
      </w:r>
      <w:r>
        <w:t>60%</w:t>
      </w:r>
      <w:r>
        <w:rPr>
          <w:spacing w:val="27"/>
        </w:rPr>
        <w:t xml:space="preserve"> </w:t>
      </w:r>
      <w:r>
        <w:t>of</w:t>
      </w:r>
      <w:r>
        <w:rPr>
          <w:spacing w:val="27"/>
        </w:rPr>
        <w:t xml:space="preserve"> </w:t>
      </w:r>
      <w:r>
        <w:t>the</w:t>
      </w:r>
      <w:r>
        <w:rPr>
          <w:spacing w:val="27"/>
        </w:rPr>
        <w:t xml:space="preserve"> </w:t>
      </w:r>
      <w:r>
        <w:t>total</w:t>
      </w:r>
      <w:r>
        <w:rPr>
          <w:spacing w:val="27"/>
        </w:rPr>
        <w:t xml:space="preserve"> </w:t>
      </w:r>
      <w:r>
        <w:t>uncertainty</w:t>
      </w:r>
      <w:r>
        <w:rPr>
          <w:spacing w:val="27"/>
        </w:rPr>
        <w:t xml:space="preserve"> </w:t>
      </w:r>
      <w:r>
        <w:t>on</w:t>
      </w:r>
      <w:r>
        <w:rPr>
          <w:spacing w:val="27"/>
        </w:rPr>
        <w:t xml:space="preserve"> </w:t>
      </w:r>
      <w:r>
        <w:t>average</w:t>
      </w:r>
      <w:r>
        <w:rPr>
          <w:spacing w:val="27"/>
        </w:rPr>
        <w:t xml:space="preserve"> </w:t>
      </w:r>
      <w:r>
        <w:t>(</w:t>
      </w:r>
      <w:hyperlink w:anchor="_bookmark2" w:history="1">
        <w:r w:rsidR="00F52AD7">
          <w:rPr>
            <w:color w:val="E94D52"/>
          </w:rPr>
          <w:t>Figure</w:t>
        </w:r>
        <w:r w:rsidR="00F52AD7">
          <w:rPr>
            <w:color w:val="E94D52"/>
            <w:spacing w:val="27"/>
          </w:rPr>
          <w:t xml:space="preserve"> </w:t>
        </w:r>
        <w:r w:rsidR="00F52AD7">
          <w:rPr>
            <w:color w:val="E94D52"/>
          </w:rPr>
          <w:t>22</w:t>
        </w:r>
      </w:hyperlink>
      <w:r>
        <w:t>).</w:t>
      </w:r>
      <w:r>
        <w:rPr>
          <w:spacing w:val="40"/>
        </w:rPr>
        <w:t xml:space="preserve"> </w:t>
      </w:r>
      <w:r>
        <w:t>One</w:t>
      </w:r>
      <w:r>
        <w:rPr>
          <w:spacing w:val="27"/>
        </w:rPr>
        <w:t xml:space="preserve"> </w:t>
      </w:r>
      <w:r>
        <w:t>of the striking example is the climatic suitability change of sessile oak in the Atlantic region, where</w:t>
      </w:r>
      <w:r>
        <w:rPr>
          <w:spacing w:val="40"/>
        </w:rPr>
        <w:t xml:space="preserve"> </w:t>
      </w:r>
      <w:r>
        <w:t>it</w:t>
      </w:r>
      <w:r>
        <w:rPr>
          <w:spacing w:val="40"/>
        </w:rPr>
        <w:t xml:space="preserve"> </w:t>
      </w:r>
      <w:r>
        <w:t>represents</w:t>
      </w:r>
      <w:r>
        <w:rPr>
          <w:spacing w:val="40"/>
        </w:rPr>
        <w:t xml:space="preserve"> </w:t>
      </w:r>
      <w:r>
        <w:t>an</w:t>
      </w:r>
      <w:r>
        <w:rPr>
          <w:spacing w:val="40"/>
        </w:rPr>
        <w:t xml:space="preserve"> </w:t>
      </w:r>
      <w:r>
        <w:t>important</w:t>
      </w:r>
      <w:r>
        <w:rPr>
          <w:spacing w:val="40"/>
        </w:rPr>
        <w:t xml:space="preserve"> </w:t>
      </w:r>
      <w:r>
        <w:t>cultural</w:t>
      </w:r>
      <w:r>
        <w:rPr>
          <w:spacing w:val="40"/>
        </w:rPr>
        <w:t xml:space="preserve"> </w:t>
      </w:r>
      <w:r>
        <w:t>and</w:t>
      </w:r>
      <w:r>
        <w:rPr>
          <w:spacing w:val="40"/>
        </w:rPr>
        <w:t xml:space="preserve"> </w:t>
      </w:r>
      <w:r>
        <w:t>economic</w:t>
      </w:r>
      <w:r>
        <w:rPr>
          <w:spacing w:val="40"/>
        </w:rPr>
        <w:t xml:space="preserve"> </w:t>
      </w:r>
      <w:r>
        <w:t>value,</w:t>
      </w:r>
      <w:r>
        <w:rPr>
          <w:spacing w:val="40"/>
        </w:rPr>
        <w:t xml:space="preserve"> </w:t>
      </w:r>
      <w:r>
        <w:t>and</w:t>
      </w:r>
      <w:r>
        <w:rPr>
          <w:spacing w:val="40"/>
        </w:rPr>
        <w:t xml:space="preserve"> </w:t>
      </w:r>
      <w:r>
        <w:t>for</w:t>
      </w:r>
      <w:r>
        <w:rPr>
          <w:spacing w:val="40"/>
        </w:rPr>
        <w:t xml:space="preserve"> </w:t>
      </w:r>
      <w:r>
        <w:t>which</w:t>
      </w:r>
      <w:r>
        <w:rPr>
          <w:spacing w:val="40"/>
        </w:rPr>
        <w:t xml:space="preserve"> </w:t>
      </w:r>
      <w:r>
        <w:t>more</w:t>
      </w:r>
      <w:r>
        <w:rPr>
          <w:spacing w:val="40"/>
        </w:rPr>
        <w:t xml:space="preserve"> </w:t>
      </w:r>
      <w:r>
        <w:t>than 80%</w:t>
      </w:r>
      <w:r>
        <w:rPr>
          <w:spacing w:val="38"/>
        </w:rPr>
        <w:t xml:space="preserve"> </w:t>
      </w:r>
      <w:r>
        <w:t>of</w:t>
      </w:r>
      <w:r>
        <w:rPr>
          <w:spacing w:val="38"/>
        </w:rPr>
        <w:t xml:space="preserve"> </w:t>
      </w:r>
      <w:r>
        <w:t>the</w:t>
      </w:r>
      <w:r>
        <w:rPr>
          <w:spacing w:val="38"/>
        </w:rPr>
        <w:t xml:space="preserve"> </w:t>
      </w:r>
      <w:r>
        <w:t>uncertainty</w:t>
      </w:r>
      <w:r>
        <w:rPr>
          <w:spacing w:val="38"/>
        </w:rPr>
        <w:t xml:space="preserve"> </w:t>
      </w:r>
      <w:r>
        <w:t>in</w:t>
      </w:r>
      <w:r>
        <w:rPr>
          <w:spacing w:val="38"/>
        </w:rPr>
        <w:t xml:space="preserve"> </w:t>
      </w:r>
      <w:r>
        <w:t>climate</w:t>
      </w:r>
      <w:r>
        <w:rPr>
          <w:spacing w:val="38"/>
        </w:rPr>
        <w:t xml:space="preserve"> </w:t>
      </w:r>
      <w:r>
        <w:t>change</w:t>
      </w:r>
      <w:r>
        <w:rPr>
          <w:spacing w:val="38"/>
        </w:rPr>
        <w:t xml:space="preserve"> </w:t>
      </w:r>
      <w:r>
        <w:t>impact</w:t>
      </w:r>
      <w:r>
        <w:rPr>
          <w:spacing w:val="38"/>
        </w:rPr>
        <w:t xml:space="preserve"> </w:t>
      </w:r>
      <w:r>
        <w:t>projections</w:t>
      </w:r>
      <w:r>
        <w:rPr>
          <w:spacing w:val="38"/>
        </w:rPr>
        <w:t xml:space="preserve"> </w:t>
      </w:r>
      <w:r>
        <w:t>was</w:t>
      </w:r>
      <w:r>
        <w:rPr>
          <w:spacing w:val="38"/>
        </w:rPr>
        <w:t xml:space="preserve"> </w:t>
      </w:r>
      <w:r>
        <w:t>due</w:t>
      </w:r>
      <w:r>
        <w:rPr>
          <w:spacing w:val="38"/>
        </w:rPr>
        <w:t xml:space="preserve"> </w:t>
      </w:r>
      <w:r>
        <w:t>to</w:t>
      </w:r>
      <w:r>
        <w:rPr>
          <w:spacing w:val="38"/>
        </w:rPr>
        <w:t xml:space="preserve"> </w:t>
      </w:r>
      <w:r>
        <w:t>variations</w:t>
      </w:r>
      <w:r>
        <w:rPr>
          <w:spacing w:val="38"/>
        </w:rPr>
        <w:t xml:space="preserve"> </w:t>
      </w:r>
      <w:r>
        <w:t>among the different approaches of SDMs.</w:t>
      </w:r>
    </w:p>
    <w:p w14:paraId="0BED5A97" w14:textId="77777777" w:rsidR="00F52AD7" w:rsidRDefault="00000000">
      <w:pPr>
        <w:pStyle w:val="Corpsdetexte"/>
        <w:spacing w:before="163" w:line="276" w:lineRule="auto"/>
        <w:ind w:left="188" w:right="416" w:firstLine="8"/>
        <w:jc w:val="both"/>
      </w:pPr>
      <w:r>
        <w:rPr>
          <w:w w:val="105"/>
        </w:rPr>
        <w:t>Previous studies had already shown that uncertainties within correlative models can be important</w:t>
      </w:r>
      <w:r>
        <w:rPr>
          <w:spacing w:val="36"/>
          <w:w w:val="105"/>
        </w:rPr>
        <w:t xml:space="preserve"> </w:t>
      </w:r>
      <w:r>
        <w:rPr>
          <w:w w:val="105"/>
        </w:rPr>
        <w:t>(</w:t>
      </w:r>
      <w:proofErr w:type="spellStart"/>
      <w:r>
        <w:rPr>
          <w:color w:val="E94D52"/>
          <w:w w:val="105"/>
        </w:rPr>
        <w:t>Thuiller</w:t>
      </w:r>
      <w:proofErr w:type="spellEnd"/>
      <w:r>
        <w:rPr>
          <w:color w:val="E94D52"/>
          <w:spacing w:val="36"/>
          <w:w w:val="105"/>
        </w:rPr>
        <w:t xml:space="preserve"> </w:t>
      </w:r>
      <w:r>
        <w:rPr>
          <w:color w:val="E94D52"/>
          <w:w w:val="105"/>
        </w:rPr>
        <w:t>et</w:t>
      </w:r>
      <w:r>
        <w:rPr>
          <w:color w:val="E94D52"/>
          <w:spacing w:val="36"/>
          <w:w w:val="105"/>
        </w:rPr>
        <w:t xml:space="preserve"> </w:t>
      </w:r>
      <w:r>
        <w:rPr>
          <w:color w:val="E94D52"/>
          <w:w w:val="105"/>
        </w:rPr>
        <w:t>al</w:t>
      </w:r>
      <w:r>
        <w:rPr>
          <w:w w:val="105"/>
        </w:rPr>
        <w:t>,</w:t>
      </w:r>
      <w:r>
        <w:rPr>
          <w:spacing w:val="36"/>
          <w:w w:val="105"/>
        </w:rPr>
        <w:t xml:space="preserve"> </w:t>
      </w:r>
      <w:r>
        <w:rPr>
          <w:color w:val="E94D52"/>
          <w:w w:val="105"/>
        </w:rPr>
        <w:t>2019</w:t>
      </w:r>
      <w:r>
        <w:rPr>
          <w:w w:val="105"/>
        </w:rPr>
        <w:t>).</w:t>
      </w:r>
      <w:r>
        <w:rPr>
          <w:spacing w:val="80"/>
          <w:w w:val="105"/>
        </w:rPr>
        <w:t xml:space="preserve"> </w:t>
      </w:r>
      <w:r>
        <w:rPr>
          <w:w w:val="105"/>
        </w:rPr>
        <w:t>For</w:t>
      </w:r>
      <w:r>
        <w:rPr>
          <w:spacing w:val="36"/>
          <w:w w:val="105"/>
        </w:rPr>
        <w:t xml:space="preserve"> </w:t>
      </w:r>
      <w:r>
        <w:rPr>
          <w:w w:val="105"/>
        </w:rPr>
        <w:t>example,</w:t>
      </w:r>
      <w:r>
        <w:rPr>
          <w:spacing w:val="38"/>
          <w:w w:val="105"/>
        </w:rPr>
        <w:t xml:space="preserve"> </w:t>
      </w:r>
      <w:r>
        <w:rPr>
          <w:w w:val="105"/>
        </w:rPr>
        <w:t>in</w:t>
      </w:r>
      <w:r>
        <w:rPr>
          <w:spacing w:val="36"/>
          <w:w w:val="105"/>
        </w:rPr>
        <w:t xml:space="preserve"> </w:t>
      </w:r>
      <w:proofErr w:type="spellStart"/>
      <w:r>
        <w:rPr>
          <w:color w:val="E94D52"/>
          <w:w w:val="105"/>
        </w:rPr>
        <w:t>Wessely</w:t>
      </w:r>
      <w:proofErr w:type="spellEnd"/>
      <w:r>
        <w:rPr>
          <w:color w:val="E94D52"/>
          <w:spacing w:val="36"/>
          <w:w w:val="105"/>
        </w:rPr>
        <w:t xml:space="preserve"> </w:t>
      </w:r>
      <w:r>
        <w:rPr>
          <w:color w:val="E94D52"/>
          <w:w w:val="105"/>
        </w:rPr>
        <w:t>et</w:t>
      </w:r>
      <w:r>
        <w:rPr>
          <w:color w:val="E94D52"/>
          <w:spacing w:val="36"/>
          <w:w w:val="105"/>
        </w:rPr>
        <w:t xml:space="preserve"> </w:t>
      </w:r>
      <w:r>
        <w:rPr>
          <w:color w:val="E94D52"/>
          <w:w w:val="105"/>
        </w:rPr>
        <w:t>al</w:t>
      </w:r>
      <w:r>
        <w:rPr>
          <w:color w:val="E94D52"/>
          <w:spacing w:val="36"/>
          <w:w w:val="105"/>
        </w:rPr>
        <w:t xml:space="preserve"> </w:t>
      </w:r>
      <w:r>
        <w:rPr>
          <w:w w:val="105"/>
        </w:rPr>
        <w:t>(</w:t>
      </w:r>
      <w:r>
        <w:rPr>
          <w:color w:val="E94D52"/>
          <w:w w:val="105"/>
        </w:rPr>
        <w:t>2024</w:t>
      </w:r>
      <w:r>
        <w:rPr>
          <w:w w:val="105"/>
        </w:rPr>
        <w:t>),</w:t>
      </w:r>
      <w:r>
        <w:rPr>
          <w:spacing w:val="38"/>
          <w:w w:val="105"/>
        </w:rPr>
        <w:t xml:space="preserve"> </w:t>
      </w:r>
      <w:r>
        <w:rPr>
          <w:w w:val="105"/>
        </w:rPr>
        <w:t>the</w:t>
      </w:r>
      <w:r>
        <w:rPr>
          <w:spacing w:val="36"/>
          <w:w w:val="105"/>
        </w:rPr>
        <w:t xml:space="preserve"> </w:t>
      </w:r>
      <w:r>
        <w:rPr>
          <w:w w:val="105"/>
        </w:rPr>
        <w:t>proportion of</w:t>
      </w:r>
      <w:r>
        <w:rPr>
          <w:spacing w:val="34"/>
          <w:w w:val="105"/>
        </w:rPr>
        <w:t xml:space="preserve"> </w:t>
      </w:r>
      <w:r>
        <w:rPr>
          <w:w w:val="105"/>
        </w:rPr>
        <w:t>species</w:t>
      </w:r>
      <w:r>
        <w:rPr>
          <w:spacing w:val="34"/>
          <w:w w:val="105"/>
        </w:rPr>
        <w:t xml:space="preserve"> </w:t>
      </w:r>
      <w:r>
        <w:rPr>
          <w:w w:val="105"/>
        </w:rPr>
        <w:t>from</w:t>
      </w:r>
      <w:r>
        <w:rPr>
          <w:spacing w:val="34"/>
          <w:w w:val="105"/>
        </w:rPr>
        <w:t xml:space="preserve"> </w:t>
      </w:r>
      <w:r>
        <w:rPr>
          <w:w w:val="105"/>
        </w:rPr>
        <w:t>the</w:t>
      </w:r>
      <w:r>
        <w:rPr>
          <w:spacing w:val="34"/>
          <w:w w:val="105"/>
        </w:rPr>
        <w:t xml:space="preserve"> </w:t>
      </w:r>
      <w:r>
        <w:rPr>
          <w:w w:val="105"/>
        </w:rPr>
        <w:t>current</w:t>
      </w:r>
      <w:r>
        <w:rPr>
          <w:spacing w:val="34"/>
          <w:w w:val="105"/>
        </w:rPr>
        <w:t xml:space="preserve"> </w:t>
      </w:r>
      <w:r>
        <w:rPr>
          <w:w w:val="105"/>
        </w:rPr>
        <w:t>European</w:t>
      </w:r>
      <w:r>
        <w:rPr>
          <w:spacing w:val="34"/>
          <w:w w:val="105"/>
        </w:rPr>
        <w:t xml:space="preserve"> </w:t>
      </w:r>
      <w:r>
        <w:rPr>
          <w:w w:val="105"/>
        </w:rPr>
        <w:t>species</w:t>
      </w:r>
      <w:r>
        <w:rPr>
          <w:spacing w:val="34"/>
          <w:w w:val="105"/>
        </w:rPr>
        <w:t xml:space="preserve"> </w:t>
      </w:r>
      <w:r>
        <w:rPr>
          <w:w w:val="105"/>
        </w:rPr>
        <w:t>pool</w:t>
      </w:r>
      <w:r>
        <w:rPr>
          <w:spacing w:val="34"/>
          <w:w w:val="105"/>
        </w:rPr>
        <w:t xml:space="preserve"> </w:t>
      </w:r>
      <w:r>
        <w:rPr>
          <w:w w:val="105"/>
        </w:rPr>
        <w:t>that</w:t>
      </w:r>
      <w:r>
        <w:rPr>
          <w:spacing w:val="34"/>
          <w:w w:val="105"/>
        </w:rPr>
        <w:t xml:space="preserve"> </w:t>
      </w:r>
      <w:r>
        <w:rPr>
          <w:w w:val="105"/>
        </w:rPr>
        <w:t>cannot</w:t>
      </w:r>
      <w:r>
        <w:rPr>
          <w:spacing w:val="34"/>
          <w:w w:val="105"/>
        </w:rPr>
        <w:t xml:space="preserve"> </w:t>
      </w:r>
      <w:r>
        <w:rPr>
          <w:w w:val="105"/>
        </w:rPr>
        <w:t>be</w:t>
      </w:r>
      <w:r>
        <w:rPr>
          <w:spacing w:val="34"/>
          <w:w w:val="105"/>
        </w:rPr>
        <w:t xml:space="preserve"> </w:t>
      </w:r>
      <w:r>
        <w:rPr>
          <w:w w:val="105"/>
        </w:rPr>
        <w:t>sustained</w:t>
      </w:r>
      <w:r>
        <w:rPr>
          <w:spacing w:val="34"/>
          <w:w w:val="105"/>
        </w:rPr>
        <w:t xml:space="preserve"> </w:t>
      </w:r>
      <w:r>
        <w:rPr>
          <w:w w:val="105"/>
        </w:rPr>
        <w:t>throughout the century ranges from 24.5% (GLM) to 76.6% (Random Forest).</w:t>
      </w:r>
      <w:r>
        <w:rPr>
          <w:spacing w:val="40"/>
          <w:w w:val="105"/>
        </w:rPr>
        <w:t xml:space="preserve"> </w:t>
      </w:r>
      <w:r>
        <w:rPr>
          <w:w w:val="105"/>
        </w:rPr>
        <w:t>Here we show that when considering a larger diversity of models, the total uncertainty in species climate suitability</w:t>
      </w:r>
      <w:r>
        <w:rPr>
          <w:spacing w:val="40"/>
          <w:w w:val="105"/>
        </w:rPr>
        <w:t xml:space="preserve"> </w:t>
      </w:r>
      <w:r>
        <w:rPr>
          <w:w w:val="105"/>
        </w:rPr>
        <w:t>is</w:t>
      </w:r>
      <w:r>
        <w:rPr>
          <w:spacing w:val="40"/>
          <w:w w:val="105"/>
        </w:rPr>
        <w:t xml:space="preserve"> </w:t>
      </w:r>
      <w:r>
        <w:rPr>
          <w:w w:val="105"/>
        </w:rPr>
        <w:t>even</w:t>
      </w:r>
      <w:r>
        <w:rPr>
          <w:spacing w:val="40"/>
          <w:w w:val="105"/>
        </w:rPr>
        <w:t xml:space="preserve"> </w:t>
      </w:r>
      <w:r>
        <w:rPr>
          <w:w w:val="105"/>
        </w:rPr>
        <w:t>higher</w:t>
      </w:r>
      <w:r>
        <w:rPr>
          <w:spacing w:val="40"/>
          <w:w w:val="105"/>
        </w:rPr>
        <w:t xml:space="preserve"> </w:t>
      </w:r>
      <w:r>
        <w:rPr>
          <w:w w:val="105"/>
        </w:rPr>
        <w:t>(</w:t>
      </w:r>
      <w:hyperlink w:anchor="_bookmark2" w:history="1">
        <w:r w:rsidR="00F52AD7">
          <w:rPr>
            <w:color w:val="E94D52"/>
            <w:w w:val="105"/>
          </w:rPr>
          <w:t>Figures</w:t>
        </w:r>
        <w:r w:rsidR="00F52AD7">
          <w:rPr>
            <w:color w:val="E94D52"/>
            <w:spacing w:val="40"/>
            <w:w w:val="105"/>
          </w:rPr>
          <w:t xml:space="preserve"> </w:t>
        </w:r>
        <w:r w:rsidR="00F52AD7">
          <w:rPr>
            <w:color w:val="E94D52"/>
            <w:w w:val="105"/>
          </w:rPr>
          <w:t>22</w:t>
        </w:r>
      </w:hyperlink>
      <w:r>
        <w:rPr>
          <w:color w:val="E94D52"/>
          <w:spacing w:val="40"/>
          <w:w w:val="105"/>
        </w:rPr>
        <w:t xml:space="preserve"> </w:t>
      </w:r>
      <w:r>
        <w:rPr>
          <w:w w:val="105"/>
        </w:rPr>
        <w:t>and</w:t>
      </w:r>
      <w:r>
        <w:rPr>
          <w:spacing w:val="40"/>
          <w:w w:val="105"/>
        </w:rPr>
        <w:t xml:space="preserve"> </w:t>
      </w:r>
      <w:r>
        <w:rPr>
          <w:color w:val="E94D52"/>
          <w:w w:val="105"/>
        </w:rPr>
        <w:t>S31</w:t>
      </w:r>
      <w:r>
        <w:rPr>
          <w:w w:val="105"/>
        </w:rPr>
        <w:t>).</w:t>
      </w:r>
      <w:r>
        <w:rPr>
          <w:spacing w:val="80"/>
          <w:w w:val="105"/>
        </w:rPr>
        <w:t xml:space="preserve"> </w:t>
      </w:r>
      <w:r>
        <w:rPr>
          <w:w w:val="105"/>
        </w:rPr>
        <w:t>Note</w:t>
      </w:r>
      <w:r>
        <w:rPr>
          <w:spacing w:val="40"/>
          <w:w w:val="105"/>
        </w:rPr>
        <w:t xml:space="preserve"> </w:t>
      </w:r>
      <w:r>
        <w:rPr>
          <w:w w:val="105"/>
        </w:rPr>
        <w:t>in</w:t>
      </w:r>
      <w:r>
        <w:rPr>
          <w:spacing w:val="40"/>
          <w:w w:val="105"/>
        </w:rPr>
        <w:t xml:space="preserve"> </w:t>
      </w:r>
      <w:r>
        <w:rPr>
          <w:w w:val="105"/>
        </w:rPr>
        <w:t>addition</w:t>
      </w:r>
      <w:r>
        <w:rPr>
          <w:spacing w:val="40"/>
          <w:w w:val="105"/>
        </w:rPr>
        <w:t xml:space="preserve"> </w:t>
      </w:r>
      <w:r>
        <w:rPr>
          <w:w w:val="105"/>
        </w:rPr>
        <w:t>that</w:t>
      </w:r>
      <w:r>
        <w:rPr>
          <w:spacing w:val="40"/>
          <w:w w:val="105"/>
        </w:rPr>
        <w:t xml:space="preserve"> </w:t>
      </w:r>
      <w:r>
        <w:rPr>
          <w:w w:val="105"/>
        </w:rPr>
        <w:t>we</w:t>
      </w:r>
      <w:r>
        <w:rPr>
          <w:spacing w:val="40"/>
          <w:w w:val="105"/>
        </w:rPr>
        <w:t xml:space="preserve"> </w:t>
      </w:r>
      <w:r>
        <w:rPr>
          <w:w w:val="105"/>
        </w:rPr>
        <w:t>considered only one process-explicit model and focused on diverse approaches along the correlative- process continuum, but differences between process-explicit models can also be higher than differences between climate projections (</w:t>
      </w:r>
      <w:r>
        <w:rPr>
          <w:color w:val="E94D52"/>
          <w:w w:val="105"/>
        </w:rPr>
        <w:t>Asseng et al</w:t>
      </w:r>
      <w:r>
        <w:rPr>
          <w:w w:val="105"/>
        </w:rPr>
        <w:t xml:space="preserve">, </w:t>
      </w:r>
      <w:r>
        <w:rPr>
          <w:color w:val="E94D52"/>
          <w:w w:val="105"/>
        </w:rPr>
        <w:t>2013</w:t>
      </w:r>
      <w:r>
        <w:rPr>
          <w:w w:val="105"/>
        </w:rPr>
        <w:t>).</w:t>
      </w:r>
      <w:r>
        <w:rPr>
          <w:spacing w:val="40"/>
          <w:w w:val="105"/>
        </w:rPr>
        <w:t xml:space="preserve"> </w:t>
      </w:r>
      <w:r>
        <w:rPr>
          <w:w w:val="105"/>
        </w:rPr>
        <w:t>Ignoring the full diversity of models bias the estimation of other effects. For example, for beech, we would have estimated that discrepancies between GCMs would have been the major source of uncertainties (39.8%), higher than the SDM uncertainty (33.8%), whereas it was in reality much</w:t>
      </w:r>
      <w:r>
        <w:rPr>
          <w:spacing w:val="-15"/>
          <w:w w:val="105"/>
        </w:rPr>
        <w:t xml:space="preserve"> </w:t>
      </w:r>
      <w:r>
        <w:rPr>
          <w:w w:val="105"/>
        </w:rPr>
        <w:t>lower</w:t>
      </w:r>
      <w:r>
        <w:rPr>
          <w:spacing w:val="-15"/>
          <w:w w:val="105"/>
        </w:rPr>
        <w:t xml:space="preserve"> </w:t>
      </w:r>
      <w:r>
        <w:rPr>
          <w:w w:val="105"/>
        </w:rPr>
        <w:t>(18.8%)</w:t>
      </w:r>
      <w:r>
        <w:rPr>
          <w:spacing w:val="-15"/>
          <w:w w:val="105"/>
        </w:rPr>
        <w:t xml:space="preserve"> </w:t>
      </w:r>
      <w:r>
        <w:rPr>
          <w:w w:val="105"/>
        </w:rPr>
        <w:t>than</w:t>
      </w:r>
      <w:r>
        <w:rPr>
          <w:spacing w:val="-15"/>
          <w:w w:val="105"/>
        </w:rPr>
        <w:t xml:space="preserve"> </w:t>
      </w:r>
      <w:r>
        <w:rPr>
          <w:w w:val="105"/>
        </w:rPr>
        <w:t>SDM</w:t>
      </w:r>
      <w:r>
        <w:rPr>
          <w:spacing w:val="-15"/>
          <w:w w:val="105"/>
        </w:rPr>
        <w:t xml:space="preserve"> </w:t>
      </w:r>
      <w:r>
        <w:rPr>
          <w:w w:val="105"/>
        </w:rPr>
        <w:t>uncertainty</w:t>
      </w:r>
      <w:r>
        <w:rPr>
          <w:spacing w:val="-15"/>
          <w:w w:val="105"/>
        </w:rPr>
        <w:t xml:space="preserve"> </w:t>
      </w:r>
      <w:r>
        <w:rPr>
          <w:w w:val="105"/>
        </w:rPr>
        <w:t>(51.2%)</w:t>
      </w:r>
      <w:r>
        <w:rPr>
          <w:spacing w:val="-15"/>
          <w:w w:val="105"/>
        </w:rPr>
        <w:t xml:space="preserve"> </w:t>
      </w:r>
      <w:r>
        <w:rPr>
          <w:w w:val="105"/>
        </w:rPr>
        <w:t>when</w:t>
      </w:r>
      <w:r>
        <w:rPr>
          <w:spacing w:val="-15"/>
          <w:w w:val="105"/>
        </w:rPr>
        <w:t xml:space="preserve"> </w:t>
      </w:r>
      <w:r>
        <w:rPr>
          <w:w w:val="105"/>
        </w:rPr>
        <w:t>considering</w:t>
      </w:r>
      <w:r>
        <w:rPr>
          <w:spacing w:val="-15"/>
          <w:w w:val="105"/>
        </w:rPr>
        <w:t xml:space="preserve"> </w:t>
      </w:r>
      <w:r>
        <w:rPr>
          <w:w w:val="105"/>
        </w:rPr>
        <w:t>the</w:t>
      </w:r>
      <w:r>
        <w:rPr>
          <w:spacing w:val="-15"/>
          <w:w w:val="105"/>
        </w:rPr>
        <w:t xml:space="preserve"> </w:t>
      </w:r>
      <w:r>
        <w:rPr>
          <w:w w:val="105"/>
        </w:rPr>
        <w:t>three</w:t>
      </w:r>
      <w:r>
        <w:rPr>
          <w:spacing w:val="-15"/>
          <w:w w:val="105"/>
        </w:rPr>
        <w:t xml:space="preserve"> </w:t>
      </w:r>
      <w:r>
        <w:rPr>
          <w:w w:val="105"/>
        </w:rPr>
        <w:t>approaches of SDMs.</w:t>
      </w:r>
      <w:r>
        <w:rPr>
          <w:spacing w:val="40"/>
          <w:w w:val="105"/>
        </w:rPr>
        <w:t xml:space="preserve"> </w:t>
      </w:r>
      <w:r>
        <w:rPr>
          <w:w w:val="105"/>
        </w:rPr>
        <w:t>Ignoring a large portion of uncertainty in species range projections due to modelling approaches can thus lead to overly confident predictions about which species will or will not be able to survive in future climates.</w:t>
      </w:r>
      <w:r>
        <w:rPr>
          <w:spacing w:val="40"/>
          <w:w w:val="105"/>
        </w:rPr>
        <w:t xml:space="preserve"> </w:t>
      </w:r>
      <w:r>
        <w:rPr>
          <w:w w:val="105"/>
        </w:rPr>
        <w:t>This becomes increasingly true as</w:t>
      </w:r>
      <w:r>
        <w:rPr>
          <w:spacing w:val="80"/>
          <w:w w:val="105"/>
        </w:rPr>
        <w:t xml:space="preserve"> </w:t>
      </w:r>
      <w:r>
        <w:rPr>
          <w:w w:val="105"/>
        </w:rPr>
        <w:t>we approach the end of the 21</w:t>
      </w:r>
      <w:proofErr w:type="spellStart"/>
      <w:r>
        <w:rPr>
          <w:w w:val="105"/>
          <w:position w:val="9"/>
          <w:sz w:val="16"/>
        </w:rPr>
        <w:t>st</w:t>
      </w:r>
      <w:proofErr w:type="spellEnd"/>
      <w:r>
        <w:rPr>
          <w:spacing w:val="40"/>
          <w:w w:val="105"/>
          <w:position w:val="9"/>
          <w:sz w:val="16"/>
        </w:rPr>
        <w:t xml:space="preserve"> </w:t>
      </w:r>
      <w:r>
        <w:rPr>
          <w:w w:val="105"/>
        </w:rPr>
        <w:t>century, where larger climate changes result in larger variation among projections (</w:t>
      </w:r>
      <w:hyperlink w:anchor="_bookmark0" w:history="1">
        <w:r w:rsidR="00F52AD7">
          <w:rPr>
            <w:color w:val="E94D52"/>
            <w:w w:val="105"/>
          </w:rPr>
          <w:t>Figure 20</w:t>
        </w:r>
      </w:hyperlink>
      <w:r>
        <w:rPr>
          <w:w w:val="105"/>
        </w:rPr>
        <w:t>).</w:t>
      </w:r>
    </w:p>
    <w:p w14:paraId="2BB90DD3" w14:textId="77777777" w:rsidR="00F52AD7" w:rsidRDefault="00000000">
      <w:pPr>
        <w:pStyle w:val="Corpsdetexte"/>
        <w:spacing w:before="166" w:line="276" w:lineRule="auto"/>
        <w:ind w:left="169" w:right="408" w:firstLine="27"/>
        <w:jc w:val="both"/>
      </w:pPr>
      <w:r>
        <w:rPr>
          <w:w w:val="105"/>
        </w:rPr>
        <w:t>CSDM and PEM future projections are known to diverge significantly (</w:t>
      </w:r>
      <w:proofErr w:type="spellStart"/>
      <w:r>
        <w:rPr>
          <w:color w:val="E94D52"/>
          <w:w w:val="105"/>
        </w:rPr>
        <w:t>Cheaib</w:t>
      </w:r>
      <w:proofErr w:type="spellEnd"/>
      <w:r>
        <w:rPr>
          <w:color w:val="E94D52"/>
          <w:w w:val="105"/>
        </w:rPr>
        <w:t xml:space="preserve"> et al</w:t>
      </w:r>
      <w:r>
        <w:rPr>
          <w:w w:val="105"/>
        </w:rPr>
        <w:t>,</w:t>
      </w:r>
      <w:r>
        <w:rPr>
          <w:spacing w:val="40"/>
          <w:w w:val="105"/>
        </w:rPr>
        <w:t xml:space="preserve"> </w:t>
      </w:r>
      <w:r>
        <w:rPr>
          <w:color w:val="E94D52"/>
          <w:w w:val="105"/>
        </w:rPr>
        <w:t>2012</w:t>
      </w:r>
      <w:r>
        <w:rPr>
          <w:w w:val="105"/>
        </w:rPr>
        <w:t xml:space="preserve">; </w:t>
      </w:r>
      <w:r>
        <w:rPr>
          <w:color w:val="E94D52"/>
          <w:w w:val="105"/>
        </w:rPr>
        <w:t>Keenan et al</w:t>
      </w:r>
      <w:r>
        <w:rPr>
          <w:w w:val="105"/>
        </w:rPr>
        <w:t xml:space="preserve">, </w:t>
      </w:r>
      <w:r>
        <w:rPr>
          <w:color w:val="E94D52"/>
          <w:w w:val="105"/>
        </w:rPr>
        <w:t>2011a</w:t>
      </w:r>
      <w:r>
        <w:rPr>
          <w:w w:val="105"/>
        </w:rPr>
        <w:t xml:space="preserve">; </w:t>
      </w:r>
      <w:r>
        <w:rPr>
          <w:color w:val="E94D52"/>
          <w:w w:val="105"/>
        </w:rPr>
        <w:t xml:space="preserve">Morin and </w:t>
      </w:r>
      <w:proofErr w:type="spellStart"/>
      <w:r>
        <w:rPr>
          <w:color w:val="E94D52"/>
          <w:w w:val="105"/>
        </w:rPr>
        <w:t>Thuiller</w:t>
      </w:r>
      <w:proofErr w:type="spellEnd"/>
      <w:r>
        <w:rPr>
          <w:w w:val="105"/>
        </w:rPr>
        <w:t xml:space="preserve">, </w:t>
      </w:r>
      <w:r>
        <w:rPr>
          <w:color w:val="E94D52"/>
          <w:w w:val="105"/>
        </w:rPr>
        <w:t>2009</w:t>
      </w:r>
      <w:r>
        <w:rPr>
          <w:w w:val="105"/>
        </w:rPr>
        <w:t xml:space="preserve">; </w:t>
      </w:r>
      <w:proofErr w:type="spellStart"/>
      <w:r>
        <w:rPr>
          <w:color w:val="E94D52"/>
          <w:w w:val="105"/>
        </w:rPr>
        <w:t>Takolander</w:t>
      </w:r>
      <w:proofErr w:type="spellEnd"/>
      <w:r>
        <w:rPr>
          <w:color w:val="E94D52"/>
          <w:w w:val="105"/>
        </w:rPr>
        <w:t xml:space="preserve"> et al</w:t>
      </w:r>
      <w:r>
        <w:rPr>
          <w:w w:val="105"/>
        </w:rPr>
        <w:t xml:space="preserve">, </w:t>
      </w:r>
      <w:r>
        <w:rPr>
          <w:color w:val="E94D52"/>
          <w:w w:val="105"/>
        </w:rPr>
        <w:t>2019</w:t>
      </w:r>
      <w:r>
        <w:rPr>
          <w:w w:val="105"/>
        </w:rPr>
        <w:t>).</w:t>
      </w:r>
      <w:r>
        <w:rPr>
          <w:spacing w:val="40"/>
          <w:w w:val="105"/>
        </w:rPr>
        <w:t xml:space="preserve"> </w:t>
      </w:r>
      <w:r>
        <w:rPr>
          <w:w w:val="105"/>
        </w:rPr>
        <w:t>Here we show</w:t>
      </w:r>
      <w:r>
        <w:rPr>
          <w:spacing w:val="40"/>
          <w:w w:val="105"/>
        </w:rPr>
        <w:t xml:space="preserve"> </w:t>
      </w:r>
      <w:r>
        <w:rPr>
          <w:w w:val="105"/>
        </w:rPr>
        <w:t>for</w:t>
      </w:r>
      <w:r>
        <w:rPr>
          <w:spacing w:val="40"/>
          <w:w w:val="105"/>
        </w:rPr>
        <w:t xml:space="preserve"> </w:t>
      </w:r>
      <w:r>
        <w:rPr>
          <w:w w:val="105"/>
        </w:rPr>
        <w:t>the</w:t>
      </w:r>
      <w:r>
        <w:rPr>
          <w:spacing w:val="40"/>
          <w:w w:val="105"/>
        </w:rPr>
        <w:t xml:space="preserve"> </w:t>
      </w:r>
      <w:r>
        <w:rPr>
          <w:w w:val="105"/>
        </w:rPr>
        <w:t>first</w:t>
      </w:r>
      <w:r>
        <w:rPr>
          <w:spacing w:val="40"/>
          <w:w w:val="105"/>
        </w:rPr>
        <w:t xml:space="preserve"> </w:t>
      </w:r>
      <w:r>
        <w:rPr>
          <w:w w:val="105"/>
        </w:rPr>
        <w:t>time</w:t>
      </w:r>
      <w:r>
        <w:rPr>
          <w:spacing w:val="40"/>
          <w:w w:val="105"/>
        </w:rPr>
        <w:t xml:space="preserve"> </w:t>
      </w:r>
      <w:r>
        <w:rPr>
          <w:w w:val="105"/>
        </w:rPr>
        <w:t>that</w:t>
      </w:r>
      <w:r>
        <w:rPr>
          <w:spacing w:val="40"/>
          <w:w w:val="105"/>
        </w:rPr>
        <w:t xml:space="preserve"> </w:t>
      </w:r>
      <w:r>
        <w:rPr>
          <w:w w:val="105"/>
        </w:rPr>
        <w:t>the</w:t>
      </w:r>
      <w:r>
        <w:rPr>
          <w:spacing w:val="40"/>
          <w:w w:val="105"/>
        </w:rPr>
        <w:t xml:space="preserve"> </w:t>
      </w:r>
      <w:r>
        <w:rPr>
          <w:w w:val="105"/>
        </w:rPr>
        <w:t>larger</w:t>
      </w:r>
      <w:r>
        <w:rPr>
          <w:spacing w:val="40"/>
          <w:w w:val="105"/>
        </w:rPr>
        <w:t xml:space="preserve"> </w:t>
      </w:r>
      <w:r>
        <w:rPr>
          <w:w w:val="105"/>
        </w:rPr>
        <w:t>extinctions</w:t>
      </w:r>
      <w:r>
        <w:rPr>
          <w:spacing w:val="40"/>
          <w:w w:val="105"/>
        </w:rPr>
        <w:t xml:space="preserve"> </w:t>
      </w:r>
      <w:r>
        <w:rPr>
          <w:w w:val="105"/>
        </w:rPr>
        <w:t>predicted</w:t>
      </w:r>
      <w:r>
        <w:rPr>
          <w:spacing w:val="40"/>
          <w:w w:val="105"/>
        </w:rPr>
        <w:t xml:space="preserve"> </w:t>
      </w:r>
      <w:r>
        <w:rPr>
          <w:w w:val="105"/>
        </w:rPr>
        <w:t>in</w:t>
      </w:r>
      <w:r>
        <w:rPr>
          <w:spacing w:val="40"/>
          <w:w w:val="105"/>
        </w:rPr>
        <w:t xml:space="preserve"> </w:t>
      </w:r>
      <w:r>
        <w:rPr>
          <w:w w:val="105"/>
        </w:rPr>
        <w:t>South-western</w:t>
      </w:r>
      <w:r>
        <w:rPr>
          <w:spacing w:val="40"/>
          <w:w w:val="105"/>
        </w:rPr>
        <w:t xml:space="preserve"> </w:t>
      </w:r>
      <w:r>
        <w:rPr>
          <w:w w:val="105"/>
        </w:rPr>
        <w:t>Europe</w:t>
      </w:r>
      <w:r>
        <w:rPr>
          <w:spacing w:val="80"/>
          <w:w w:val="105"/>
        </w:rPr>
        <w:t xml:space="preserve"> </w:t>
      </w:r>
      <w:r>
        <w:rPr>
          <w:w w:val="105"/>
        </w:rPr>
        <w:t>is</w:t>
      </w:r>
      <w:r>
        <w:rPr>
          <w:spacing w:val="40"/>
          <w:w w:val="105"/>
        </w:rPr>
        <w:t xml:space="preserve"> </w:t>
      </w:r>
      <w:r>
        <w:rPr>
          <w:w w:val="105"/>
        </w:rPr>
        <w:t>associated</w:t>
      </w:r>
      <w:r>
        <w:rPr>
          <w:spacing w:val="40"/>
          <w:w w:val="105"/>
        </w:rPr>
        <w:t xml:space="preserve"> </w:t>
      </w:r>
      <w:r>
        <w:rPr>
          <w:w w:val="105"/>
        </w:rPr>
        <w:t>to</w:t>
      </w:r>
      <w:r>
        <w:rPr>
          <w:spacing w:val="40"/>
          <w:w w:val="105"/>
        </w:rPr>
        <w:t xml:space="preserve"> </w:t>
      </w:r>
      <w:r>
        <w:rPr>
          <w:w w:val="105"/>
        </w:rPr>
        <w:t>the</w:t>
      </w:r>
      <w:r>
        <w:rPr>
          <w:spacing w:val="40"/>
          <w:w w:val="105"/>
        </w:rPr>
        <w:t xml:space="preserve"> </w:t>
      </w:r>
      <w:r>
        <w:rPr>
          <w:w w:val="105"/>
        </w:rPr>
        <w:t>method</w:t>
      </w:r>
      <w:r>
        <w:rPr>
          <w:spacing w:val="40"/>
          <w:w w:val="105"/>
        </w:rPr>
        <w:t xml:space="preserve"> </w:t>
      </w:r>
      <w:r>
        <w:rPr>
          <w:w w:val="105"/>
        </w:rPr>
        <w:t>of</w:t>
      </w:r>
      <w:r>
        <w:rPr>
          <w:spacing w:val="40"/>
          <w:w w:val="105"/>
        </w:rPr>
        <w:t xml:space="preserve"> </w:t>
      </w:r>
      <w:r>
        <w:rPr>
          <w:w w:val="105"/>
        </w:rPr>
        <w:t>calibration</w:t>
      </w:r>
      <w:r>
        <w:rPr>
          <w:spacing w:val="40"/>
          <w:w w:val="105"/>
        </w:rPr>
        <w:t xml:space="preserve"> </w:t>
      </w:r>
      <w:r>
        <w:rPr>
          <w:w w:val="105"/>
        </w:rPr>
        <w:t>used.</w:t>
      </w:r>
      <w:r>
        <w:rPr>
          <w:spacing w:val="80"/>
          <w:w w:val="105"/>
        </w:rPr>
        <w:t xml:space="preserve"> </w:t>
      </w:r>
      <w:r>
        <w:rPr>
          <w:w w:val="105"/>
        </w:rPr>
        <w:t>Indeed,</w:t>
      </w:r>
      <w:r>
        <w:rPr>
          <w:spacing w:val="40"/>
          <w:w w:val="105"/>
        </w:rPr>
        <w:t xml:space="preserve"> </w:t>
      </w:r>
      <w:r>
        <w:rPr>
          <w:w w:val="105"/>
        </w:rPr>
        <w:t>the</w:t>
      </w:r>
      <w:r>
        <w:rPr>
          <w:spacing w:val="40"/>
          <w:w w:val="105"/>
        </w:rPr>
        <w:t xml:space="preserve"> </w:t>
      </w:r>
      <w:r>
        <w:rPr>
          <w:w w:val="105"/>
        </w:rPr>
        <w:t>modeling</w:t>
      </w:r>
      <w:r>
        <w:rPr>
          <w:spacing w:val="40"/>
          <w:w w:val="105"/>
        </w:rPr>
        <w:t xml:space="preserve"> </w:t>
      </w:r>
      <w:r>
        <w:rPr>
          <w:w w:val="105"/>
        </w:rPr>
        <w:t>approaches</w:t>
      </w:r>
      <w:r>
        <w:rPr>
          <w:spacing w:val="40"/>
          <w:w w:val="105"/>
        </w:rPr>
        <w:t xml:space="preserve"> </w:t>
      </w:r>
      <w:r>
        <w:rPr>
          <w:w w:val="105"/>
        </w:rPr>
        <w:t>– either statistical or process-explicit – that were fit to current species distribution data predict greater extinctions at the southern edge of species ranges than expert PEMs</w:t>
      </w:r>
      <w:r>
        <w:rPr>
          <w:spacing w:val="40"/>
          <w:w w:val="105"/>
        </w:rPr>
        <w:t xml:space="preserve"> </w:t>
      </w:r>
      <w:r>
        <w:rPr>
          <w:w w:val="105"/>
        </w:rPr>
        <w:t>(</w:t>
      </w:r>
      <w:hyperlink w:anchor="_bookmark4" w:history="1">
        <w:r w:rsidR="00F52AD7">
          <w:rPr>
            <w:color w:val="E94D52"/>
            <w:w w:val="105"/>
          </w:rPr>
          <w:t>Figure 24</w:t>
        </w:r>
      </w:hyperlink>
      <w:r>
        <w:rPr>
          <w:w w:val="105"/>
        </w:rPr>
        <w:t>).</w:t>
      </w:r>
      <w:r>
        <w:rPr>
          <w:spacing w:val="40"/>
          <w:w w:val="105"/>
        </w:rPr>
        <w:t xml:space="preserve"> </w:t>
      </w:r>
      <w:r>
        <w:rPr>
          <w:w w:val="105"/>
        </w:rPr>
        <w:t>Interestingly, we observed a gradient from correlative approaches fully determined by the current distribution to process-explicit approaches partially fitted with these</w:t>
      </w:r>
      <w:r>
        <w:rPr>
          <w:spacing w:val="-2"/>
          <w:w w:val="105"/>
        </w:rPr>
        <w:t xml:space="preserve"> </w:t>
      </w:r>
      <w:r>
        <w:rPr>
          <w:w w:val="105"/>
        </w:rPr>
        <w:t>data</w:t>
      </w:r>
      <w:r>
        <w:rPr>
          <w:spacing w:val="-2"/>
          <w:w w:val="105"/>
        </w:rPr>
        <w:t xml:space="preserve"> </w:t>
      </w:r>
      <w:r>
        <w:rPr>
          <w:w w:val="105"/>
        </w:rPr>
        <w:t>(</w:t>
      </w:r>
      <w:hyperlink w:anchor="_bookmark3" w:history="1">
        <w:r w:rsidR="00F52AD7">
          <w:rPr>
            <w:color w:val="E94D52"/>
            <w:w w:val="105"/>
          </w:rPr>
          <w:t>Figure</w:t>
        </w:r>
        <w:r w:rsidR="00F52AD7">
          <w:rPr>
            <w:color w:val="E94D52"/>
            <w:spacing w:val="-2"/>
            <w:w w:val="105"/>
          </w:rPr>
          <w:t xml:space="preserve"> </w:t>
        </w:r>
        <w:r w:rsidR="00F52AD7">
          <w:rPr>
            <w:color w:val="E94D52"/>
            <w:w w:val="105"/>
          </w:rPr>
          <w:t>23</w:t>
        </w:r>
      </w:hyperlink>
      <w:r>
        <w:rPr>
          <w:w w:val="105"/>
        </w:rPr>
        <w:t>).</w:t>
      </w:r>
      <w:r>
        <w:rPr>
          <w:spacing w:val="27"/>
          <w:w w:val="105"/>
        </w:rPr>
        <w:t xml:space="preserve"> </w:t>
      </w:r>
      <w:r>
        <w:rPr>
          <w:w w:val="105"/>
        </w:rPr>
        <w:t>Although</w:t>
      </w:r>
      <w:r>
        <w:rPr>
          <w:spacing w:val="-2"/>
          <w:w w:val="105"/>
        </w:rPr>
        <w:t xml:space="preserve"> </w:t>
      </w:r>
      <w:r>
        <w:rPr>
          <w:w w:val="105"/>
        </w:rPr>
        <w:t>we</w:t>
      </w:r>
      <w:r>
        <w:rPr>
          <w:spacing w:val="-2"/>
          <w:w w:val="105"/>
        </w:rPr>
        <w:t xml:space="preserve"> </w:t>
      </w:r>
      <w:r>
        <w:rPr>
          <w:w w:val="105"/>
        </w:rPr>
        <w:t>cannot</w:t>
      </w:r>
      <w:r>
        <w:rPr>
          <w:spacing w:val="-2"/>
          <w:w w:val="105"/>
        </w:rPr>
        <w:t xml:space="preserve"> </w:t>
      </w:r>
      <w:r>
        <w:rPr>
          <w:w w:val="105"/>
        </w:rPr>
        <w:t>determine</w:t>
      </w:r>
      <w:r>
        <w:rPr>
          <w:spacing w:val="-2"/>
          <w:w w:val="105"/>
        </w:rPr>
        <w:t xml:space="preserve"> </w:t>
      </w:r>
      <w:r>
        <w:rPr>
          <w:w w:val="105"/>
        </w:rPr>
        <w:t>which</w:t>
      </w:r>
      <w:r>
        <w:rPr>
          <w:spacing w:val="-2"/>
          <w:w w:val="105"/>
        </w:rPr>
        <w:t xml:space="preserve"> </w:t>
      </w:r>
      <w:r>
        <w:rPr>
          <w:w w:val="105"/>
        </w:rPr>
        <w:t>approach</w:t>
      </w:r>
      <w:r>
        <w:rPr>
          <w:spacing w:val="-2"/>
          <w:w w:val="105"/>
        </w:rPr>
        <w:t xml:space="preserve"> </w:t>
      </w:r>
      <w:r>
        <w:rPr>
          <w:w w:val="105"/>
        </w:rPr>
        <w:t>truly</w:t>
      </w:r>
      <w:r>
        <w:rPr>
          <w:spacing w:val="-2"/>
          <w:w w:val="105"/>
        </w:rPr>
        <w:t xml:space="preserve"> </w:t>
      </w:r>
      <w:r>
        <w:rPr>
          <w:w w:val="105"/>
        </w:rPr>
        <w:t xml:space="preserve">overestimates or underestimates future climatic threats (but see </w:t>
      </w:r>
      <w:r>
        <w:rPr>
          <w:color w:val="E94D52"/>
          <w:w w:val="105"/>
        </w:rPr>
        <w:t xml:space="preserve">Van der </w:t>
      </w:r>
      <w:proofErr w:type="spellStart"/>
      <w:r>
        <w:rPr>
          <w:color w:val="E94D52"/>
          <w:w w:val="105"/>
        </w:rPr>
        <w:t>Meersch</w:t>
      </w:r>
      <w:proofErr w:type="spellEnd"/>
      <w:r>
        <w:rPr>
          <w:color w:val="E94D52"/>
          <w:w w:val="105"/>
        </w:rPr>
        <w:t xml:space="preserve"> et al</w:t>
      </w:r>
      <w:r>
        <w:rPr>
          <w:w w:val="105"/>
        </w:rPr>
        <w:t xml:space="preserve">, </w:t>
      </w:r>
      <w:r>
        <w:rPr>
          <w:color w:val="E94D52"/>
          <w:w w:val="105"/>
        </w:rPr>
        <w:t>2024</w:t>
      </w:r>
      <w:r>
        <w:rPr>
          <w:w w:val="105"/>
        </w:rPr>
        <w:t>;</w:t>
      </w:r>
      <w:r>
        <w:rPr>
          <w:spacing w:val="28"/>
          <w:w w:val="105"/>
        </w:rPr>
        <w:t xml:space="preserve"> </w:t>
      </w:r>
      <w:r>
        <w:rPr>
          <w:color w:val="E94D52"/>
          <w:w w:val="105"/>
        </w:rPr>
        <w:t>Chapter</w:t>
      </w:r>
      <w:r>
        <w:rPr>
          <w:color w:val="E94D52"/>
          <w:spacing w:val="80"/>
          <w:w w:val="105"/>
        </w:rPr>
        <w:t xml:space="preserve"> </w:t>
      </w:r>
      <w:r>
        <w:rPr>
          <w:color w:val="E94D52"/>
          <w:w w:val="105"/>
        </w:rPr>
        <w:t>2</w:t>
      </w:r>
      <w:r>
        <w:rPr>
          <w:w w:val="105"/>
        </w:rPr>
        <w:t>),</w:t>
      </w:r>
      <w:r>
        <w:rPr>
          <w:spacing w:val="40"/>
          <w:w w:val="105"/>
        </w:rPr>
        <w:t xml:space="preserve"> </w:t>
      </w:r>
      <w:r>
        <w:rPr>
          <w:w w:val="105"/>
        </w:rPr>
        <w:t>we</w:t>
      </w:r>
      <w:r>
        <w:rPr>
          <w:spacing w:val="40"/>
          <w:w w:val="105"/>
        </w:rPr>
        <w:t xml:space="preserve"> </w:t>
      </w:r>
      <w:r>
        <w:rPr>
          <w:w w:val="105"/>
        </w:rPr>
        <w:t>can</w:t>
      </w:r>
      <w:r>
        <w:rPr>
          <w:spacing w:val="40"/>
          <w:w w:val="105"/>
        </w:rPr>
        <w:t xml:space="preserve"> </w:t>
      </w:r>
      <w:r>
        <w:rPr>
          <w:w w:val="105"/>
        </w:rPr>
        <w:t>hypothesize</w:t>
      </w:r>
      <w:r>
        <w:rPr>
          <w:spacing w:val="40"/>
          <w:w w:val="105"/>
        </w:rPr>
        <w:t xml:space="preserve"> </w:t>
      </w:r>
      <w:r>
        <w:rPr>
          <w:w w:val="105"/>
        </w:rPr>
        <w:t>that</w:t>
      </w:r>
      <w:r>
        <w:rPr>
          <w:spacing w:val="40"/>
          <w:w w:val="105"/>
        </w:rPr>
        <w:t xml:space="preserve"> </w:t>
      </w:r>
      <w:r>
        <w:rPr>
          <w:w w:val="105"/>
        </w:rPr>
        <w:t>distribution</w:t>
      </w:r>
      <w:r>
        <w:rPr>
          <w:spacing w:val="40"/>
          <w:w w:val="105"/>
        </w:rPr>
        <w:t xml:space="preserve"> </w:t>
      </w:r>
      <w:r>
        <w:rPr>
          <w:w w:val="105"/>
        </w:rPr>
        <w:t>data</w:t>
      </w:r>
      <w:r>
        <w:rPr>
          <w:spacing w:val="40"/>
          <w:w w:val="105"/>
        </w:rPr>
        <w:t xml:space="preserve"> </w:t>
      </w:r>
      <w:r>
        <w:rPr>
          <w:w w:val="105"/>
        </w:rPr>
        <w:t>are</w:t>
      </w:r>
      <w:r>
        <w:rPr>
          <w:spacing w:val="40"/>
          <w:w w:val="105"/>
        </w:rPr>
        <w:t xml:space="preserve"> </w:t>
      </w:r>
      <w:r>
        <w:rPr>
          <w:w w:val="105"/>
        </w:rPr>
        <w:t>partly</w:t>
      </w:r>
      <w:r>
        <w:rPr>
          <w:spacing w:val="40"/>
          <w:w w:val="105"/>
        </w:rPr>
        <w:t xml:space="preserve"> </w:t>
      </w:r>
      <w:r>
        <w:rPr>
          <w:w w:val="105"/>
        </w:rPr>
        <w:t>responsible</w:t>
      </w:r>
      <w:r>
        <w:rPr>
          <w:spacing w:val="40"/>
          <w:w w:val="105"/>
        </w:rPr>
        <w:t xml:space="preserve"> </w:t>
      </w:r>
      <w:r>
        <w:rPr>
          <w:w w:val="105"/>
        </w:rPr>
        <w:t>for</w:t>
      </w:r>
      <w:r>
        <w:rPr>
          <w:spacing w:val="40"/>
          <w:w w:val="105"/>
        </w:rPr>
        <w:t xml:space="preserve"> </w:t>
      </w:r>
      <w:r>
        <w:rPr>
          <w:w w:val="105"/>
        </w:rPr>
        <w:t>this</w:t>
      </w:r>
      <w:r>
        <w:rPr>
          <w:spacing w:val="40"/>
          <w:w w:val="105"/>
        </w:rPr>
        <w:t xml:space="preserve"> </w:t>
      </w:r>
      <w:r>
        <w:rPr>
          <w:w w:val="105"/>
        </w:rPr>
        <w:t>pattern. This might be due to the fact that contemporary species occurrences are influenced by anthropogenic land use change which bias models calibration and may lead to smaller projected ranges (</w:t>
      </w:r>
      <w:r>
        <w:rPr>
          <w:color w:val="E94D52"/>
          <w:w w:val="105"/>
        </w:rPr>
        <w:t>Ay et al</w:t>
      </w:r>
      <w:r>
        <w:rPr>
          <w:w w:val="105"/>
        </w:rPr>
        <w:t xml:space="preserve">, </w:t>
      </w:r>
      <w:r>
        <w:rPr>
          <w:color w:val="E94D52"/>
          <w:w w:val="105"/>
        </w:rPr>
        <w:t>2017</w:t>
      </w:r>
      <w:r>
        <w:rPr>
          <w:w w:val="105"/>
        </w:rPr>
        <w:t xml:space="preserve">; </w:t>
      </w:r>
      <w:proofErr w:type="spellStart"/>
      <w:r>
        <w:rPr>
          <w:color w:val="E94D52"/>
          <w:w w:val="105"/>
        </w:rPr>
        <w:t>Faurby</w:t>
      </w:r>
      <w:proofErr w:type="spellEnd"/>
      <w:r>
        <w:rPr>
          <w:color w:val="E94D52"/>
          <w:w w:val="105"/>
        </w:rPr>
        <w:t xml:space="preserve"> and Araújo</w:t>
      </w:r>
      <w:r>
        <w:rPr>
          <w:w w:val="105"/>
        </w:rPr>
        <w:t xml:space="preserve">, </w:t>
      </w:r>
      <w:r>
        <w:rPr>
          <w:color w:val="E94D52"/>
          <w:w w:val="105"/>
        </w:rPr>
        <w:t>2018</w:t>
      </w:r>
      <w:r>
        <w:rPr>
          <w:w w:val="105"/>
        </w:rPr>
        <w:t>).</w:t>
      </w:r>
      <w:r>
        <w:rPr>
          <w:spacing w:val="40"/>
          <w:w w:val="105"/>
        </w:rPr>
        <w:t xml:space="preserve"> </w:t>
      </w:r>
      <w:r>
        <w:rPr>
          <w:w w:val="105"/>
        </w:rPr>
        <w:t>This bias may be partly removed by including past occurrences data (</w:t>
      </w:r>
      <w:proofErr w:type="spellStart"/>
      <w:r>
        <w:rPr>
          <w:color w:val="E94D52"/>
          <w:w w:val="105"/>
        </w:rPr>
        <w:t>Faurby</w:t>
      </w:r>
      <w:proofErr w:type="spellEnd"/>
      <w:r>
        <w:rPr>
          <w:color w:val="E94D52"/>
          <w:w w:val="105"/>
        </w:rPr>
        <w:t xml:space="preserve"> and Araújo</w:t>
      </w:r>
      <w:r>
        <w:rPr>
          <w:w w:val="105"/>
        </w:rPr>
        <w:t xml:space="preserve">, </w:t>
      </w:r>
      <w:r>
        <w:rPr>
          <w:color w:val="E94D52"/>
          <w:w w:val="105"/>
        </w:rPr>
        <w:t>2018</w:t>
      </w:r>
      <w:r>
        <w:rPr>
          <w:w w:val="105"/>
        </w:rPr>
        <w:t>), or by taking into account human-driven habitat modifications in the models (</w:t>
      </w:r>
      <w:r>
        <w:rPr>
          <w:color w:val="E94D52"/>
          <w:w w:val="105"/>
        </w:rPr>
        <w:t>Ay et al</w:t>
      </w:r>
      <w:r>
        <w:rPr>
          <w:w w:val="105"/>
        </w:rPr>
        <w:t xml:space="preserve">, </w:t>
      </w:r>
      <w:r>
        <w:rPr>
          <w:color w:val="E94D52"/>
          <w:w w:val="105"/>
        </w:rPr>
        <w:t>2017</w:t>
      </w:r>
      <w:r>
        <w:rPr>
          <w:w w:val="105"/>
        </w:rPr>
        <w:t>).</w:t>
      </w:r>
      <w:r>
        <w:rPr>
          <w:spacing w:val="40"/>
          <w:w w:val="105"/>
        </w:rPr>
        <w:t xml:space="preserve"> </w:t>
      </w:r>
      <w:r>
        <w:rPr>
          <w:w w:val="105"/>
        </w:rPr>
        <w:t>However, at</w:t>
      </w:r>
    </w:p>
    <w:p w14:paraId="75542F9D" w14:textId="77777777" w:rsidR="00F52AD7" w:rsidRDefault="00F52AD7">
      <w:pPr>
        <w:spacing w:line="276" w:lineRule="auto"/>
        <w:jc w:val="both"/>
        <w:sectPr w:rsidR="00F52AD7">
          <w:pgSz w:w="11910" w:h="16840"/>
          <w:pgMar w:top="1000" w:right="960" w:bottom="800" w:left="1220" w:header="0" w:footer="606" w:gutter="0"/>
          <w:cols w:space="720"/>
        </w:sectPr>
      </w:pPr>
    </w:p>
    <w:p w14:paraId="39B3A3AE" w14:textId="77777777" w:rsidR="00F52AD7" w:rsidRDefault="00F52AD7">
      <w:pPr>
        <w:pStyle w:val="Corpsdetexte"/>
        <w:rPr>
          <w:sz w:val="18"/>
        </w:rPr>
      </w:pPr>
    </w:p>
    <w:p w14:paraId="3B9B179D" w14:textId="77777777" w:rsidR="00F52AD7" w:rsidRDefault="00F52AD7">
      <w:pPr>
        <w:pStyle w:val="Corpsdetexte"/>
        <w:rPr>
          <w:sz w:val="18"/>
        </w:rPr>
      </w:pPr>
    </w:p>
    <w:p w14:paraId="47E5ADDD" w14:textId="77777777" w:rsidR="00F52AD7" w:rsidRDefault="00F52AD7">
      <w:pPr>
        <w:pStyle w:val="Corpsdetexte"/>
        <w:rPr>
          <w:sz w:val="18"/>
        </w:rPr>
      </w:pPr>
    </w:p>
    <w:p w14:paraId="514BCA3B" w14:textId="77777777" w:rsidR="00F52AD7" w:rsidRDefault="00F52AD7">
      <w:pPr>
        <w:pStyle w:val="Corpsdetexte"/>
        <w:rPr>
          <w:sz w:val="18"/>
        </w:rPr>
      </w:pPr>
    </w:p>
    <w:p w14:paraId="639A1631" w14:textId="77777777" w:rsidR="00F52AD7" w:rsidRDefault="00F52AD7">
      <w:pPr>
        <w:pStyle w:val="Corpsdetexte"/>
        <w:rPr>
          <w:sz w:val="18"/>
        </w:rPr>
      </w:pPr>
    </w:p>
    <w:p w14:paraId="2952510F" w14:textId="77777777" w:rsidR="00F52AD7" w:rsidRDefault="00F52AD7">
      <w:pPr>
        <w:pStyle w:val="Corpsdetexte"/>
        <w:rPr>
          <w:sz w:val="18"/>
        </w:rPr>
      </w:pPr>
    </w:p>
    <w:p w14:paraId="55FC7E92" w14:textId="77777777" w:rsidR="00F52AD7" w:rsidRDefault="00F52AD7">
      <w:pPr>
        <w:pStyle w:val="Corpsdetexte"/>
        <w:rPr>
          <w:sz w:val="18"/>
        </w:rPr>
      </w:pPr>
    </w:p>
    <w:p w14:paraId="529083E0" w14:textId="77777777" w:rsidR="00F52AD7" w:rsidRDefault="00F52AD7">
      <w:pPr>
        <w:pStyle w:val="Corpsdetexte"/>
        <w:rPr>
          <w:sz w:val="18"/>
        </w:rPr>
      </w:pPr>
    </w:p>
    <w:p w14:paraId="0D20043E" w14:textId="77777777" w:rsidR="00F52AD7" w:rsidRDefault="00F52AD7">
      <w:pPr>
        <w:pStyle w:val="Corpsdetexte"/>
        <w:rPr>
          <w:sz w:val="18"/>
        </w:rPr>
      </w:pPr>
    </w:p>
    <w:p w14:paraId="204F662A" w14:textId="77777777" w:rsidR="00F52AD7" w:rsidRDefault="00F52AD7">
      <w:pPr>
        <w:pStyle w:val="Corpsdetexte"/>
        <w:rPr>
          <w:sz w:val="18"/>
        </w:rPr>
      </w:pPr>
    </w:p>
    <w:p w14:paraId="210F101C" w14:textId="77777777" w:rsidR="00F52AD7" w:rsidRDefault="00F52AD7">
      <w:pPr>
        <w:pStyle w:val="Corpsdetexte"/>
        <w:spacing w:before="191"/>
        <w:rPr>
          <w:sz w:val="18"/>
        </w:rPr>
      </w:pPr>
    </w:p>
    <w:p w14:paraId="59E9B426" w14:textId="77777777" w:rsidR="00F52AD7" w:rsidRDefault="00000000">
      <w:pPr>
        <w:spacing w:before="1"/>
        <w:ind w:left="6733"/>
        <w:rPr>
          <w:rFonts w:ascii="Arial"/>
          <w:b/>
          <w:sz w:val="18"/>
        </w:rPr>
      </w:pPr>
      <w:r>
        <w:rPr>
          <w:noProof/>
        </w:rPr>
        <mc:AlternateContent>
          <mc:Choice Requires="wps">
            <w:drawing>
              <wp:anchor distT="0" distB="0" distL="0" distR="0" simplePos="0" relativeHeight="15738880" behindDoc="0" locked="0" layoutInCell="1" allowOverlap="1" wp14:anchorId="2881A7EE" wp14:editId="11141920">
                <wp:simplePos x="0" y="0"/>
                <wp:positionH relativeFrom="page">
                  <wp:posOffset>1179185</wp:posOffset>
                </wp:positionH>
                <wp:positionV relativeFrom="paragraph">
                  <wp:posOffset>-1562307</wp:posOffset>
                </wp:positionV>
                <wp:extent cx="1800860" cy="1938020"/>
                <wp:effectExtent l="0" t="0" r="0" b="0"/>
                <wp:wrapNone/>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0860" cy="1938020"/>
                          <a:chOff x="0" y="0"/>
                          <a:chExt cx="1800860" cy="1938020"/>
                        </a:xfrm>
                      </wpg:grpSpPr>
                      <pic:pic xmlns:pic="http://schemas.openxmlformats.org/drawingml/2006/picture">
                        <pic:nvPicPr>
                          <pic:cNvPr id="230" name="Image 230"/>
                          <pic:cNvPicPr/>
                        </pic:nvPicPr>
                        <pic:blipFill>
                          <a:blip r:embed="rId51" cstate="print"/>
                          <a:stretch>
                            <a:fillRect/>
                          </a:stretch>
                        </pic:blipFill>
                        <pic:spPr>
                          <a:xfrm>
                            <a:off x="0" y="0"/>
                            <a:ext cx="1800636" cy="1937558"/>
                          </a:xfrm>
                          <a:prstGeom prst="rect">
                            <a:avLst/>
                          </a:prstGeom>
                        </pic:spPr>
                      </pic:pic>
                      <wps:wsp>
                        <wps:cNvPr id="231" name="Textbox 231"/>
                        <wps:cNvSpPr txBox="1"/>
                        <wps:spPr>
                          <a:xfrm>
                            <a:off x="132120" y="163206"/>
                            <a:ext cx="118745" cy="142240"/>
                          </a:xfrm>
                          <a:prstGeom prst="rect">
                            <a:avLst/>
                          </a:prstGeom>
                        </wps:spPr>
                        <wps:txbx>
                          <w:txbxContent>
                            <w:p w14:paraId="4ECDE458" w14:textId="77777777" w:rsidR="00F52AD7" w:rsidRDefault="00000000">
                              <w:pPr>
                                <w:spacing w:line="223" w:lineRule="exact"/>
                                <w:rPr>
                                  <w:rFonts w:ascii="Arial"/>
                                  <w:b/>
                                  <w:sz w:val="20"/>
                                </w:rPr>
                              </w:pPr>
                              <w:r>
                                <w:rPr>
                                  <w:rFonts w:ascii="Arial"/>
                                  <w:b/>
                                  <w:spacing w:val="-5"/>
                                  <w:sz w:val="20"/>
                                </w:rPr>
                                <w:t>a.</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92.84922pt;margin-top:-123.01635pt;width:141.8pt;height:152.6pt;mso-position-horizontal-relative:page;mso-position-vertical-relative:paragraph;z-index:15738880" id="docshapegroup133" coordorigin="1857,-2460" coordsize="2836,3052">
                <v:shape style="position:absolute;left:1856;top:-2461;width:2836;height:3052" type="#_x0000_t75" id="docshape134" stroked="false">
                  <v:imagedata r:id="rId52" o:title=""/>
                </v:shape>
                <v:shape style="position:absolute;left:2065;top:-2204;width:187;height:224" type="#_x0000_t202" id="docshape135" filled="false" stroked="false">
                  <v:textbox inset="0,0,0,0">
                    <w:txbxContent>
                      <w:p>
                        <w:pPr>
                          <w:spacing w:line="223" w:lineRule="exact" w:before="0"/>
                          <w:ind w:left="0" w:right="0" w:firstLine="0"/>
                          <w:jc w:val="left"/>
                          <w:rPr>
                            <w:rFonts w:ascii="Arial"/>
                            <w:b/>
                            <w:sz w:val="20"/>
                          </w:rPr>
                        </w:pPr>
                        <w:r>
                          <w:rPr>
                            <w:rFonts w:ascii="Arial"/>
                            <w:b/>
                            <w:spacing w:val="-5"/>
                            <w:sz w:val="20"/>
                          </w:rPr>
                          <w:t>a.</w:t>
                        </w:r>
                      </w:p>
                    </w:txbxContent>
                  </v:textbox>
                  <w10:wrap type="none"/>
                </v:shape>
                <w10:wrap type="none"/>
              </v:group>
            </w:pict>
          </mc:Fallback>
        </mc:AlternateContent>
      </w:r>
      <w:r>
        <w:rPr>
          <w:noProof/>
        </w:rPr>
        <mc:AlternateContent>
          <mc:Choice Requires="wps">
            <w:drawing>
              <wp:anchor distT="0" distB="0" distL="0" distR="0" simplePos="0" relativeHeight="15739392" behindDoc="0" locked="0" layoutInCell="1" allowOverlap="1" wp14:anchorId="4B1494ED" wp14:editId="6FA219B1">
                <wp:simplePos x="0" y="0"/>
                <wp:positionH relativeFrom="page">
                  <wp:posOffset>3088833</wp:posOffset>
                </wp:positionH>
                <wp:positionV relativeFrom="paragraph">
                  <wp:posOffset>-1562307</wp:posOffset>
                </wp:positionV>
                <wp:extent cx="1800860" cy="1938020"/>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0860" cy="1938020"/>
                          <a:chOff x="0" y="0"/>
                          <a:chExt cx="1800860" cy="1938020"/>
                        </a:xfrm>
                      </wpg:grpSpPr>
                      <pic:pic xmlns:pic="http://schemas.openxmlformats.org/drawingml/2006/picture">
                        <pic:nvPicPr>
                          <pic:cNvPr id="233" name="Image 233"/>
                          <pic:cNvPicPr/>
                        </pic:nvPicPr>
                        <pic:blipFill>
                          <a:blip r:embed="rId53" cstate="print"/>
                          <a:stretch>
                            <a:fillRect/>
                          </a:stretch>
                        </pic:blipFill>
                        <pic:spPr>
                          <a:xfrm>
                            <a:off x="0" y="0"/>
                            <a:ext cx="1800636" cy="1937558"/>
                          </a:xfrm>
                          <a:prstGeom prst="rect">
                            <a:avLst/>
                          </a:prstGeom>
                        </pic:spPr>
                      </pic:pic>
                      <wps:wsp>
                        <wps:cNvPr id="234" name="Textbox 234"/>
                        <wps:cNvSpPr txBox="1"/>
                        <wps:spPr>
                          <a:xfrm>
                            <a:off x="103846" y="163206"/>
                            <a:ext cx="125730" cy="142240"/>
                          </a:xfrm>
                          <a:prstGeom prst="rect">
                            <a:avLst/>
                          </a:prstGeom>
                        </wps:spPr>
                        <wps:txbx>
                          <w:txbxContent>
                            <w:p w14:paraId="4CD96C8B" w14:textId="77777777" w:rsidR="00F52AD7" w:rsidRDefault="00000000">
                              <w:pPr>
                                <w:spacing w:line="223" w:lineRule="exact"/>
                                <w:rPr>
                                  <w:rFonts w:ascii="Arial"/>
                                  <w:b/>
                                  <w:sz w:val="20"/>
                                </w:rPr>
                              </w:pPr>
                              <w:r>
                                <w:rPr>
                                  <w:rFonts w:ascii="Arial"/>
                                  <w:b/>
                                  <w:spacing w:val="-5"/>
                                  <w:sz w:val="20"/>
                                </w:rPr>
                                <w:t>b.</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43.21524pt;margin-top:-123.01635pt;width:141.8pt;height:152.6pt;mso-position-horizontal-relative:page;mso-position-vertical-relative:paragraph;z-index:15739392" id="docshapegroup136" coordorigin="4864,-2460" coordsize="2836,3052">
                <v:shape style="position:absolute;left:4864;top:-2461;width:2836;height:3052" type="#_x0000_t75" id="docshape137" stroked="false">
                  <v:imagedata r:id="rId54" o:title=""/>
                </v:shape>
                <v:shape style="position:absolute;left:5027;top:-2204;width:198;height:224" type="#_x0000_t202" id="docshape138" filled="false" stroked="false">
                  <v:textbox inset="0,0,0,0">
                    <w:txbxContent>
                      <w:p>
                        <w:pPr>
                          <w:spacing w:line="223" w:lineRule="exact" w:before="0"/>
                          <w:ind w:left="0" w:right="0" w:firstLine="0"/>
                          <w:jc w:val="left"/>
                          <w:rPr>
                            <w:rFonts w:ascii="Arial"/>
                            <w:b/>
                            <w:sz w:val="20"/>
                          </w:rPr>
                        </w:pPr>
                        <w:r>
                          <w:rPr>
                            <w:rFonts w:ascii="Arial"/>
                            <w:b/>
                            <w:spacing w:val="-5"/>
                            <w:sz w:val="20"/>
                          </w:rPr>
                          <w:t>b.</w:t>
                        </w:r>
                      </w:p>
                    </w:txbxContent>
                  </v:textbox>
                  <w10:wrap type="none"/>
                </v:shape>
                <w10:wrap type="none"/>
              </v:group>
            </w:pict>
          </mc:Fallback>
        </mc:AlternateContent>
      </w:r>
      <w:bookmarkStart w:id="695" w:name="_bookmark4"/>
      <w:bookmarkEnd w:id="695"/>
      <w:r>
        <w:rPr>
          <w:rFonts w:ascii="Arial"/>
          <w:b/>
          <w:sz w:val="18"/>
        </w:rPr>
        <w:t>Projected</w:t>
      </w:r>
      <w:r>
        <w:rPr>
          <w:rFonts w:ascii="Arial"/>
          <w:b/>
          <w:spacing w:val="-9"/>
          <w:sz w:val="18"/>
        </w:rPr>
        <w:t xml:space="preserve"> </w:t>
      </w:r>
      <w:r>
        <w:rPr>
          <w:rFonts w:ascii="Arial"/>
          <w:b/>
          <w:spacing w:val="-2"/>
          <w:sz w:val="18"/>
        </w:rPr>
        <w:t>suitability</w:t>
      </w:r>
    </w:p>
    <w:p w14:paraId="75B0F58F" w14:textId="77777777" w:rsidR="00F52AD7" w:rsidRDefault="00000000">
      <w:pPr>
        <w:spacing w:before="92" w:line="244" w:lineRule="auto"/>
        <w:ind w:left="7042" w:right="1205"/>
        <w:rPr>
          <w:rFonts w:ascii="Arial"/>
          <w:sz w:val="17"/>
        </w:rPr>
      </w:pPr>
      <w:r>
        <w:rPr>
          <w:noProof/>
        </w:rPr>
        <w:drawing>
          <wp:anchor distT="0" distB="0" distL="0" distR="0" simplePos="0" relativeHeight="15740928" behindDoc="0" locked="0" layoutInCell="1" allowOverlap="1" wp14:anchorId="38C09416" wp14:editId="4EFDE256">
            <wp:simplePos x="0" y="0"/>
            <wp:positionH relativeFrom="page">
              <wp:posOffset>5050689</wp:posOffset>
            </wp:positionH>
            <wp:positionV relativeFrom="paragraph">
              <wp:posOffset>58027</wp:posOffset>
            </wp:positionV>
            <wp:extent cx="126507" cy="632625"/>
            <wp:effectExtent l="0" t="0" r="0" b="0"/>
            <wp:wrapNone/>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55" cstate="print"/>
                    <a:stretch>
                      <a:fillRect/>
                    </a:stretch>
                  </pic:blipFill>
                  <pic:spPr>
                    <a:xfrm>
                      <a:off x="0" y="0"/>
                      <a:ext cx="126507" cy="632625"/>
                    </a:xfrm>
                    <a:prstGeom prst="rect">
                      <a:avLst/>
                    </a:prstGeom>
                  </pic:spPr>
                </pic:pic>
              </a:graphicData>
            </a:graphic>
          </wp:anchor>
        </w:drawing>
      </w:r>
      <w:r>
        <w:rPr>
          <w:rFonts w:ascii="Arial"/>
          <w:sz w:val="17"/>
        </w:rPr>
        <w:t>No</w:t>
      </w:r>
      <w:r>
        <w:rPr>
          <w:rFonts w:ascii="Arial"/>
          <w:spacing w:val="-12"/>
          <w:sz w:val="17"/>
        </w:rPr>
        <w:t xml:space="preserve"> </w:t>
      </w:r>
      <w:r>
        <w:rPr>
          <w:rFonts w:ascii="Arial"/>
          <w:sz w:val="17"/>
        </w:rPr>
        <w:t>longer</w:t>
      </w:r>
      <w:r>
        <w:rPr>
          <w:rFonts w:ascii="Arial"/>
          <w:spacing w:val="-12"/>
          <w:sz w:val="17"/>
        </w:rPr>
        <w:t xml:space="preserve"> </w:t>
      </w:r>
      <w:r>
        <w:rPr>
          <w:rFonts w:ascii="Arial"/>
          <w:sz w:val="17"/>
        </w:rPr>
        <w:t xml:space="preserve">sufficient </w:t>
      </w:r>
      <w:r>
        <w:rPr>
          <w:rFonts w:ascii="Arial"/>
          <w:spacing w:val="-2"/>
          <w:sz w:val="17"/>
        </w:rPr>
        <w:t>Decreasing</w:t>
      </w:r>
    </w:p>
    <w:p w14:paraId="20C97466" w14:textId="77777777" w:rsidR="00F52AD7" w:rsidRDefault="00000000">
      <w:pPr>
        <w:spacing w:line="244" w:lineRule="auto"/>
        <w:ind w:left="7042" w:right="1205"/>
        <w:rPr>
          <w:rFonts w:ascii="Arial"/>
          <w:sz w:val="17"/>
        </w:rPr>
      </w:pPr>
      <w:r>
        <w:rPr>
          <w:noProof/>
        </w:rPr>
        <mc:AlternateContent>
          <mc:Choice Requires="wps">
            <w:drawing>
              <wp:anchor distT="0" distB="0" distL="0" distR="0" simplePos="0" relativeHeight="15739904" behindDoc="0" locked="0" layoutInCell="1" allowOverlap="1" wp14:anchorId="7CE0EEFB" wp14:editId="5C3D090B">
                <wp:simplePos x="0" y="0"/>
                <wp:positionH relativeFrom="page">
                  <wp:posOffset>1179185</wp:posOffset>
                </wp:positionH>
                <wp:positionV relativeFrom="paragraph">
                  <wp:posOffset>17035</wp:posOffset>
                </wp:positionV>
                <wp:extent cx="1800860" cy="1938020"/>
                <wp:effectExtent l="0" t="0" r="0" b="0"/>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0860" cy="1938020"/>
                          <a:chOff x="0" y="0"/>
                          <a:chExt cx="1800860" cy="1938020"/>
                        </a:xfrm>
                      </wpg:grpSpPr>
                      <pic:pic xmlns:pic="http://schemas.openxmlformats.org/drawingml/2006/picture">
                        <pic:nvPicPr>
                          <pic:cNvPr id="237" name="Image 237"/>
                          <pic:cNvPicPr/>
                        </pic:nvPicPr>
                        <pic:blipFill>
                          <a:blip r:embed="rId56" cstate="print"/>
                          <a:stretch>
                            <a:fillRect/>
                          </a:stretch>
                        </pic:blipFill>
                        <pic:spPr>
                          <a:xfrm>
                            <a:off x="0" y="0"/>
                            <a:ext cx="1800636" cy="1937558"/>
                          </a:xfrm>
                          <a:prstGeom prst="rect">
                            <a:avLst/>
                          </a:prstGeom>
                        </pic:spPr>
                      </pic:pic>
                      <wps:wsp>
                        <wps:cNvPr id="238" name="Textbox 238"/>
                        <wps:cNvSpPr txBox="1"/>
                        <wps:spPr>
                          <a:xfrm>
                            <a:off x="96847" y="163156"/>
                            <a:ext cx="118745" cy="142240"/>
                          </a:xfrm>
                          <a:prstGeom prst="rect">
                            <a:avLst/>
                          </a:prstGeom>
                        </wps:spPr>
                        <wps:txbx>
                          <w:txbxContent>
                            <w:p w14:paraId="689294C5" w14:textId="77777777" w:rsidR="00F52AD7" w:rsidRDefault="00000000">
                              <w:pPr>
                                <w:spacing w:line="223" w:lineRule="exact"/>
                                <w:rPr>
                                  <w:rFonts w:ascii="Arial"/>
                                  <w:b/>
                                  <w:sz w:val="20"/>
                                </w:rPr>
                              </w:pPr>
                              <w:r>
                                <w:rPr>
                                  <w:rFonts w:ascii="Arial"/>
                                  <w:b/>
                                  <w:spacing w:val="-5"/>
                                  <w:sz w:val="20"/>
                                </w:rPr>
                                <w:t>c.</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92.84922pt;margin-top:1.34141pt;width:141.8pt;height:152.6pt;mso-position-horizontal-relative:page;mso-position-vertical-relative:paragraph;z-index:15739904" id="docshapegroup139" coordorigin="1857,27" coordsize="2836,3052">
                <v:shape style="position:absolute;left:1856;top:26;width:2836;height:3052" type="#_x0000_t75" id="docshape140" stroked="false">
                  <v:imagedata r:id="rId57" o:title=""/>
                </v:shape>
                <v:shape style="position:absolute;left:2009;top:283;width:187;height:224" type="#_x0000_t202" id="docshape141" filled="false" stroked="false">
                  <v:textbox inset="0,0,0,0">
                    <w:txbxContent>
                      <w:p>
                        <w:pPr>
                          <w:spacing w:line="223" w:lineRule="exact" w:before="0"/>
                          <w:ind w:left="0" w:right="0" w:firstLine="0"/>
                          <w:jc w:val="left"/>
                          <w:rPr>
                            <w:rFonts w:ascii="Arial"/>
                            <w:b/>
                            <w:sz w:val="20"/>
                          </w:rPr>
                        </w:pPr>
                        <w:r>
                          <w:rPr>
                            <w:rFonts w:ascii="Arial"/>
                            <w:b/>
                            <w:spacing w:val="-5"/>
                            <w:sz w:val="20"/>
                          </w:rPr>
                          <w:t>c.</w:t>
                        </w:r>
                      </w:p>
                    </w:txbxContent>
                  </v:textbox>
                  <w10:wrap type="none"/>
                </v:shape>
                <w10:wrap type="none"/>
              </v:group>
            </w:pict>
          </mc:Fallback>
        </mc:AlternateContent>
      </w:r>
      <w:r>
        <w:rPr>
          <w:noProof/>
        </w:rPr>
        <mc:AlternateContent>
          <mc:Choice Requires="wps">
            <w:drawing>
              <wp:anchor distT="0" distB="0" distL="0" distR="0" simplePos="0" relativeHeight="15740416" behindDoc="0" locked="0" layoutInCell="1" allowOverlap="1" wp14:anchorId="2C90E08F" wp14:editId="4D03A790">
                <wp:simplePos x="0" y="0"/>
                <wp:positionH relativeFrom="page">
                  <wp:posOffset>3088833</wp:posOffset>
                </wp:positionH>
                <wp:positionV relativeFrom="paragraph">
                  <wp:posOffset>17035</wp:posOffset>
                </wp:positionV>
                <wp:extent cx="1800860" cy="1938020"/>
                <wp:effectExtent l="0" t="0" r="0" b="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0860" cy="1938020"/>
                          <a:chOff x="0" y="0"/>
                          <a:chExt cx="1800860" cy="1938020"/>
                        </a:xfrm>
                      </wpg:grpSpPr>
                      <pic:pic xmlns:pic="http://schemas.openxmlformats.org/drawingml/2006/picture">
                        <pic:nvPicPr>
                          <pic:cNvPr id="240" name="Image 240"/>
                          <pic:cNvPicPr/>
                        </pic:nvPicPr>
                        <pic:blipFill>
                          <a:blip r:embed="rId58" cstate="print"/>
                          <a:stretch>
                            <a:fillRect/>
                          </a:stretch>
                        </pic:blipFill>
                        <pic:spPr>
                          <a:xfrm>
                            <a:off x="0" y="0"/>
                            <a:ext cx="1800636" cy="1937558"/>
                          </a:xfrm>
                          <a:prstGeom prst="rect">
                            <a:avLst/>
                          </a:prstGeom>
                        </pic:spPr>
                      </pic:pic>
                      <wps:wsp>
                        <wps:cNvPr id="241" name="Textbox 241"/>
                        <wps:cNvSpPr txBox="1"/>
                        <wps:spPr>
                          <a:xfrm>
                            <a:off x="103846" y="163156"/>
                            <a:ext cx="125730" cy="142240"/>
                          </a:xfrm>
                          <a:prstGeom prst="rect">
                            <a:avLst/>
                          </a:prstGeom>
                        </wps:spPr>
                        <wps:txbx>
                          <w:txbxContent>
                            <w:p w14:paraId="0592B4D0" w14:textId="77777777" w:rsidR="00F52AD7" w:rsidRDefault="00000000">
                              <w:pPr>
                                <w:spacing w:line="223" w:lineRule="exact"/>
                                <w:rPr>
                                  <w:rFonts w:ascii="Arial"/>
                                  <w:b/>
                                  <w:sz w:val="20"/>
                                </w:rPr>
                              </w:pPr>
                              <w:r>
                                <w:rPr>
                                  <w:rFonts w:ascii="Arial"/>
                                  <w:b/>
                                  <w:spacing w:val="-5"/>
                                  <w:sz w:val="20"/>
                                </w:rPr>
                                <w:t>d.</w:t>
                              </w:r>
                            </w:p>
                          </w:txbxContent>
                        </wps:txbx>
                        <wps:bodyPr wrap="square" lIns="0" tIns="0" rIns="0" bIns="0" rtlCol="0">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43.21524pt;margin-top:1.34141pt;width:141.8pt;height:152.6pt;mso-position-horizontal-relative:page;mso-position-vertical-relative:paragraph;z-index:15740416" id="docshapegroup142" coordorigin="4864,27" coordsize="2836,3052">
                <v:shape style="position:absolute;left:4864;top:26;width:2836;height:3052" type="#_x0000_t75" id="docshape143" stroked="false">
                  <v:imagedata r:id="rId59" o:title=""/>
                </v:shape>
                <v:shape style="position:absolute;left:5027;top:283;width:198;height:224" type="#_x0000_t202" id="docshape144" filled="false" stroked="false">
                  <v:textbox inset="0,0,0,0">
                    <w:txbxContent>
                      <w:p>
                        <w:pPr>
                          <w:spacing w:line="223" w:lineRule="exact" w:before="0"/>
                          <w:ind w:left="0" w:right="0" w:firstLine="0"/>
                          <w:jc w:val="left"/>
                          <w:rPr>
                            <w:rFonts w:ascii="Arial"/>
                            <w:b/>
                            <w:sz w:val="20"/>
                          </w:rPr>
                        </w:pPr>
                        <w:r>
                          <w:rPr>
                            <w:rFonts w:ascii="Arial"/>
                            <w:b/>
                            <w:spacing w:val="-5"/>
                            <w:sz w:val="20"/>
                          </w:rPr>
                          <w:t>d.</w:t>
                        </w:r>
                      </w:p>
                    </w:txbxContent>
                  </v:textbox>
                  <w10:wrap type="none"/>
                </v:shape>
                <w10:wrap type="none"/>
              </v:group>
            </w:pict>
          </mc:Fallback>
        </mc:AlternateContent>
      </w:r>
      <w:r>
        <w:rPr>
          <w:rFonts w:ascii="Arial"/>
          <w:sz w:val="17"/>
        </w:rPr>
        <w:t xml:space="preserve">No change </w:t>
      </w:r>
      <w:r>
        <w:rPr>
          <w:rFonts w:ascii="Arial"/>
          <w:spacing w:val="-2"/>
          <w:sz w:val="17"/>
        </w:rPr>
        <w:t xml:space="preserve">Increasing </w:t>
      </w:r>
      <w:r>
        <w:rPr>
          <w:rFonts w:ascii="Arial"/>
          <w:sz w:val="17"/>
        </w:rPr>
        <w:t>Becoming</w:t>
      </w:r>
      <w:r>
        <w:rPr>
          <w:rFonts w:ascii="Arial"/>
          <w:spacing w:val="-12"/>
          <w:sz w:val="17"/>
        </w:rPr>
        <w:t xml:space="preserve"> </w:t>
      </w:r>
      <w:r>
        <w:rPr>
          <w:rFonts w:ascii="Arial"/>
          <w:sz w:val="17"/>
        </w:rPr>
        <w:t>sufficient</w:t>
      </w:r>
    </w:p>
    <w:p w14:paraId="6B8333DC" w14:textId="77777777" w:rsidR="00F52AD7" w:rsidRDefault="00F52AD7">
      <w:pPr>
        <w:pStyle w:val="Corpsdetexte"/>
        <w:rPr>
          <w:rFonts w:ascii="Arial"/>
          <w:sz w:val="17"/>
        </w:rPr>
      </w:pPr>
    </w:p>
    <w:p w14:paraId="236971B7" w14:textId="77777777" w:rsidR="00F52AD7" w:rsidRDefault="00F52AD7">
      <w:pPr>
        <w:pStyle w:val="Corpsdetexte"/>
        <w:rPr>
          <w:rFonts w:ascii="Arial"/>
          <w:sz w:val="17"/>
        </w:rPr>
      </w:pPr>
    </w:p>
    <w:p w14:paraId="1F3C3773" w14:textId="77777777" w:rsidR="00F52AD7" w:rsidRDefault="00F52AD7">
      <w:pPr>
        <w:pStyle w:val="Corpsdetexte"/>
        <w:rPr>
          <w:rFonts w:ascii="Arial"/>
          <w:sz w:val="17"/>
        </w:rPr>
      </w:pPr>
    </w:p>
    <w:p w14:paraId="6427F291" w14:textId="77777777" w:rsidR="00F52AD7" w:rsidRDefault="00F52AD7">
      <w:pPr>
        <w:pStyle w:val="Corpsdetexte"/>
        <w:rPr>
          <w:rFonts w:ascii="Arial"/>
          <w:sz w:val="17"/>
        </w:rPr>
      </w:pPr>
    </w:p>
    <w:p w14:paraId="6B91A2ED" w14:textId="77777777" w:rsidR="00F52AD7" w:rsidRDefault="00F52AD7">
      <w:pPr>
        <w:pStyle w:val="Corpsdetexte"/>
        <w:rPr>
          <w:rFonts w:ascii="Arial"/>
          <w:sz w:val="17"/>
        </w:rPr>
      </w:pPr>
    </w:p>
    <w:p w14:paraId="4D2460C6" w14:textId="77777777" w:rsidR="00F52AD7" w:rsidRDefault="00F52AD7">
      <w:pPr>
        <w:pStyle w:val="Corpsdetexte"/>
        <w:rPr>
          <w:rFonts w:ascii="Arial"/>
          <w:sz w:val="17"/>
        </w:rPr>
      </w:pPr>
    </w:p>
    <w:p w14:paraId="07A15D61" w14:textId="77777777" w:rsidR="00F52AD7" w:rsidRDefault="00F52AD7">
      <w:pPr>
        <w:pStyle w:val="Corpsdetexte"/>
        <w:rPr>
          <w:rFonts w:ascii="Arial"/>
          <w:sz w:val="17"/>
        </w:rPr>
      </w:pPr>
    </w:p>
    <w:p w14:paraId="548816B9" w14:textId="77777777" w:rsidR="00F52AD7" w:rsidRDefault="00F52AD7">
      <w:pPr>
        <w:pStyle w:val="Corpsdetexte"/>
        <w:rPr>
          <w:rFonts w:ascii="Arial"/>
          <w:sz w:val="17"/>
        </w:rPr>
      </w:pPr>
    </w:p>
    <w:p w14:paraId="03DC91CD" w14:textId="77777777" w:rsidR="00F52AD7" w:rsidRDefault="00F52AD7">
      <w:pPr>
        <w:pStyle w:val="Corpsdetexte"/>
        <w:rPr>
          <w:rFonts w:ascii="Arial"/>
          <w:sz w:val="17"/>
        </w:rPr>
      </w:pPr>
    </w:p>
    <w:p w14:paraId="3FD209BD" w14:textId="77777777" w:rsidR="00F52AD7" w:rsidRDefault="00F52AD7">
      <w:pPr>
        <w:pStyle w:val="Corpsdetexte"/>
        <w:rPr>
          <w:rFonts w:ascii="Arial"/>
          <w:sz w:val="17"/>
        </w:rPr>
      </w:pPr>
    </w:p>
    <w:p w14:paraId="77CC6E33" w14:textId="77777777" w:rsidR="00F52AD7" w:rsidRDefault="00F52AD7">
      <w:pPr>
        <w:pStyle w:val="Corpsdetexte"/>
        <w:rPr>
          <w:rFonts w:ascii="Arial"/>
          <w:sz w:val="17"/>
        </w:rPr>
      </w:pPr>
    </w:p>
    <w:p w14:paraId="78AC92DC" w14:textId="77777777" w:rsidR="00F52AD7" w:rsidRDefault="00F52AD7">
      <w:pPr>
        <w:pStyle w:val="Corpsdetexte"/>
        <w:rPr>
          <w:rFonts w:ascii="Arial"/>
          <w:sz w:val="17"/>
        </w:rPr>
      </w:pPr>
    </w:p>
    <w:p w14:paraId="0F8AF730" w14:textId="77777777" w:rsidR="00F52AD7" w:rsidRDefault="00F52AD7">
      <w:pPr>
        <w:pStyle w:val="Corpsdetexte"/>
        <w:spacing w:before="131"/>
        <w:rPr>
          <w:rFonts w:ascii="Arial"/>
          <w:sz w:val="17"/>
        </w:rPr>
      </w:pPr>
    </w:p>
    <w:p w14:paraId="6139AA40" w14:textId="77777777" w:rsidR="00F52AD7" w:rsidRDefault="00000000">
      <w:pPr>
        <w:spacing w:line="283" w:lineRule="auto"/>
        <w:ind w:left="197" w:right="453"/>
        <w:jc w:val="both"/>
        <w:rPr>
          <w:rFonts w:ascii="Arial"/>
        </w:rPr>
      </w:pPr>
      <w:commentRangeStart w:id="696"/>
      <w:r>
        <w:rPr>
          <w:rFonts w:ascii="Arial"/>
          <w:b/>
          <w:spacing w:val="-6"/>
        </w:rPr>
        <w:t>Fig.</w:t>
      </w:r>
      <w:r>
        <w:rPr>
          <w:rFonts w:ascii="Arial"/>
          <w:b/>
          <w:spacing w:val="-10"/>
        </w:rPr>
        <w:t xml:space="preserve"> </w:t>
      </w:r>
      <w:r>
        <w:rPr>
          <w:rFonts w:ascii="Arial"/>
          <w:b/>
          <w:spacing w:val="-6"/>
        </w:rPr>
        <w:t>24.</w:t>
      </w:r>
      <w:r>
        <w:rPr>
          <w:rFonts w:ascii="Arial"/>
          <w:b/>
          <w:spacing w:val="-9"/>
        </w:rPr>
        <w:t xml:space="preserve"> </w:t>
      </w:r>
      <w:r>
        <w:rPr>
          <w:rFonts w:ascii="Arial"/>
          <w:b/>
          <w:spacing w:val="-6"/>
        </w:rPr>
        <w:t>Projected</w:t>
      </w:r>
      <w:r>
        <w:rPr>
          <w:rFonts w:ascii="Arial"/>
          <w:b/>
          <w:spacing w:val="-9"/>
        </w:rPr>
        <w:t xml:space="preserve"> </w:t>
      </w:r>
      <w:r>
        <w:rPr>
          <w:rFonts w:ascii="Arial"/>
          <w:b/>
          <w:spacing w:val="-6"/>
        </w:rPr>
        <w:t>beech</w:t>
      </w:r>
      <w:r>
        <w:rPr>
          <w:rFonts w:ascii="Arial"/>
          <w:b/>
          <w:spacing w:val="-10"/>
        </w:rPr>
        <w:t xml:space="preserve"> </w:t>
      </w:r>
      <w:r>
        <w:rPr>
          <w:rFonts w:ascii="Arial"/>
          <w:b/>
          <w:spacing w:val="-6"/>
        </w:rPr>
        <w:t>distribution</w:t>
      </w:r>
      <w:r>
        <w:rPr>
          <w:rFonts w:ascii="Arial"/>
          <w:b/>
          <w:spacing w:val="-9"/>
        </w:rPr>
        <w:t xml:space="preserve"> </w:t>
      </w:r>
      <w:r>
        <w:rPr>
          <w:rFonts w:ascii="Arial"/>
          <w:b/>
          <w:spacing w:val="-6"/>
        </w:rPr>
        <w:t>in</w:t>
      </w:r>
      <w:r>
        <w:rPr>
          <w:rFonts w:ascii="Arial"/>
          <w:b/>
          <w:spacing w:val="-9"/>
        </w:rPr>
        <w:t xml:space="preserve"> </w:t>
      </w:r>
      <w:r>
        <w:rPr>
          <w:rFonts w:ascii="Arial"/>
          <w:b/>
          <w:spacing w:val="-6"/>
        </w:rPr>
        <w:t>2090,</w:t>
      </w:r>
      <w:r>
        <w:rPr>
          <w:rFonts w:ascii="Arial"/>
          <w:b/>
          <w:spacing w:val="-9"/>
        </w:rPr>
        <w:t xml:space="preserve"> </w:t>
      </w:r>
      <w:r>
        <w:rPr>
          <w:rFonts w:ascii="Arial"/>
          <w:b/>
          <w:spacing w:val="-6"/>
        </w:rPr>
        <w:t>according</w:t>
      </w:r>
      <w:r>
        <w:rPr>
          <w:rFonts w:ascii="Arial"/>
          <w:b/>
          <w:spacing w:val="-10"/>
        </w:rPr>
        <w:t xml:space="preserve"> </w:t>
      </w:r>
      <w:r>
        <w:rPr>
          <w:rFonts w:ascii="Arial"/>
          <w:b/>
          <w:spacing w:val="-6"/>
        </w:rPr>
        <w:t>to</w:t>
      </w:r>
      <w:r>
        <w:rPr>
          <w:rFonts w:ascii="Arial"/>
          <w:b/>
          <w:spacing w:val="-9"/>
        </w:rPr>
        <w:t xml:space="preserve"> </w:t>
      </w:r>
      <w:r>
        <w:rPr>
          <w:rFonts w:ascii="Arial"/>
          <w:b/>
          <w:spacing w:val="-6"/>
        </w:rPr>
        <w:t>(a)</w:t>
      </w:r>
      <w:r>
        <w:rPr>
          <w:rFonts w:ascii="Arial"/>
          <w:b/>
          <w:spacing w:val="-9"/>
        </w:rPr>
        <w:t xml:space="preserve"> </w:t>
      </w:r>
      <w:r>
        <w:rPr>
          <w:rFonts w:ascii="Arial"/>
          <w:b/>
          <w:spacing w:val="-6"/>
        </w:rPr>
        <w:t>correlative</w:t>
      </w:r>
      <w:r>
        <w:rPr>
          <w:rFonts w:ascii="Arial"/>
          <w:b/>
          <w:spacing w:val="-10"/>
        </w:rPr>
        <w:t xml:space="preserve"> </w:t>
      </w:r>
      <w:r>
        <w:rPr>
          <w:rFonts w:ascii="Arial"/>
          <w:b/>
          <w:spacing w:val="-6"/>
        </w:rPr>
        <w:t>species</w:t>
      </w:r>
      <w:r>
        <w:rPr>
          <w:rFonts w:ascii="Arial"/>
          <w:b/>
          <w:spacing w:val="-9"/>
        </w:rPr>
        <w:t xml:space="preserve"> </w:t>
      </w:r>
      <w:r>
        <w:rPr>
          <w:rFonts w:ascii="Arial"/>
          <w:b/>
          <w:spacing w:val="-6"/>
        </w:rPr>
        <w:t xml:space="preserve">distribution models, (b) </w:t>
      </w:r>
      <w:commentRangeEnd w:id="696"/>
      <w:r w:rsidR="00742FDA">
        <w:rPr>
          <w:rStyle w:val="Marquedecommentaire"/>
        </w:rPr>
        <w:commentReference w:id="696"/>
      </w:r>
      <w:r>
        <w:rPr>
          <w:rFonts w:ascii="Arial"/>
          <w:b/>
          <w:spacing w:val="-6"/>
        </w:rPr>
        <w:t xml:space="preserve">fitted process-explicit models, (c) partially fitted process-explicit models and (d) </w:t>
      </w:r>
      <w:r>
        <w:rPr>
          <w:rFonts w:ascii="Arial"/>
          <w:b/>
          <w:spacing w:val="-8"/>
        </w:rPr>
        <w:t>expert</w:t>
      </w:r>
      <w:r>
        <w:rPr>
          <w:rFonts w:ascii="Arial"/>
          <w:b/>
        </w:rPr>
        <w:t xml:space="preserve"> </w:t>
      </w:r>
      <w:r>
        <w:rPr>
          <w:rFonts w:ascii="Arial"/>
          <w:b/>
          <w:spacing w:val="-8"/>
        </w:rPr>
        <w:t>process-explicit</w:t>
      </w:r>
      <w:r>
        <w:rPr>
          <w:rFonts w:ascii="Arial"/>
          <w:b/>
        </w:rPr>
        <w:t xml:space="preserve"> </w:t>
      </w:r>
      <w:r>
        <w:rPr>
          <w:rFonts w:ascii="Arial"/>
          <w:b/>
          <w:spacing w:val="-8"/>
        </w:rPr>
        <w:t>models.</w:t>
      </w:r>
      <w:r>
        <w:rPr>
          <w:rFonts w:ascii="Arial"/>
          <w:b/>
          <w:spacing w:val="13"/>
        </w:rPr>
        <w:t xml:space="preserve"> </w:t>
      </w:r>
      <w:r>
        <w:rPr>
          <w:rFonts w:ascii="Arial"/>
          <w:spacing w:val="-8"/>
        </w:rPr>
        <w:t>Models</w:t>
      </w:r>
      <w:r>
        <w:rPr>
          <w:rFonts w:ascii="Arial"/>
          <w:spacing w:val="-5"/>
        </w:rPr>
        <w:t xml:space="preserve"> </w:t>
      </w:r>
      <w:r>
        <w:rPr>
          <w:rFonts w:ascii="Arial"/>
          <w:spacing w:val="-8"/>
        </w:rPr>
        <w:t>are</w:t>
      </w:r>
      <w:r>
        <w:rPr>
          <w:rFonts w:ascii="Arial"/>
          <w:spacing w:val="-5"/>
        </w:rPr>
        <w:t xml:space="preserve"> </w:t>
      </w:r>
      <w:r>
        <w:rPr>
          <w:rFonts w:ascii="Arial"/>
          <w:spacing w:val="-8"/>
        </w:rPr>
        <w:t>forced</w:t>
      </w:r>
      <w:r>
        <w:rPr>
          <w:rFonts w:ascii="Arial"/>
          <w:spacing w:val="-6"/>
        </w:rPr>
        <w:t xml:space="preserve"> </w:t>
      </w:r>
      <w:r>
        <w:rPr>
          <w:rFonts w:ascii="Arial"/>
          <w:spacing w:val="-8"/>
        </w:rPr>
        <w:t>with</w:t>
      </w:r>
      <w:r>
        <w:rPr>
          <w:rFonts w:ascii="Arial"/>
          <w:spacing w:val="-6"/>
        </w:rPr>
        <w:t xml:space="preserve"> </w:t>
      </w:r>
      <w:r>
        <w:rPr>
          <w:rFonts w:ascii="Arial"/>
          <w:spacing w:val="-8"/>
        </w:rPr>
        <w:t>climatic</w:t>
      </w:r>
      <w:r>
        <w:rPr>
          <w:rFonts w:ascii="Arial"/>
          <w:spacing w:val="-5"/>
        </w:rPr>
        <w:t xml:space="preserve"> </w:t>
      </w:r>
      <w:r>
        <w:rPr>
          <w:rFonts w:ascii="Arial"/>
          <w:spacing w:val="-8"/>
        </w:rPr>
        <w:t>data</w:t>
      </w:r>
      <w:r>
        <w:rPr>
          <w:rFonts w:ascii="Arial"/>
          <w:spacing w:val="-6"/>
        </w:rPr>
        <w:t xml:space="preserve"> </w:t>
      </w:r>
      <w:r>
        <w:rPr>
          <w:rFonts w:ascii="Arial"/>
          <w:spacing w:val="-8"/>
        </w:rPr>
        <w:t>from</w:t>
      </w:r>
      <w:r>
        <w:rPr>
          <w:rFonts w:ascii="Arial"/>
          <w:spacing w:val="-5"/>
        </w:rPr>
        <w:t xml:space="preserve"> </w:t>
      </w:r>
      <w:r>
        <w:rPr>
          <w:rFonts w:ascii="Arial"/>
          <w:spacing w:val="-8"/>
        </w:rPr>
        <w:t>5</w:t>
      </w:r>
      <w:r>
        <w:rPr>
          <w:rFonts w:ascii="Arial"/>
          <w:spacing w:val="-6"/>
        </w:rPr>
        <w:t xml:space="preserve"> </w:t>
      </w:r>
      <w:r>
        <w:rPr>
          <w:rFonts w:ascii="Arial"/>
          <w:spacing w:val="-8"/>
        </w:rPr>
        <w:t>GCMs</w:t>
      </w:r>
      <w:r>
        <w:rPr>
          <w:rFonts w:ascii="Arial"/>
          <w:spacing w:val="-5"/>
        </w:rPr>
        <w:t xml:space="preserve"> </w:t>
      </w:r>
      <w:r>
        <w:rPr>
          <w:rFonts w:ascii="Arial"/>
          <w:spacing w:val="-8"/>
        </w:rPr>
        <w:t>under</w:t>
      </w:r>
      <w:r>
        <w:rPr>
          <w:rFonts w:ascii="Arial"/>
          <w:spacing w:val="-6"/>
        </w:rPr>
        <w:t xml:space="preserve"> </w:t>
      </w:r>
      <w:r>
        <w:rPr>
          <w:rFonts w:ascii="Arial"/>
          <w:spacing w:val="-8"/>
        </w:rPr>
        <w:t xml:space="preserve">scenario </w:t>
      </w:r>
      <w:r>
        <w:rPr>
          <w:rFonts w:ascii="Arial"/>
          <w:w w:val="90"/>
        </w:rPr>
        <w:t>SSP2-4.5.</w:t>
      </w:r>
      <w:r>
        <w:rPr>
          <w:rFonts w:ascii="Arial"/>
          <w:spacing w:val="22"/>
        </w:rPr>
        <w:t xml:space="preserve"> </w:t>
      </w:r>
      <w:r>
        <w:rPr>
          <w:rFonts w:ascii="Arial"/>
          <w:w w:val="90"/>
        </w:rPr>
        <w:t xml:space="preserve">For each model approach, the species is considered present/absent if more than half of the </w:t>
      </w:r>
      <w:r>
        <w:rPr>
          <w:rFonts w:ascii="Arial"/>
        </w:rPr>
        <w:t>simulations</w:t>
      </w:r>
      <w:r>
        <w:rPr>
          <w:rFonts w:ascii="Arial"/>
          <w:spacing w:val="-2"/>
        </w:rPr>
        <w:t xml:space="preserve"> </w:t>
      </w:r>
      <w:r>
        <w:rPr>
          <w:rFonts w:ascii="Arial"/>
        </w:rPr>
        <w:t>agree.</w:t>
      </w:r>
    </w:p>
    <w:p w14:paraId="7C4553D4" w14:textId="77777777" w:rsidR="00F52AD7" w:rsidRDefault="00F52AD7">
      <w:pPr>
        <w:pStyle w:val="Corpsdetexte"/>
        <w:rPr>
          <w:rFonts w:ascii="Arial"/>
          <w:sz w:val="22"/>
        </w:rPr>
      </w:pPr>
    </w:p>
    <w:p w14:paraId="0AADF284" w14:textId="77777777" w:rsidR="00F52AD7" w:rsidRDefault="00F52AD7">
      <w:pPr>
        <w:pStyle w:val="Corpsdetexte"/>
        <w:spacing w:before="205"/>
        <w:rPr>
          <w:rFonts w:ascii="Arial"/>
          <w:sz w:val="22"/>
        </w:rPr>
      </w:pPr>
    </w:p>
    <w:p w14:paraId="4E3D673A" w14:textId="77777777" w:rsidR="00F52AD7" w:rsidRDefault="00000000">
      <w:pPr>
        <w:pStyle w:val="Corpsdetexte"/>
        <w:spacing w:before="1" w:line="276" w:lineRule="auto"/>
        <w:ind w:left="169" w:right="410" w:firstLine="27"/>
        <w:jc w:val="both"/>
      </w:pPr>
      <w:r>
        <w:t>the coarse scale of this study (0.1°), the bias may rather be due to the fact that recent distribution</w:t>
      </w:r>
      <w:r>
        <w:rPr>
          <w:spacing w:val="40"/>
        </w:rPr>
        <w:t xml:space="preserve"> </w:t>
      </w:r>
      <w:r>
        <w:t>data</w:t>
      </w:r>
      <w:r>
        <w:rPr>
          <w:spacing w:val="40"/>
        </w:rPr>
        <w:t xml:space="preserve"> </w:t>
      </w:r>
      <w:r>
        <w:t>do</w:t>
      </w:r>
      <w:r>
        <w:rPr>
          <w:spacing w:val="40"/>
        </w:rPr>
        <w:t xml:space="preserve"> </w:t>
      </w:r>
      <w:r>
        <w:t>not</w:t>
      </w:r>
      <w:r>
        <w:rPr>
          <w:spacing w:val="40"/>
        </w:rPr>
        <w:t xml:space="preserve"> </w:t>
      </w:r>
      <w:r>
        <w:t>cover</w:t>
      </w:r>
      <w:r>
        <w:rPr>
          <w:spacing w:val="40"/>
        </w:rPr>
        <w:t xml:space="preserve"> </w:t>
      </w:r>
      <w:r>
        <w:t>the</w:t>
      </w:r>
      <w:r>
        <w:rPr>
          <w:spacing w:val="40"/>
        </w:rPr>
        <w:t xml:space="preserve"> </w:t>
      </w:r>
      <w:r>
        <w:t>entire</w:t>
      </w:r>
      <w:r>
        <w:rPr>
          <w:spacing w:val="40"/>
        </w:rPr>
        <w:t xml:space="preserve"> </w:t>
      </w:r>
      <w:r>
        <w:t>fundamental</w:t>
      </w:r>
      <w:r>
        <w:rPr>
          <w:spacing w:val="40"/>
        </w:rPr>
        <w:t xml:space="preserve"> </w:t>
      </w:r>
      <w:r>
        <w:t>niche</w:t>
      </w:r>
      <w:r>
        <w:rPr>
          <w:spacing w:val="40"/>
        </w:rPr>
        <w:t xml:space="preserve"> </w:t>
      </w:r>
      <w:r>
        <w:t>of</w:t>
      </w:r>
      <w:r>
        <w:rPr>
          <w:spacing w:val="40"/>
        </w:rPr>
        <w:t xml:space="preserve"> </w:t>
      </w:r>
      <w:r>
        <w:t>the</w:t>
      </w:r>
      <w:r>
        <w:rPr>
          <w:spacing w:val="40"/>
        </w:rPr>
        <w:t xml:space="preserve"> </w:t>
      </w:r>
      <w:r>
        <w:t>species,</w:t>
      </w:r>
      <w:r>
        <w:rPr>
          <w:spacing w:val="40"/>
        </w:rPr>
        <w:t xml:space="preserve"> </w:t>
      </w:r>
      <w:r>
        <w:t>and</w:t>
      </w:r>
      <w:r>
        <w:rPr>
          <w:spacing w:val="40"/>
        </w:rPr>
        <w:t xml:space="preserve"> </w:t>
      </w:r>
      <w:r>
        <w:t>thus</w:t>
      </w:r>
      <w:r>
        <w:rPr>
          <w:spacing w:val="40"/>
        </w:rPr>
        <w:t xml:space="preserve"> </w:t>
      </w:r>
      <w:r>
        <w:t>that we</w:t>
      </w:r>
      <w:r>
        <w:rPr>
          <w:spacing w:val="40"/>
        </w:rPr>
        <w:t xml:space="preserve"> </w:t>
      </w:r>
      <w:r>
        <w:t>underestimate</w:t>
      </w:r>
      <w:r>
        <w:rPr>
          <w:spacing w:val="40"/>
        </w:rPr>
        <w:t xml:space="preserve"> </w:t>
      </w:r>
      <w:r>
        <w:t>the</w:t>
      </w:r>
      <w:r>
        <w:rPr>
          <w:spacing w:val="40"/>
        </w:rPr>
        <w:t xml:space="preserve"> </w:t>
      </w:r>
      <w:r>
        <w:t>range</w:t>
      </w:r>
      <w:r>
        <w:rPr>
          <w:spacing w:val="40"/>
        </w:rPr>
        <w:t xml:space="preserve"> </w:t>
      </w:r>
      <w:r>
        <w:t>of</w:t>
      </w:r>
      <w:r>
        <w:rPr>
          <w:spacing w:val="40"/>
        </w:rPr>
        <w:t xml:space="preserve"> </w:t>
      </w:r>
      <w:r>
        <w:t>climatic</w:t>
      </w:r>
      <w:r>
        <w:rPr>
          <w:spacing w:val="40"/>
        </w:rPr>
        <w:t xml:space="preserve"> </w:t>
      </w:r>
      <w:r>
        <w:t>conditions</w:t>
      </w:r>
      <w:r>
        <w:rPr>
          <w:spacing w:val="40"/>
        </w:rPr>
        <w:t xml:space="preserve"> </w:t>
      </w:r>
      <w:r>
        <w:t>where</w:t>
      </w:r>
      <w:r>
        <w:rPr>
          <w:spacing w:val="40"/>
        </w:rPr>
        <w:t xml:space="preserve"> </w:t>
      </w:r>
      <w:r>
        <w:t>species</w:t>
      </w:r>
      <w:r>
        <w:rPr>
          <w:spacing w:val="40"/>
        </w:rPr>
        <w:t xml:space="preserve"> </w:t>
      </w:r>
      <w:r>
        <w:t>could</w:t>
      </w:r>
      <w:r>
        <w:rPr>
          <w:spacing w:val="40"/>
        </w:rPr>
        <w:t xml:space="preserve"> </w:t>
      </w:r>
      <w:r>
        <w:t>survive</w:t>
      </w:r>
      <w:r>
        <w:rPr>
          <w:spacing w:val="40"/>
        </w:rPr>
        <w:t xml:space="preserve"> </w:t>
      </w:r>
      <w:r>
        <w:t>(</w:t>
      </w:r>
      <w:r>
        <w:rPr>
          <w:color w:val="E94D52"/>
        </w:rPr>
        <w:t>Chevalier et al</w:t>
      </w:r>
      <w:r>
        <w:t xml:space="preserve">, </w:t>
      </w:r>
      <w:r>
        <w:rPr>
          <w:color w:val="E94D52"/>
        </w:rPr>
        <w:t>2024</w:t>
      </w:r>
      <w:r>
        <w:t xml:space="preserve">; </w:t>
      </w:r>
      <w:proofErr w:type="spellStart"/>
      <w:r>
        <w:rPr>
          <w:color w:val="E94D52"/>
        </w:rPr>
        <w:t>Nogués</w:t>
      </w:r>
      <w:proofErr w:type="spellEnd"/>
      <w:r>
        <w:rPr>
          <w:color w:val="E94D52"/>
        </w:rPr>
        <w:t>-Bravo et al</w:t>
      </w:r>
      <w:r>
        <w:t xml:space="preserve">, </w:t>
      </w:r>
      <w:r>
        <w:rPr>
          <w:color w:val="E94D52"/>
        </w:rPr>
        <w:t>2016</w:t>
      </w:r>
      <w:r>
        <w:t>). This fundamental niche truncation could be partly corrected by including paleorecords in the calibration process (</w:t>
      </w:r>
      <w:proofErr w:type="spellStart"/>
      <w:r>
        <w:rPr>
          <w:color w:val="E94D52"/>
        </w:rPr>
        <w:t>Maiorano</w:t>
      </w:r>
      <w:proofErr w:type="spellEnd"/>
      <w:r>
        <w:rPr>
          <w:color w:val="E94D52"/>
        </w:rPr>
        <w:t xml:space="preserve"> et al</w:t>
      </w:r>
      <w:r>
        <w:t xml:space="preserve">, </w:t>
      </w:r>
      <w:r>
        <w:rPr>
          <w:color w:val="E94D52"/>
        </w:rPr>
        <w:t>2013</w:t>
      </w:r>
      <w:r>
        <w:t>), but it may</w:t>
      </w:r>
      <w:r>
        <w:rPr>
          <w:spacing w:val="20"/>
        </w:rPr>
        <w:t xml:space="preserve"> </w:t>
      </w:r>
      <w:r>
        <w:t>even</w:t>
      </w:r>
      <w:r>
        <w:rPr>
          <w:spacing w:val="20"/>
        </w:rPr>
        <w:t xml:space="preserve"> </w:t>
      </w:r>
      <w:r>
        <w:t>increase</w:t>
      </w:r>
      <w:r>
        <w:rPr>
          <w:spacing w:val="20"/>
        </w:rPr>
        <w:t xml:space="preserve"> </w:t>
      </w:r>
      <w:r>
        <w:t>the</w:t>
      </w:r>
      <w:r>
        <w:rPr>
          <w:spacing w:val="20"/>
        </w:rPr>
        <w:t xml:space="preserve"> </w:t>
      </w:r>
      <w:r>
        <w:t>magnitude</w:t>
      </w:r>
      <w:r>
        <w:rPr>
          <w:spacing w:val="20"/>
        </w:rPr>
        <w:t xml:space="preserve"> </w:t>
      </w:r>
      <w:r>
        <w:t>of</w:t>
      </w:r>
      <w:r>
        <w:rPr>
          <w:spacing w:val="20"/>
        </w:rPr>
        <w:t xml:space="preserve"> </w:t>
      </w:r>
      <w:r>
        <w:t>projected</w:t>
      </w:r>
      <w:r>
        <w:rPr>
          <w:spacing w:val="20"/>
        </w:rPr>
        <w:t xml:space="preserve"> </w:t>
      </w:r>
      <w:r>
        <w:t>future</w:t>
      </w:r>
      <w:r>
        <w:rPr>
          <w:spacing w:val="20"/>
        </w:rPr>
        <w:t xml:space="preserve"> </w:t>
      </w:r>
      <w:r>
        <w:t>changes</w:t>
      </w:r>
      <w:r>
        <w:rPr>
          <w:spacing w:val="20"/>
        </w:rPr>
        <w:t xml:space="preserve"> </w:t>
      </w:r>
      <w:r>
        <w:t>for</w:t>
      </w:r>
      <w:r>
        <w:rPr>
          <w:spacing w:val="20"/>
        </w:rPr>
        <w:t xml:space="preserve"> </w:t>
      </w:r>
      <w:r>
        <w:t>some</w:t>
      </w:r>
      <w:r>
        <w:rPr>
          <w:spacing w:val="20"/>
        </w:rPr>
        <w:t xml:space="preserve"> </w:t>
      </w:r>
      <w:r>
        <w:t>plants.</w:t>
      </w:r>
      <w:r>
        <w:rPr>
          <w:spacing w:val="40"/>
        </w:rPr>
        <w:t xml:space="preserve"> </w:t>
      </w:r>
      <w:r>
        <w:t>For</w:t>
      </w:r>
      <w:r>
        <w:rPr>
          <w:spacing w:val="20"/>
        </w:rPr>
        <w:t xml:space="preserve"> </w:t>
      </w:r>
      <w:r>
        <w:t xml:space="preserve">example, in </w:t>
      </w:r>
      <w:proofErr w:type="spellStart"/>
      <w:r>
        <w:rPr>
          <w:color w:val="E94D52"/>
        </w:rPr>
        <w:t>Nogués</w:t>
      </w:r>
      <w:proofErr w:type="spellEnd"/>
      <w:r>
        <w:rPr>
          <w:color w:val="E94D52"/>
        </w:rPr>
        <w:t xml:space="preserve">-Bravo et al </w:t>
      </w:r>
      <w:r>
        <w:t>(</w:t>
      </w:r>
      <w:r>
        <w:rPr>
          <w:color w:val="E94D52"/>
        </w:rPr>
        <w:t>2016</w:t>
      </w:r>
      <w:r>
        <w:t xml:space="preserve">), the genus </w:t>
      </w:r>
      <w:r>
        <w:rPr>
          <w:i/>
        </w:rPr>
        <w:t xml:space="preserve">Fagus </w:t>
      </w:r>
      <w:r>
        <w:t>shifted from a conservation status of "</w:t>
      </w:r>
      <w:r>
        <w:rPr>
          <w:i/>
        </w:rPr>
        <w:t>Least Concerned</w:t>
      </w:r>
      <w:r>
        <w:t>" to "</w:t>
      </w:r>
      <w:r>
        <w:rPr>
          <w:i/>
        </w:rPr>
        <w:t>Endangered</w:t>
      </w:r>
      <w:r>
        <w:t>" by 2050 in Europe when including such very long-term data. Another lever for improvement could be to consider local adaptation potential of species (</w:t>
      </w:r>
      <w:r>
        <w:rPr>
          <w:color w:val="E94D52"/>
        </w:rPr>
        <w:t>Benito Garzón et al</w:t>
      </w:r>
      <w:r>
        <w:t xml:space="preserve">, </w:t>
      </w:r>
      <w:r>
        <w:rPr>
          <w:color w:val="E94D52"/>
        </w:rPr>
        <w:t>2011</w:t>
      </w:r>
      <w:r>
        <w:t>), as some populations may be pre-adapted to more challenging climatic</w:t>
      </w:r>
      <w:r>
        <w:rPr>
          <w:spacing w:val="40"/>
        </w:rPr>
        <w:t xml:space="preserve"> </w:t>
      </w:r>
      <w:r>
        <w:t>conditions.</w:t>
      </w:r>
      <w:r>
        <w:rPr>
          <w:spacing w:val="40"/>
        </w:rPr>
        <w:t xml:space="preserve"> </w:t>
      </w:r>
      <w:r>
        <w:t>In</w:t>
      </w:r>
      <w:r>
        <w:rPr>
          <w:spacing w:val="40"/>
        </w:rPr>
        <w:t xml:space="preserve"> </w:t>
      </w:r>
      <w:r>
        <w:t>any</w:t>
      </w:r>
      <w:r>
        <w:rPr>
          <w:spacing w:val="40"/>
        </w:rPr>
        <w:t xml:space="preserve"> </w:t>
      </w:r>
      <w:r>
        <w:t>case,</w:t>
      </w:r>
      <w:r>
        <w:rPr>
          <w:spacing w:val="40"/>
        </w:rPr>
        <w:t xml:space="preserve"> </w:t>
      </w:r>
      <w:r>
        <w:t>including</w:t>
      </w:r>
      <w:r>
        <w:rPr>
          <w:spacing w:val="40"/>
        </w:rPr>
        <w:t xml:space="preserve"> </w:t>
      </w:r>
      <w:r>
        <w:t>past</w:t>
      </w:r>
      <w:r>
        <w:rPr>
          <w:spacing w:val="40"/>
        </w:rPr>
        <w:t xml:space="preserve"> </w:t>
      </w:r>
      <w:r>
        <w:t>distribution</w:t>
      </w:r>
      <w:r>
        <w:rPr>
          <w:spacing w:val="40"/>
        </w:rPr>
        <w:t xml:space="preserve"> </w:t>
      </w:r>
      <w:r>
        <w:t>data</w:t>
      </w:r>
      <w:r>
        <w:rPr>
          <w:spacing w:val="40"/>
        </w:rPr>
        <w:t xml:space="preserve"> </w:t>
      </w:r>
      <w:r>
        <w:t>or</w:t>
      </w:r>
      <w:r>
        <w:rPr>
          <w:spacing w:val="40"/>
        </w:rPr>
        <w:t xml:space="preserve"> </w:t>
      </w:r>
      <w:r>
        <w:t>refining</w:t>
      </w:r>
      <w:r>
        <w:rPr>
          <w:spacing w:val="40"/>
        </w:rPr>
        <w:t xml:space="preserve"> </w:t>
      </w:r>
      <w:r>
        <w:t>model</w:t>
      </w:r>
      <w:r>
        <w:rPr>
          <w:spacing w:val="40"/>
        </w:rPr>
        <w:t xml:space="preserve"> </w:t>
      </w:r>
      <w:r>
        <w:t xml:space="preserve">with finer-scale data cannot prevent the issue of non-analogue future climatic conditions. Most paleorecords are limited to the Late Pleistocene/Holocene period (but see </w:t>
      </w:r>
      <w:proofErr w:type="spellStart"/>
      <w:r>
        <w:rPr>
          <w:color w:val="E94D52"/>
        </w:rPr>
        <w:t>Chiarenza</w:t>
      </w:r>
      <w:proofErr w:type="spellEnd"/>
      <w:r>
        <w:rPr>
          <w:color w:val="E94D52"/>
        </w:rPr>
        <w:t xml:space="preserve"> et al</w:t>
      </w:r>
      <w:r>
        <w:t xml:space="preserve">, </w:t>
      </w:r>
      <w:r>
        <w:rPr>
          <w:color w:val="E94D52"/>
        </w:rPr>
        <w:t>2023</w:t>
      </w:r>
      <w:r>
        <w:t>), i.e.</w:t>
      </w:r>
      <w:r>
        <w:rPr>
          <w:spacing w:val="40"/>
        </w:rPr>
        <w:t xml:space="preserve"> </w:t>
      </w:r>
      <w:r>
        <w:t>to a cooler climate, and estimating the actual warm niche limits would require</w:t>
      </w:r>
      <w:r>
        <w:rPr>
          <w:spacing w:val="40"/>
        </w:rPr>
        <w:t xml:space="preserve"> </w:t>
      </w:r>
      <w:r>
        <w:t>going</w:t>
      </w:r>
      <w:r>
        <w:rPr>
          <w:spacing w:val="40"/>
        </w:rPr>
        <w:t xml:space="preserve"> </w:t>
      </w:r>
      <w:r>
        <w:t>back</w:t>
      </w:r>
      <w:r>
        <w:rPr>
          <w:spacing w:val="40"/>
        </w:rPr>
        <w:t xml:space="preserve"> </w:t>
      </w:r>
      <w:r>
        <w:t>much</w:t>
      </w:r>
      <w:r>
        <w:rPr>
          <w:spacing w:val="40"/>
        </w:rPr>
        <w:t xml:space="preserve"> </w:t>
      </w:r>
      <w:r>
        <w:t>further</w:t>
      </w:r>
      <w:r>
        <w:rPr>
          <w:spacing w:val="40"/>
        </w:rPr>
        <w:t xml:space="preserve"> </w:t>
      </w:r>
      <w:r>
        <w:t>in</w:t>
      </w:r>
      <w:r>
        <w:rPr>
          <w:spacing w:val="40"/>
        </w:rPr>
        <w:t xml:space="preserve"> </w:t>
      </w:r>
      <w:r>
        <w:t>time</w:t>
      </w:r>
      <w:r>
        <w:rPr>
          <w:spacing w:val="40"/>
        </w:rPr>
        <w:t xml:space="preserve"> </w:t>
      </w:r>
      <w:r>
        <w:t>where</w:t>
      </w:r>
      <w:r>
        <w:rPr>
          <w:spacing w:val="40"/>
        </w:rPr>
        <w:t xml:space="preserve"> </w:t>
      </w:r>
      <w:r>
        <w:t>paleorecords</w:t>
      </w:r>
      <w:r>
        <w:rPr>
          <w:spacing w:val="40"/>
        </w:rPr>
        <w:t xml:space="preserve"> </w:t>
      </w:r>
      <w:r>
        <w:t>become</w:t>
      </w:r>
      <w:r>
        <w:rPr>
          <w:spacing w:val="40"/>
        </w:rPr>
        <w:t xml:space="preserve"> </w:t>
      </w:r>
      <w:r>
        <w:t>even</w:t>
      </w:r>
      <w:r>
        <w:rPr>
          <w:spacing w:val="40"/>
        </w:rPr>
        <w:t xml:space="preserve"> </w:t>
      </w:r>
      <w:r>
        <w:t>more</w:t>
      </w:r>
      <w:r>
        <w:rPr>
          <w:spacing w:val="40"/>
        </w:rPr>
        <w:t xml:space="preserve"> </w:t>
      </w:r>
      <w:r>
        <w:t>challenging</w:t>
      </w:r>
      <w:r>
        <w:rPr>
          <w:spacing w:val="40"/>
        </w:rPr>
        <w:t xml:space="preserve"> </w:t>
      </w:r>
      <w:r>
        <w:t>to use,</w:t>
      </w:r>
      <w:r>
        <w:rPr>
          <w:spacing w:val="40"/>
        </w:rPr>
        <w:t xml:space="preserve"> </w:t>
      </w:r>
      <w:r>
        <w:t>and</w:t>
      </w:r>
      <w:r>
        <w:rPr>
          <w:spacing w:val="40"/>
        </w:rPr>
        <w:t xml:space="preserve"> </w:t>
      </w:r>
      <w:r>
        <w:t>potentially</w:t>
      </w:r>
      <w:r>
        <w:rPr>
          <w:spacing w:val="40"/>
        </w:rPr>
        <w:t xml:space="preserve"> </w:t>
      </w:r>
      <w:r>
        <w:t>where</w:t>
      </w:r>
      <w:r>
        <w:rPr>
          <w:spacing w:val="40"/>
        </w:rPr>
        <w:t xml:space="preserve"> </w:t>
      </w:r>
      <w:r>
        <w:t>modern</w:t>
      </w:r>
      <w:r>
        <w:rPr>
          <w:spacing w:val="40"/>
        </w:rPr>
        <w:t xml:space="preserve"> </w:t>
      </w:r>
      <w:r>
        <w:t>species</w:t>
      </w:r>
      <w:r>
        <w:rPr>
          <w:spacing w:val="40"/>
        </w:rPr>
        <w:t xml:space="preserve"> </w:t>
      </w:r>
      <w:r>
        <w:t>did</w:t>
      </w:r>
      <w:r>
        <w:rPr>
          <w:spacing w:val="40"/>
        </w:rPr>
        <w:t xml:space="preserve"> </w:t>
      </w:r>
      <w:r>
        <w:t>not</w:t>
      </w:r>
      <w:r>
        <w:rPr>
          <w:spacing w:val="40"/>
        </w:rPr>
        <w:t xml:space="preserve"> </w:t>
      </w:r>
      <w:r>
        <w:t>yet</w:t>
      </w:r>
      <w:r>
        <w:rPr>
          <w:spacing w:val="40"/>
        </w:rPr>
        <w:t xml:space="preserve"> </w:t>
      </w:r>
      <w:r>
        <w:t>exist</w:t>
      </w:r>
      <w:r>
        <w:rPr>
          <w:spacing w:val="40"/>
        </w:rPr>
        <w:t xml:space="preserve"> </w:t>
      </w:r>
      <w:r>
        <w:t>(</w:t>
      </w:r>
      <w:r>
        <w:rPr>
          <w:color w:val="E94D52"/>
        </w:rPr>
        <w:t>Burke</w:t>
      </w:r>
      <w:r>
        <w:rPr>
          <w:color w:val="E94D52"/>
          <w:spacing w:val="40"/>
        </w:rPr>
        <w:t xml:space="preserve"> </w:t>
      </w:r>
      <w:r>
        <w:rPr>
          <w:color w:val="E94D52"/>
        </w:rPr>
        <w:t>et</w:t>
      </w:r>
      <w:r>
        <w:rPr>
          <w:color w:val="E94D52"/>
          <w:spacing w:val="40"/>
        </w:rPr>
        <w:t xml:space="preserve"> </w:t>
      </w:r>
      <w:r>
        <w:rPr>
          <w:color w:val="E94D52"/>
        </w:rPr>
        <w:t>al</w:t>
      </w:r>
      <w:r>
        <w:t>,</w:t>
      </w:r>
      <w:r>
        <w:rPr>
          <w:spacing w:val="40"/>
        </w:rPr>
        <w:t xml:space="preserve"> </w:t>
      </w:r>
      <w:r>
        <w:rPr>
          <w:color w:val="E94D52"/>
        </w:rPr>
        <w:t>2018</w:t>
      </w:r>
      <w:r>
        <w:t>;</w:t>
      </w:r>
      <w:r>
        <w:rPr>
          <w:spacing w:val="40"/>
        </w:rPr>
        <w:t xml:space="preserve"> </w:t>
      </w:r>
      <w:r>
        <w:rPr>
          <w:color w:val="E94D52"/>
        </w:rPr>
        <w:t>Chevalier et</w:t>
      </w:r>
      <w:r>
        <w:rPr>
          <w:color w:val="E94D52"/>
          <w:spacing w:val="40"/>
        </w:rPr>
        <w:t xml:space="preserve"> </w:t>
      </w:r>
      <w:r>
        <w:rPr>
          <w:color w:val="E94D52"/>
        </w:rPr>
        <w:t>al</w:t>
      </w:r>
      <w:r>
        <w:t>,</w:t>
      </w:r>
      <w:r>
        <w:rPr>
          <w:spacing w:val="40"/>
        </w:rPr>
        <w:t xml:space="preserve"> </w:t>
      </w:r>
      <w:r>
        <w:rPr>
          <w:color w:val="E94D52"/>
        </w:rPr>
        <w:t>2024</w:t>
      </w:r>
      <w:r>
        <w:t>).</w:t>
      </w:r>
      <w:r>
        <w:rPr>
          <w:spacing w:val="40"/>
        </w:rPr>
        <w:t xml:space="preserve"> </w:t>
      </w:r>
      <w:r>
        <w:t>Process-explicit</w:t>
      </w:r>
      <w:r>
        <w:rPr>
          <w:spacing w:val="40"/>
        </w:rPr>
        <w:t xml:space="preserve"> </w:t>
      </w:r>
      <w:r>
        <w:t>models</w:t>
      </w:r>
      <w:r>
        <w:rPr>
          <w:spacing w:val="40"/>
        </w:rPr>
        <w:t xml:space="preserve"> </w:t>
      </w:r>
      <w:r>
        <w:t>are</w:t>
      </w:r>
      <w:r>
        <w:rPr>
          <w:spacing w:val="40"/>
        </w:rPr>
        <w:t xml:space="preserve"> </w:t>
      </w:r>
      <w:r>
        <w:t>not</w:t>
      </w:r>
      <w:r>
        <w:rPr>
          <w:spacing w:val="40"/>
        </w:rPr>
        <w:t xml:space="preserve"> </w:t>
      </w:r>
      <w:r>
        <w:t>concerned</w:t>
      </w:r>
      <w:r>
        <w:rPr>
          <w:spacing w:val="40"/>
        </w:rPr>
        <w:t xml:space="preserve"> </w:t>
      </w:r>
      <w:r>
        <w:t>by</w:t>
      </w:r>
      <w:r>
        <w:rPr>
          <w:spacing w:val="40"/>
        </w:rPr>
        <w:t xml:space="preserve"> </w:t>
      </w:r>
      <w:r>
        <w:t>bias</w:t>
      </w:r>
      <w:r>
        <w:rPr>
          <w:spacing w:val="40"/>
        </w:rPr>
        <w:t xml:space="preserve"> </w:t>
      </w:r>
      <w:r>
        <w:t>in</w:t>
      </w:r>
      <w:r>
        <w:rPr>
          <w:spacing w:val="40"/>
        </w:rPr>
        <w:t xml:space="preserve"> </w:t>
      </w:r>
      <w:r>
        <w:t>occurrence</w:t>
      </w:r>
      <w:r>
        <w:rPr>
          <w:spacing w:val="40"/>
        </w:rPr>
        <w:t xml:space="preserve"> </w:t>
      </w:r>
      <w:r>
        <w:t>data</w:t>
      </w:r>
      <w:r>
        <w:rPr>
          <w:spacing w:val="40"/>
        </w:rPr>
        <w:t xml:space="preserve"> </w:t>
      </w:r>
      <w:r>
        <w:t>when they</w:t>
      </w:r>
      <w:r>
        <w:rPr>
          <w:spacing w:val="40"/>
        </w:rPr>
        <w:t xml:space="preserve"> </w:t>
      </w:r>
      <w:r>
        <w:t>are</w:t>
      </w:r>
      <w:r>
        <w:rPr>
          <w:spacing w:val="40"/>
        </w:rPr>
        <w:t xml:space="preserve"> </w:t>
      </w:r>
      <w:r>
        <w:t>calibrated</w:t>
      </w:r>
      <w:r>
        <w:rPr>
          <w:spacing w:val="40"/>
        </w:rPr>
        <w:t xml:space="preserve"> </w:t>
      </w:r>
      <w:r>
        <w:t>on</w:t>
      </w:r>
      <w:r>
        <w:rPr>
          <w:spacing w:val="40"/>
        </w:rPr>
        <w:t xml:space="preserve"> </w:t>
      </w:r>
      <w:r>
        <w:t>experimental</w:t>
      </w:r>
      <w:r>
        <w:rPr>
          <w:spacing w:val="40"/>
        </w:rPr>
        <w:t xml:space="preserve"> </w:t>
      </w:r>
      <w:r>
        <w:t>data</w:t>
      </w:r>
      <w:r>
        <w:rPr>
          <w:spacing w:val="40"/>
        </w:rPr>
        <w:t xml:space="preserve"> </w:t>
      </w:r>
      <w:r>
        <w:t>–</w:t>
      </w:r>
      <w:r>
        <w:rPr>
          <w:spacing w:val="40"/>
        </w:rPr>
        <w:t xml:space="preserve"> </w:t>
      </w:r>
      <w:r>
        <w:t>even</w:t>
      </w:r>
      <w:r>
        <w:rPr>
          <w:spacing w:val="40"/>
        </w:rPr>
        <w:t xml:space="preserve"> </w:t>
      </w:r>
      <w:r>
        <w:t>though</w:t>
      </w:r>
      <w:r>
        <w:rPr>
          <w:spacing w:val="40"/>
        </w:rPr>
        <w:t xml:space="preserve"> </w:t>
      </w:r>
      <w:r>
        <w:t>it</w:t>
      </w:r>
      <w:r>
        <w:rPr>
          <w:spacing w:val="40"/>
        </w:rPr>
        <w:t xml:space="preserve"> </w:t>
      </w:r>
      <w:r>
        <w:t>can</w:t>
      </w:r>
      <w:r>
        <w:rPr>
          <w:spacing w:val="40"/>
        </w:rPr>
        <w:t xml:space="preserve"> </w:t>
      </w:r>
      <w:r>
        <w:t>be</w:t>
      </w:r>
      <w:r>
        <w:rPr>
          <w:spacing w:val="40"/>
        </w:rPr>
        <w:t xml:space="preserve"> </w:t>
      </w:r>
      <w:r>
        <w:t>also</w:t>
      </w:r>
      <w:r>
        <w:rPr>
          <w:spacing w:val="40"/>
        </w:rPr>
        <w:t xml:space="preserve"> </w:t>
      </w:r>
      <w:r>
        <w:t>challenging</w:t>
      </w:r>
      <w:r>
        <w:rPr>
          <w:spacing w:val="40"/>
        </w:rPr>
        <w:t xml:space="preserve"> </w:t>
      </w:r>
      <w:r>
        <w:t>to represent</w:t>
      </w:r>
      <w:r>
        <w:rPr>
          <w:spacing w:val="40"/>
        </w:rPr>
        <w:t xml:space="preserve"> </w:t>
      </w:r>
      <w:r>
        <w:t>future</w:t>
      </w:r>
      <w:r>
        <w:rPr>
          <w:spacing w:val="40"/>
        </w:rPr>
        <w:t xml:space="preserve"> </w:t>
      </w:r>
      <w:r>
        <w:t>climatic</w:t>
      </w:r>
      <w:r>
        <w:rPr>
          <w:spacing w:val="66"/>
        </w:rPr>
        <w:t xml:space="preserve"> </w:t>
      </w:r>
      <w:r>
        <w:t>conditions</w:t>
      </w:r>
      <w:r>
        <w:rPr>
          <w:spacing w:val="66"/>
        </w:rPr>
        <w:t xml:space="preserve"> </w:t>
      </w:r>
      <w:r>
        <w:t>in</w:t>
      </w:r>
      <w:r>
        <w:rPr>
          <w:spacing w:val="40"/>
        </w:rPr>
        <w:t xml:space="preserve"> </w:t>
      </w:r>
      <w:r>
        <w:t>experiments</w:t>
      </w:r>
      <w:r>
        <w:rPr>
          <w:spacing w:val="66"/>
        </w:rPr>
        <w:t xml:space="preserve"> </w:t>
      </w:r>
      <w:r>
        <w:t>(particularly</w:t>
      </w:r>
      <w:r>
        <w:rPr>
          <w:spacing w:val="40"/>
        </w:rPr>
        <w:t xml:space="preserve"> </w:t>
      </w:r>
      <w:r>
        <w:t>extreme</w:t>
      </w:r>
      <w:r>
        <w:rPr>
          <w:spacing w:val="40"/>
        </w:rPr>
        <w:t xml:space="preserve"> </w:t>
      </w:r>
      <w:r>
        <w:t>temperatures)</w:t>
      </w:r>
      <w:r>
        <w:rPr>
          <w:spacing w:val="40"/>
        </w:rPr>
        <w:t xml:space="preserve"> </w:t>
      </w:r>
      <w:r>
        <w:t>–</w:t>
      </w:r>
    </w:p>
    <w:p w14:paraId="24ADFB88" w14:textId="77777777" w:rsidR="00F52AD7" w:rsidRDefault="00F52AD7">
      <w:pPr>
        <w:spacing w:line="276" w:lineRule="auto"/>
        <w:jc w:val="both"/>
        <w:sectPr w:rsidR="00F52AD7">
          <w:pgSz w:w="11910" w:h="16840"/>
          <w:pgMar w:top="1100" w:right="960" w:bottom="800" w:left="1220" w:header="0" w:footer="606" w:gutter="0"/>
          <w:cols w:space="720"/>
        </w:sectPr>
      </w:pPr>
    </w:p>
    <w:p w14:paraId="4197539E" w14:textId="77777777" w:rsidR="00F52AD7" w:rsidRDefault="00000000">
      <w:pPr>
        <w:pStyle w:val="Corpsdetexte"/>
        <w:spacing w:before="131" w:line="276" w:lineRule="auto"/>
        <w:ind w:left="197" w:right="423"/>
        <w:jc w:val="both"/>
      </w:pPr>
      <w:r>
        <w:rPr>
          <w:w w:val="105"/>
        </w:rPr>
        <w:lastRenderedPageBreak/>
        <w:t>and may be more robust to novel climates (</w:t>
      </w:r>
      <w:r>
        <w:rPr>
          <w:color w:val="E94D52"/>
          <w:w w:val="105"/>
        </w:rPr>
        <w:t xml:space="preserve">Van der </w:t>
      </w:r>
      <w:proofErr w:type="spellStart"/>
      <w:r>
        <w:rPr>
          <w:color w:val="E94D52"/>
          <w:w w:val="105"/>
        </w:rPr>
        <w:t>Meersch</w:t>
      </w:r>
      <w:proofErr w:type="spellEnd"/>
      <w:r>
        <w:rPr>
          <w:color w:val="E94D52"/>
          <w:w w:val="105"/>
        </w:rPr>
        <w:t xml:space="preserve"> et al</w:t>
      </w:r>
      <w:r>
        <w:rPr>
          <w:w w:val="105"/>
        </w:rPr>
        <w:t xml:space="preserve">, </w:t>
      </w:r>
      <w:r>
        <w:rPr>
          <w:color w:val="E94D52"/>
          <w:w w:val="105"/>
        </w:rPr>
        <w:t>2024</w:t>
      </w:r>
      <w:r>
        <w:rPr>
          <w:w w:val="105"/>
        </w:rPr>
        <w:t xml:space="preserve">; </w:t>
      </w:r>
      <w:r>
        <w:rPr>
          <w:color w:val="E94D52"/>
          <w:w w:val="105"/>
        </w:rPr>
        <w:t>Chapter 2</w:t>
      </w:r>
      <w:r>
        <w:rPr>
          <w:w w:val="105"/>
        </w:rPr>
        <w:t>). In addition to fewer projected extinctions, PEMs, either expert or fitted, also projected more substantial range expansions towards the North and the East of Europe for most species considered</w:t>
      </w:r>
      <w:r>
        <w:rPr>
          <w:spacing w:val="-16"/>
          <w:w w:val="105"/>
        </w:rPr>
        <w:t xml:space="preserve"> </w:t>
      </w:r>
      <w:r>
        <w:rPr>
          <w:w w:val="105"/>
        </w:rPr>
        <w:t>here</w:t>
      </w:r>
      <w:r>
        <w:rPr>
          <w:spacing w:val="-16"/>
          <w:w w:val="105"/>
        </w:rPr>
        <w:t xml:space="preserve"> </w:t>
      </w:r>
      <w:r>
        <w:rPr>
          <w:w w:val="105"/>
        </w:rPr>
        <w:t>(consistently</w:t>
      </w:r>
      <w:r>
        <w:rPr>
          <w:spacing w:val="-16"/>
          <w:w w:val="105"/>
        </w:rPr>
        <w:t xml:space="preserve"> </w:t>
      </w:r>
      <w:r>
        <w:rPr>
          <w:w w:val="105"/>
        </w:rPr>
        <w:t>with</w:t>
      </w:r>
      <w:r>
        <w:rPr>
          <w:spacing w:val="-15"/>
          <w:w w:val="105"/>
        </w:rPr>
        <w:t xml:space="preserve"> </w:t>
      </w:r>
      <w:r>
        <w:rPr>
          <w:w w:val="105"/>
        </w:rPr>
        <w:t>other</w:t>
      </w:r>
      <w:r>
        <w:rPr>
          <w:spacing w:val="-16"/>
          <w:w w:val="105"/>
        </w:rPr>
        <w:t xml:space="preserve"> </w:t>
      </w:r>
      <w:r>
        <w:rPr>
          <w:w w:val="105"/>
        </w:rPr>
        <w:t>taxa,</w:t>
      </w:r>
      <w:r>
        <w:rPr>
          <w:spacing w:val="-16"/>
          <w:w w:val="105"/>
        </w:rPr>
        <w:t xml:space="preserve"> </w:t>
      </w:r>
      <w:r>
        <w:rPr>
          <w:color w:val="E94D52"/>
          <w:w w:val="105"/>
        </w:rPr>
        <w:t>Buckley</w:t>
      </w:r>
      <w:r>
        <w:rPr>
          <w:color w:val="E94D52"/>
          <w:spacing w:val="-16"/>
          <w:w w:val="105"/>
        </w:rPr>
        <w:t xml:space="preserve"> </w:t>
      </w:r>
      <w:r>
        <w:rPr>
          <w:color w:val="E94D52"/>
          <w:w w:val="105"/>
        </w:rPr>
        <w:t>et</w:t>
      </w:r>
      <w:r>
        <w:rPr>
          <w:color w:val="E94D52"/>
          <w:spacing w:val="-15"/>
          <w:w w:val="105"/>
        </w:rPr>
        <w:t xml:space="preserve"> </w:t>
      </w:r>
      <w:r>
        <w:rPr>
          <w:color w:val="E94D52"/>
          <w:w w:val="105"/>
        </w:rPr>
        <w:t>al</w:t>
      </w:r>
      <w:r>
        <w:rPr>
          <w:w w:val="105"/>
        </w:rPr>
        <w:t>,</w:t>
      </w:r>
      <w:r>
        <w:rPr>
          <w:spacing w:val="-16"/>
          <w:w w:val="105"/>
        </w:rPr>
        <w:t xml:space="preserve"> </w:t>
      </w:r>
      <w:r>
        <w:rPr>
          <w:color w:val="E94D52"/>
          <w:w w:val="105"/>
        </w:rPr>
        <w:t>2010</w:t>
      </w:r>
      <w:r>
        <w:rPr>
          <w:w w:val="105"/>
        </w:rPr>
        <w:t>).</w:t>
      </w:r>
      <w:r>
        <w:rPr>
          <w:spacing w:val="-16"/>
          <w:w w:val="105"/>
        </w:rPr>
        <w:t xml:space="preserve"> </w:t>
      </w:r>
      <w:r>
        <w:rPr>
          <w:w w:val="105"/>
        </w:rPr>
        <w:t>Therefore,</w:t>
      </w:r>
      <w:r>
        <w:rPr>
          <w:spacing w:val="-16"/>
          <w:w w:val="105"/>
        </w:rPr>
        <w:t xml:space="preserve"> </w:t>
      </w:r>
      <w:r>
        <w:rPr>
          <w:w w:val="105"/>
        </w:rPr>
        <w:t>interestingly, fitted PEMs exhibited an intermediate behavior between CSDMs and expert PEMs: they lead to both larger extinctions in the South-Western part of Europe like CSDM and to larger climatic suitability increases in the North and Eastern part like expert PEMs. The constraints</w:t>
      </w:r>
      <w:r>
        <w:rPr>
          <w:spacing w:val="-2"/>
          <w:w w:val="105"/>
        </w:rPr>
        <w:t xml:space="preserve"> </w:t>
      </w:r>
      <w:r>
        <w:rPr>
          <w:w w:val="105"/>
        </w:rPr>
        <w:t>imposed</w:t>
      </w:r>
      <w:r>
        <w:rPr>
          <w:spacing w:val="-3"/>
          <w:w w:val="105"/>
        </w:rPr>
        <w:t xml:space="preserve"> </w:t>
      </w:r>
      <w:r>
        <w:rPr>
          <w:w w:val="105"/>
        </w:rPr>
        <w:t>by</w:t>
      </w:r>
      <w:r>
        <w:rPr>
          <w:spacing w:val="-3"/>
          <w:w w:val="105"/>
        </w:rPr>
        <w:t xml:space="preserve"> </w:t>
      </w:r>
      <w:r>
        <w:rPr>
          <w:w w:val="105"/>
        </w:rPr>
        <w:t>the</w:t>
      </w:r>
      <w:r>
        <w:rPr>
          <w:spacing w:val="-3"/>
          <w:w w:val="105"/>
        </w:rPr>
        <w:t xml:space="preserve"> </w:t>
      </w:r>
      <w:r>
        <w:rPr>
          <w:w w:val="105"/>
        </w:rPr>
        <w:t>structure</w:t>
      </w:r>
      <w:r>
        <w:rPr>
          <w:spacing w:val="-3"/>
          <w:w w:val="105"/>
        </w:rPr>
        <w:t xml:space="preserve"> </w:t>
      </w:r>
      <w:r>
        <w:rPr>
          <w:w w:val="105"/>
        </w:rPr>
        <w:t>of</w:t>
      </w:r>
      <w:r>
        <w:rPr>
          <w:spacing w:val="-2"/>
          <w:w w:val="105"/>
        </w:rPr>
        <w:t xml:space="preserve"> </w:t>
      </w:r>
      <w:r>
        <w:rPr>
          <w:w w:val="105"/>
        </w:rPr>
        <w:t>process-explicit</w:t>
      </w:r>
      <w:r>
        <w:rPr>
          <w:spacing w:val="-3"/>
          <w:w w:val="105"/>
        </w:rPr>
        <w:t xml:space="preserve"> </w:t>
      </w:r>
      <w:r>
        <w:rPr>
          <w:w w:val="105"/>
        </w:rPr>
        <w:t>models</w:t>
      </w:r>
      <w:r>
        <w:rPr>
          <w:spacing w:val="-3"/>
          <w:w w:val="105"/>
        </w:rPr>
        <w:t xml:space="preserve"> </w:t>
      </w:r>
      <w:r>
        <w:rPr>
          <w:w w:val="105"/>
        </w:rPr>
        <w:t>during</w:t>
      </w:r>
      <w:r>
        <w:rPr>
          <w:spacing w:val="-3"/>
          <w:w w:val="105"/>
        </w:rPr>
        <w:t xml:space="preserve"> </w:t>
      </w:r>
      <w:r>
        <w:rPr>
          <w:w w:val="105"/>
        </w:rPr>
        <w:t>the</w:t>
      </w:r>
      <w:r>
        <w:rPr>
          <w:spacing w:val="-2"/>
          <w:w w:val="105"/>
        </w:rPr>
        <w:t xml:space="preserve"> </w:t>
      </w:r>
      <w:r>
        <w:rPr>
          <w:w w:val="105"/>
        </w:rPr>
        <w:t>calibration</w:t>
      </w:r>
      <w:r>
        <w:rPr>
          <w:spacing w:val="-3"/>
          <w:w w:val="105"/>
        </w:rPr>
        <w:t xml:space="preserve"> </w:t>
      </w:r>
      <w:r>
        <w:rPr>
          <w:w w:val="105"/>
        </w:rPr>
        <w:t>may explain</w:t>
      </w:r>
      <w:r>
        <w:rPr>
          <w:spacing w:val="-16"/>
          <w:w w:val="105"/>
        </w:rPr>
        <w:t xml:space="preserve"> </w:t>
      </w:r>
      <w:r>
        <w:rPr>
          <w:w w:val="105"/>
        </w:rPr>
        <w:t>why</w:t>
      </w:r>
      <w:r>
        <w:rPr>
          <w:spacing w:val="-15"/>
          <w:w w:val="105"/>
        </w:rPr>
        <w:t xml:space="preserve"> </w:t>
      </w:r>
      <w:r>
        <w:rPr>
          <w:w w:val="105"/>
        </w:rPr>
        <w:t>they</w:t>
      </w:r>
      <w:r>
        <w:rPr>
          <w:spacing w:val="-16"/>
          <w:w w:val="105"/>
        </w:rPr>
        <w:t xml:space="preserve"> </w:t>
      </w:r>
      <w:r>
        <w:rPr>
          <w:w w:val="105"/>
        </w:rPr>
        <w:t>differ</w:t>
      </w:r>
      <w:r>
        <w:rPr>
          <w:spacing w:val="-16"/>
          <w:w w:val="105"/>
        </w:rPr>
        <w:t xml:space="preserve"> </w:t>
      </w:r>
      <w:r>
        <w:rPr>
          <w:w w:val="105"/>
        </w:rPr>
        <w:t>from</w:t>
      </w:r>
      <w:r>
        <w:rPr>
          <w:spacing w:val="-15"/>
          <w:w w:val="105"/>
        </w:rPr>
        <w:t xml:space="preserve"> </w:t>
      </w:r>
      <w:r>
        <w:rPr>
          <w:w w:val="105"/>
        </w:rPr>
        <w:t>correlative</w:t>
      </w:r>
      <w:r>
        <w:rPr>
          <w:spacing w:val="-15"/>
          <w:w w:val="105"/>
        </w:rPr>
        <w:t xml:space="preserve"> </w:t>
      </w:r>
      <w:r>
        <w:rPr>
          <w:w w:val="105"/>
        </w:rPr>
        <w:t>models,</w:t>
      </w:r>
      <w:r>
        <w:rPr>
          <w:spacing w:val="-15"/>
          <w:w w:val="105"/>
        </w:rPr>
        <w:t xml:space="preserve"> </w:t>
      </w:r>
      <w:r>
        <w:rPr>
          <w:w w:val="105"/>
        </w:rPr>
        <w:t>even</w:t>
      </w:r>
      <w:r>
        <w:rPr>
          <w:spacing w:val="-16"/>
          <w:w w:val="105"/>
        </w:rPr>
        <w:t xml:space="preserve"> </w:t>
      </w:r>
      <w:r>
        <w:rPr>
          <w:w w:val="105"/>
        </w:rPr>
        <w:t>though</w:t>
      </w:r>
      <w:r>
        <w:rPr>
          <w:spacing w:val="-15"/>
          <w:w w:val="105"/>
        </w:rPr>
        <w:t xml:space="preserve"> </w:t>
      </w:r>
      <w:r>
        <w:rPr>
          <w:w w:val="105"/>
        </w:rPr>
        <w:t>mathematical</w:t>
      </w:r>
      <w:r>
        <w:rPr>
          <w:spacing w:val="-16"/>
          <w:w w:val="105"/>
        </w:rPr>
        <w:t xml:space="preserve"> </w:t>
      </w:r>
      <w:r>
        <w:rPr>
          <w:w w:val="105"/>
        </w:rPr>
        <w:t>functions</w:t>
      </w:r>
      <w:r>
        <w:rPr>
          <w:spacing w:val="-15"/>
          <w:w w:val="105"/>
        </w:rPr>
        <w:t xml:space="preserve"> </w:t>
      </w:r>
      <w:r>
        <w:rPr>
          <w:w w:val="105"/>
        </w:rPr>
        <w:t>alone do not sufficiently constrain the calibration process (</w:t>
      </w:r>
      <w:r>
        <w:rPr>
          <w:color w:val="E94D52"/>
          <w:w w:val="105"/>
        </w:rPr>
        <w:t>Chapter 3</w:t>
      </w:r>
      <w:r>
        <w:rPr>
          <w:w w:val="105"/>
        </w:rPr>
        <w:t>).</w:t>
      </w:r>
    </w:p>
    <w:p w14:paraId="656FAB9D" w14:textId="77777777" w:rsidR="00F52AD7" w:rsidRDefault="00000000">
      <w:pPr>
        <w:pStyle w:val="Corpsdetexte"/>
        <w:spacing w:before="178" w:line="276" w:lineRule="auto"/>
        <w:ind w:left="169" w:right="414" w:firstLine="27"/>
        <w:jc w:val="both"/>
      </w:pPr>
      <w:r>
        <w:rPr>
          <w:w w:val="105"/>
        </w:rPr>
        <w:t>Beyond</w:t>
      </w:r>
      <w:r>
        <w:rPr>
          <w:spacing w:val="-13"/>
          <w:w w:val="105"/>
        </w:rPr>
        <w:t xml:space="preserve"> </w:t>
      </w:r>
      <w:r>
        <w:rPr>
          <w:w w:val="105"/>
        </w:rPr>
        <w:t>the</w:t>
      </w:r>
      <w:r>
        <w:rPr>
          <w:spacing w:val="-14"/>
          <w:w w:val="105"/>
        </w:rPr>
        <w:t xml:space="preserve"> </w:t>
      </w:r>
      <w:r>
        <w:rPr>
          <w:w w:val="105"/>
        </w:rPr>
        <w:t>differences</w:t>
      </w:r>
      <w:r>
        <w:rPr>
          <w:spacing w:val="-13"/>
          <w:w w:val="105"/>
        </w:rPr>
        <w:t xml:space="preserve"> </w:t>
      </w:r>
      <w:r>
        <w:rPr>
          <w:w w:val="105"/>
        </w:rPr>
        <w:t>between</w:t>
      </w:r>
      <w:r>
        <w:rPr>
          <w:spacing w:val="-13"/>
          <w:w w:val="105"/>
        </w:rPr>
        <w:t xml:space="preserve"> </w:t>
      </w:r>
      <w:r>
        <w:rPr>
          <w:w w:val="105"/>
        </w:rPr>
        <w:t>SDM</w:t>
      </w:r>
      <w:r>
        <w:rPr>
          <w:spacing w:val="-14"/>
          <w:w w:val="105"/>
        </w:rPr>
        <w:t xml:space="preserve"> </w:t>
      </w:r>
      <w:r>
        <w:rPr>
          <w:w w:val="105"/>
        </w:rPr>
        <w:t>approaches,</w:t>
      </w:r>
      <w:r>
        <w:rPr>
          <w:spacing w:val="-14"/>
          <w:w w:val="105"/>
        </w:rPr>
        <w:t xml:space="preserve"> </w:t>
      </w:r>
      <w:r>
        <w:rPr>
          <w:w w:val="105"/>
        </w:rPr>
        <w:t>multi-model</w:t>
      </w:r>
      <w:r>
        <w:rPr>
          <w:spacing w:val="-13"/>
          <w:w w:val="105"/>
        </w:rPr>
        <w:t xml:space="preserve"> </w:t>
      </w:r>
      <w:r>
        <w:rPr>
          <w:w w:val="105"/>
        </w:rPr>
        <w:t>projections</w:t>
      </w:r>
      <w:r>
        <w:rPr>
          <w:spacing w:val="-13"/>
          <w:w w:val="105"/>
        </w:rPr>
        <w:t xml:space="preserve"> </w:t>
      </w:r>
      <w:r>
        <w:rPr>
          <w:w w:val="105"/>
        </w:rPr>
        <w:t>are</w:t>
      </w:r>
      <w:r>
        <w:rPr>
          <w:spacing w:val="-13"/>
          <w:w w:val="105"/>
        </w:rPr>
        <w:t xml:space="preserve"> </w:t>
      </w:r>
      <w:r>
        <w:rPr>
          <w:w w:val="105"/>
        </w:rPr>
        <w:t>particularly useful for identifying general trends and guiding forest management. Such multi-model ensembles have been so far mostly restricted to statistical models (</w:t>
      </w:r>
      <w:r>
        <w:rPr>
          <w:color w:val="E94D52"/>
          <w:w w:val="105"/>
        </w:rPr>
        <w:t>Simmonds et al</w:t>
      </w:r>
      <w:r>
        <w:rPr>
          <w:w w:val="105"/>
        </w:rPr>
        <w:t xml:space="preserve">, </w:t>
      </w:r>
      <w:r>
        <w:rPr>
          <w:color w:val="E94D52"/>
          <w:w w:val="105"/>
        </w:rPr>
        <w:t>2024</w:t>
      </w:r>
      <w:r>
        <w:rPr>
          <w:w w:val="105"/>
        </w:rPr>
        <w:t>), but we show here that there is a strong interest in considering a broader range of models</w:t>
      </w:r>
      <w:r>
        <w:rPr>
          <w:spacing w:val="80"/>
          <w:w w:val="105"/>
        </w:rPr>
        <w:t xml:space="preserve"> </w:t>
      </w:r>
      <w:r>
        <w:rPr>
          <w:w w:val="105"/>
        </w:rPr>
        <w:t>to better characterize projections uncertainty. At the continental scale, it is possible to distinguish</w:t>
      </w:r>
      <w:r>
        <w:rPr>
          <w:spacing w:val="-8"/>
          <w:w w:val="105"/>
        </w:rPr>
        <w:t xml:space="preserve"> </w:t>
      </w:r>
      <w:r>
        <w:rPr>
          <w:w w:val="105"/>
        </w:rPr>
        <w:t>several</w:t>
      </w:r>
      <w:r>
        <w:rPr>
          <w:spacing w:val="-8"/>
          <w:w w:val="105"/>
        </w:rPr>
        <w:t xml:space="preserve"> </w:t>
      </w:r>
      <w:r>
        <w:rPr>
          <w:w w:val="105"/>
        </w:rPr>
        <w:t>regions</w:t>
      </w:r>
      <w:r>
        <w:rPr>
          <w:spacing w:val="-8"/>
          <w:w w:val="105"/>
        </w:rPr>
        <w:t xml:space="preserve"> </w:t>
      </w:r>
      <w:r>
        <w:rPr>
          <w:w w:val="105"/>
        </w:rPr>
        <w:t>that</w:t>
      </w:r>
      <w:r>
        <w:rPr>
          <w:spacing w:val="-8"/>
          <w:w w:val="105"/>
        </w:rPr>
        <w:t xml:space="preserve"> </w:t>
      </w:r>
      <w:r>
        <w:rPr>
          <w:w w:val="105"/>
        </w:rPr>
        <w:t>differ</w:t>
      </w:r>
      <w:r>
        <w:rPr>
          <w:spacing w:val="-8"/>
          <w:w w:val="105"/>
        </w:rPr>
        <w:t xml:space="preserve"> </w:t>
      </w:r>
      <w:r>
        <w:rPr>
          <w:w w:val="105"/>
        </w:rPr>
        <w:t>in</w:t>
      </w:r>
      <w:r>
        <w:rPr>
          <w:spacing w:val="-8"/>
          <w:w w:val="105"/>
        </w:rPr>
        <w:t xml:space="preserve"> </w:t>
      </w:r>
      <w:r>
        <w:rPr>
          <w:w w:val="105"/>
        </w:rPr>
        <w:t>terms</w:t>
      </w:r>
      <w:r>
        <w:rPr>
          <w:spacing w:val="-8"/>
          <w:w w:val="105"/>
        </w:rPr>
        <w:t xml:space="preserve"> </w:t>
      </w:r>
      <w:r>
        <w:rPr>
          <w:w w:val="105"/>
        </w:rPr>
        <w:t>of</w:t>
      </w:r>
      <w:r>
        <w:rPr>
          <w:spacing w:val="-8"/>
          <w:w w:val="105"/>
        </w:rPr>
        <w:t xml:space="preserve"> </w:t>
      </w:r>
      <w:r>
        <w:rPr>
          <w:w w:val="105"/>
        </w:rPr>
        <w:t>future</w:t>
      </w:r>
      <w:r>
        <w:rPr>
          <w:spacing w:val="-8"/>
          <w:w w:val="105"/>
        </w:rPr>
        <w:t xml:space="preserve"> </w:t>
      </w:r>
      <w:r>
        <w:rPr>
          <w:w w:val="105"/>
        </w:rPr>
        <w:t>climate</w:t>
      </w:r>
      <w:r>
        <w:rPr>
          <w:spacing w:val="-8"/>
          <w:w w:val="105"/>
        </w:rPr>
        <w:t xml:space="preserve"> </w:t>
      </w:r>
      <w:r>
        <w:rPr>
          <w:w w:val="105"/>
        </w:rPr>
        <w:t>risks</w:t>
      </w:r>
      <w:r>
        <w:rPr>
          <w:spacing w:val="-8"/>
          <w:w w:val="105"/>
        </w:rPr>
        <w:t xml:space="preserve"> </w:t>
      </w:r>
      <w:r>
        <w:rPr>
          <w:w w:val="105"/>
        </w:rPr>
        <w:t>and</w:t>
      </w:r>
      <w:r>
        <w:rPr>
          <w:spacing w:val="-8"/>
          <w:w w:val="105"/>
        </w:rPr>
        <w:t xml:space="preserve"> </w:t>
      </w:r>
      <w:r>
        <w:rPr>
          <w:w w:val="105"/>
        </w:rPr>
        <w:t>levers</w:t>
      </w:r>
      <w:r>
        <w:rPr>
          <w:spacing w:val="-8"/>
          <w:w w:val="105"/>
        </w:rPr>
        <w:t xml:space="preserve"> </w:t>
      </w:r>
      <w:r>
        <w:rPr>
          <w:w w:val="105"/>
        </w:rPr>
        <w:t>of</w:t>
      </w:r>
      <w:r>
        <w:rPr>
          <w:spacing w:val="-8"/>
          <w:w w:val="105"/>
        </w:rPr>
        <w:t xml:space="preserve"> </w:t>
      </w:r>
      <w:r>
        <w:rPr>
          <w:w w:val="105"/>
        </w:rPr>
        <w:t>action</w:t>
      </w:r>
      <w:r>
        <w:rPr>
          <w:spacing w:val="-8"/>
          <w:w w:val="105"/>
        </w:rPr>
        <w:t xml:space="preserve"> </w:t>
      </w:r>
      <w:r>
        <w:rPr>
          <w:w w:val="105"/>
        </w:rPr>
        <w:t>to address them (</w:t>
      </w:r>
      <w:hyperlink w:anchor="_bookmark1" w:history="1">
        <w:r w:rsidR="00F52AD7">
          <w:rPr>
            <w:color w:val="E94D52"/>
            <w:w w:val="105"/>
          </w:rPr>
          <w:t>Figure 21</w:t>
        </w:r>
      </w:hyperlink>
      <w:r>
        <w:rPr>
          <w:w w:val="105"/>
        </w:rPr>
        <w:t>). Around the Mediterranean Basin and in South-western France, the models agree in predicting generally less favorable climatic conditions for the species we considered here.</w:t>
      </w:r>
      <w:r>
        <w:rPr>
          <w:spacing w:val="40"/>
          <w:w w:val="105"/>
        </w:rPr>
        <w:t xml:space="preserve"> </w:t>
      </w:r>
      <w:r>
        <w:rPr>
          <w:w w:val="105"/>
        </w:rPr>
        <w:t>In particular, the suitability of temperate broadleaf species (sessile and pedunculate oaks, beech) is projected to decrease while that of Mediterranean species (pubescent</w:t>
      </w:r>
      <w:r>
        <w:rPr>
          <w:spacing w:val="35"/>
          <w:w w:val="105"/>
        </w:rPr>
        <w:t xml:space="preserve"> </w:t>
      </w:r>
      <w:r>
        <w:rPr>
          <w:w w:val="105"/>
        </w:rPr>
        <w:t>and</w:t>
      </w:r>
      <w:r>
        <w:rPr>
          <w:spacing w:val="35"/>
          <w:w w:val="105"/>
        </w:rPr>
        <w:t xml:space="preserve"> </w:t>
      </w:r>
      <w:r>
        <w:rPr>
          <w:w w:val="105"/>
        </w:rPr>
        <w:t>evergreen</w:t>
      </w:r>
      <w:r>
        <w:rPr>
          <w:spacing w:val="35"/>
          <w:w w:val="105"/>
        </w:rPr>
        <w:t xml:space="preserve"> </w:t>
      </w:r>
      <w:r>
        <w:rPr>
          <w:w w:val="105"/>
        </w:rPr>
        <w:t>oaks)</w:t>
      </w:r>
      <w:r>
        <w:rPr>
          <w:spacing w:val="35"/>
          <w:w w:val="105"/>
        </w:rPr>
        <w:t xml:space="preserve"> </w:t>
      </w:r>
      <w:r>
        <w:rPr>
          <w:w w:val="105"/>
        </w:rPr>
        <w:t>is</w:t>
      </w:r>
      <w:r>
        <w:rPr>
          <w:spacing w:val="35"/>
          <w:w w:val="105"/>
        </w:rPr>
        <w:t xml:space="preserve"> </w:t>
      </w:r>
      <w:r>
        <w:rPr>
          <w:w w:val="105"/>
        </w:rPr>
        <w:t>projected</w:t>
      </w:r>
      <w:r>
        <w:rPr>
          <w:spacing w:val="35"/>
          <w:w w:val="105"/>
        </w:rPr>
        <w:t xml:space="preserve"> </w:t>
      </w:r>
      <w:r>
        <w:rPr>
          <w:w w:val="105"/>
        </w:rPr>
        <w:t>to</w:t>
      </w:r>
      <w:r>
        <w:rPr>
          <w:spacing w:val="35"/>
          <w:w w:val="105"/>
        </w:rPr>
        <w:t xml:space="preserve"> </w:t>
      </w:r>
      <w:r>
        <w:rPr>
          <w:w w:val="105"/>
        </w:rPr>
        <w:t>increase.</w:t>
      </w:r>
      <w:r>
        <w:rPr>
          <w:spacing w:val="80"/>
          <w:w w:val="105"/>
        </w:rPr>
        <w:t xml:space="preserve"> </w:t>
      </w:r>
      <w:r>
        <w:rPr>
          <w:w w:val="105"/>
        </w:rPr>
        <w:t>In</w:t>
      </w:r>
      <w:r>
        <w:rPr>
          <w:spacing w:val="35"/>
          <w:w w:val="105"/>
        </w:rPr>
        <w:t xml:space="preserve"> </w:t>
      </w:r>
      <w:r>
        <w:rPr>
          <w:w w:val="105"/>
        </w:rPr>
        <w:t>some</w:t>
      </w:r>
      <w:r>
        <w:rPr>
          <w:spacing w:val="35"/>
          <w:w w:val="105"/>
        </w:rPr>
        <w:t xml:space="preserve"> </w:t>
      </w:r>
      <w:r>
        <w:rPr>
          <w:w w:val="105"/>
        </w:rPr>
        <w:t>areas,</w:t>
      </w:r>
      <w:r>
        <w:rPr>
          <w:spacing w:val="38"/>
          <w:w w:val="105"/>
        </w:rPr>
        <w:t xml:space="preserve"> </w:t>
      </w:r>
      <w:r>
        <w:rPr>
          <w:w w:val="105"/>
        </w:rPr>
        <w:t>evergreen</w:t>
      </w:r>
      <w:r>
        <w:rPr>
          <w:spacing w:val="35"/>
          <w:w w:val="105"/>
        </w:rPr>
        <w:t xml:space="preserve"> </w:t>
      </w:r>
      <w:r>
        <w:rPr>
          <w:w w:val="105"/>
        </w:rPr>
        <w:t>oak has already replaced beech (</w:t>
      </w:r>
      <w:proofErr w:type="spellStart"/>
      <w:r>
        <w:rPr>
          <w:color w:val="E94D52"/>
          <w:w w:val="105"/>
        </w:rPr>
        <w:t>Peñuelas</w:t>
      </w:r>
      <w:proofErr w:type="spellEnd"/>
      <w:r>
        <w:rPr>
          <w:color w:val="E94D52"/>
          <w:w w:val="105"/>
        </w:rPr>
        <w:t xml:space="preserve"> and Boada</w:t>
      </w:r>
      <w:r>
        <w:rPr>
          <w:w w:val="105"/>
        </w:rPr>
        <w:t xml:space="preserve">, </w:t>
      </w:r>
      <w:r>
        <w:rPr>
          <w:color w:val="E94D52"/>
          <w:w w:val="105"/>
        </w:rPr>
        <w:t>2003</w:t>
      </w:r>
      <w:r>
        <w:rPr>
          <w:w w:val="105"/>
        </w:rPr>
        <w:t>). However, process-explicit model projections are more nuanced for deciduous oaks and beech in France, suggesting that some better-adapted populations will survive if the existing standing genetic variation is maintained and promoted by forest managers (</w:t>
      </w:r>
      <w:proofErr w:type="spellStart"/>
      <w:r>
        <w:rPr>
          <w:color w:val="E94D52"/>
          <w:w w:val="105"/>
        </w:rPr>
        <w:t>Brang</w:t>
      </w:r>
      <w:proofErr w:type="spellEnd"/>
      <w:r>
        <w:rPr>
          <w:color w:val="E94D52"/>
          <w:w w:val="105"/>
        </w:rPr>
        <w:t xml:space="preserve"> et al</w:t>
      </w:r>
      <w:r>
        <w:rPr>
          <w:w w:val="105"/>
        </w:rPr>
        <w:t xml:space="preserve">, </w:t>
      </w:r>
      <w:r>
        <w:rPr>
          <w:color w:val="E94D52"/>
          <w:w w:val="105"/>
        </w:rPr>
        <w:t>2014</w:t>
      </w:r>
      <w:r>
        <w:rPr>
          <w:w w:val="105"/>
        </w:rPr>
        <w:t>). On the contrary, the Scandinavian and Baltic countries, part of Poland and low mountain ranges of Central- Eastern Europe (</w:t>
      </w:r>
      <w:proofErr w:type="spellStart"/>
      <w:r>
        <w:rPr>
          <w:w w:val="105"/>
        </w:rPr>
        <w:t>Carpats</w:t>
      </w:r>
      <w:proofErr w:type="spellEnd"/>
      <w:r>
        <w:rPr>
          <w:w w:val="105"/>
        </w:rPr>
        <w:t>, Ore Mountains, Sudetes) are projected to get an overall increase of climatic suitability.</w:t>
      </w:r>
      <w:r>
        <w:rPr>
          <w:spacing w:val="40"/>
          <w:w w:val="105"/>
        </w:rPr>
        <w:t xml:space="preserve"> </w:t>
      </w:r>
      <w:r>
        <w:rPr>
          <w:w w:val="105"/>
        </w:rPr>
        <w:t xml:space="preserve">Thanks to a more </w:t>
      </w:r>
      <w:proofErr w:type="spellStart"/>
      <w:r>
        <w:rPr>
          <w:w w:val="105"/>
        </w:rPr>
        <w:t>favourable</w:t>
      </w:r>
      <w:proofErr w:type="spellEnd"/>
      <w:r>
        <w:rPr>
          <w:w w:val="105"/>
        </w:rPr>
        <w:t xml:space="preserve"> climate and an extended growing season, beech has been shown to be already more competitive at the northern margin of</w:t>
      </w:r>
      <w:r>
        <w:rPr>
          <w:spacing w:val="80"/>
          <w:w w:val="105"/>
        </w:rPr>
        <w:t xml:space="preserve"> </w:t>
      </w:r>
      <w:r>
        <w:rPr>
          <w:w w:val="105"/>
        </w:rPr>
        <w:t>its range (</w:t>
      </w:r>
      <w:r>
        <w:rPr>
          <w:color w:val="E94D52"/>
          <w:w w:val="105"/>
        </w:rPr>
        <w:t>Bolte et al</w:t>
      </w:r>
      <w:r>
        <w:rPr>
          <w:w w:val="105"/>
        </w:rPr>
        <w:t xml:space="preserve">, </w:t>
      </w:r>
      <w:r>
        <w:rPr>
          <w:color w:val="E94D52"/>
          <w:w w:val="105"/>
        </w:rPr>
        <w:t>2010</w:t>
      </w:r>
      <w:r>
        <w:rPr>
          <w:w w:val="105"/>
        </w:rPr>
        <w:t xml:space="preserve">), and could be </w:t>
      </w:r>
      <w:proofErr w:type="spellStart"/>
      <w:r>
        <w:rPr>
          <w:w w:val="105"/>
        </w:rPr>
        <w:t>favoured</w:t>
      </w:r>
      <w:proofErr w:type="spellEnd"/>
      <w:r>
        <w:rPr>
          <w:w w:val="105"/>
        </w:rPr>
        <w:t xml:space="preserve"> to convert pure coniferous stands into mixed forest in order to increase their resilience (</w:t>
      </w:r>
      <w:r>
        <w:rPr>
          <w:color w:val="E94D52"/>
          <w:w w:val="105"/>
        </w:rPr>
        <w:t>Schauer et al</w:t>
      </w:r>
      <w:r>
        <w:rPr>
          <w:w w:val="105"/>
        </w:rPr>
        <w:t xml:space="preserve">, </w:t>
      </w:r>
      <w:r>
        <w:rPr>
          <w:color w:val="E94D52"/>
          <w:w w:val="105"/>
        </w:rPr>
        <w:t>2023</w:t>
      </w:r>
      <w:r>
        <w:rPr>
          <w:w w:val="105"/>
        </w:rPr>
        <w:t>). Climatic suitability is also projected to increase in the Alps and in the Scandinavian Mountains, but these</w:t>
      </w:r>
      <w:r>
        <w:rPr>
          <w:spacing w:val="40"/>
          <w:w w:val="105"/>
        </w:rPr>
        <w:t xml:space="preserve"> </w:t>
      </w:r>
      <w:r>
        <w:rPr>
          <w:w w:val="105"/>
        </w:rPr>
        <w:t>areas are subject to a greater uncertainty related to climate projections (</w:t>
      </w:r>
      <w:hyperlink w:anchor="_bookmark0" w:history="1">
        <w:r w:rsidR="00F52AD7">
          <w:rPr>
            <w:color w:val="E94D52"/>
            <w:w w:val="105"/>
          </w:rPr>
          <w:t>Figure 20</w:t>
        </w:r>
      </w:hyperlink>
      <w:r>
        <w:rPr>
          <w:w w:val="105"/>
        </w:rPr>
        <w:t>), likely due to the more complex topography.</w:t>
      </w:r>
    </w:p>
    <w:p w14:paraId="0817905D" w14:textId="77777777" w:rsidR="00F52AD7" w:rsidRDefault="00000000">
      <w:pPr>
        <w:pStyle w:val="Corpsdetexte"/>
        <w:spacing w:before="184" w:line="276" w:lineRule="auto"/>
        <w:ind w:left="197" w:right="408"/>
        <w:jc w:val="both"/>
      </w:pPr>
      <w:r>
        <w:rPr>
          <w:w w:val="105"/>
        </w:rPr>
        <w:t>Large zones of Europe though exhibit less clear trends. There is a notable low agreement among</w:t>
      </w:r>
      <w:r>
        <w:rPr>
          <w:spacing w:val="-9"/>
          <w:w w:val="105"/>
        </w:rPr>
        <w:t xml:space="preserve"> </w:t>
      </w:r>
      <w:r>
        <w:rPr>
          <w:w w:val="105"/>
        </w:rPr>
        <w:t>models</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Continental</w:t>
      </w:r>
      <w:r>
        <w:rPr>
          <w:spacing w:val="-9"/>
          <w:w w:val="105"/>
        </w:rPr>
        <w:t xml:space="preserve"> </w:t>
      </w:r>
      <w:r>
        <w:rPr>
          <w:w w:val="105"/>
        </w:rPr>
        <w:t>ecoregion,</w:t>
      </w:r>
      <w:r>
        <w:rPr>
          <w:spacing w:val="-9"/>
          <w:w w:val="105"/>
        </w:rPr>
        <w:t xml:space="preserve"> </w:t>
      </w:r>
      <w:r>
        <w:rPr>
          <w:w w:val="105"/>
        </w:rPr>
        <w:t>which</w:t>
      </w:r>
      <w:r>
        <w:rPr>
          <w:spacing w:val="-9"/>
          <w:w w:val="105"/>
        </w:rPr>
        <w:t xml:space="preserve"> </w:t>
      </w:r>
      <w:r>
        <w:rPr>
          <w:w w:val="105"/>
        </w:rPr>
        <w:t>includes</w:t>
      </w:r>
      <w:r>
        <w:rPr>
          <w:spacing w:val="-9"/>
          <w:w w:val="105"/>
        </w:rPr>
        <w:t xml:space="preserve"> </w:t>
      </w:r>
      <w:r>
        <w:rPr>
          <w:w w:val="105"/>
        </w:rPr>
        <w:t>some</w:t>
      </w:r>
      <w:r>
        <w:rPr>
          <w:spacing w:val="-9"/>
          <w:w w:val="105"/>
        </w:rPr>
        <w:t xml:space="preserve"> </w:t>
      </w:r>
      <w:r>
        <w:rPr>
          <w:w w:val="105"/>
        </w:rPr>
        <w:t>countries</w:t>
      </w:r>
      <w:r>
        <w:rPr>
          <w:spacing w:val="-9"/>
          <w:w w:val="105"/>
        </w:rPr>
        <w:t xml:space="preserve"> </w:t>
      </w:r>
      <w:r>
        <w:rPr>
          <w:w w:val="105"/>
        </w:rPr>
        <w:t>with</w:t>
      </w:r>
      <w:r>
        <w:rPr>
          <w:spacing w:val="-9"/>
          <w:w w:val="105"/>
        </w:rPr>
        <w:t xml:space="preserve"> </w:t>
      </w:r>
      <w:r>
        <w:rPr>
          <w:w w:val="105"/>
        </w:rPr>
        <w:t>important forest sector (Germany, Romania...), as well as in the British Isles (except Scotland). In those</w:t>
      </w:r>
      <w:r>
        <w:rPr>
          <w:spacing w:val="-8"/>
          <w:w w:val="105"/>
        </w:rPr>
        <w:t xml:space="preserve"> </w:t>
      </w:r>
      <w:r>
        <w:rPr>
          <w:w w:val="105"/>
        </w:rPr>
        <w:t>regions,</w:t>
      </w:r>
      <w:r>
        <w:rPr>
          <w:spacing w:val="-6"/>
          <w:w w:val="105"/>
        </w:rPr>
        <w:t xml:space="preserve"> </w:t>
      </w:r>
      <w:r>
        <w:rPr>
          <w:w w:val="105"/>
        </w:rPr>
        <w:t>species-related</w:t>
      </w:r>
      <w:r>
        <w:rPr>
          <w:spacing w:val="-8"/>
          <w:w w:val="105"/>
        </w:rPr>
        <w:t xml:space="preserve"> </w:t>
      </w:r>
      <w:r>
        <w:rPr>
          <w:w w:val="105"/>
        </w:rPr>
        <w:t>uncertainty</w:t>
      </w:r>
      <w:r>
        <w:rPr>
          <w:spacing w:val="-8"/>
          <w:w w:val="105"/>
        </w:rPr>
        <w:t xml:space="preserve"> </w:t>
      </w:r>
      <w:r>
        <w:rPr>
          <w:w w:val="105"/>
        </w:rPr>
        <w:t>plays</w:t>
      </w:r>
      <w:r>
        <w:rPr>
          <w:spacing w:val="-8"/>
          <w:w w:val="105"/>
        </w:rPr>
        <w:t xml:space="preserve"> </w:t>
      </w:r>
      <w:r>
        <w:rPr>
          <w:w w:val="105"/>
        </w:rPr>
        <w:t>a</w:t>
      </w:r>
      <w:r>
        <w:rPr>
          <w:spacing w:val="-8"/>
          <w:w w:val="105"/>
        </w:rPr>
        <w:t xml:space="preserve"> </w:t>
      </w:r>
      <w:r>
        <w:rPr>
          <w:w w:val="105"/>
        </w:rPr>
        <w:t>major</w:t>
      </w:r>
      <w:r>
        <w:rPr>
          <w:spacing w:val="-8"/>
          <w:w w:val="105"/>
        </w:rPr>
        <w:t xml:space="preserve"> </w:t>
      </w:r>
      <w:r>
        <w:rPr>
          <w:w w:val="105"/>
        </w:rPr>
        <w:t>role</w:t>
      </w:r>
      <w:r>
        <w:rPr>
          <w:spacing w:val="-8"/>
          <w:w w:val="105"/>
        </w:rPr>
        <w:t xml:space="preserve"> </w:t>
      </w:r>
      <w:r>
        <w:rPr>
          <w:w w:val="105"/>
        </w:rPr>
        <w:t>(</w:t>
      </w:r>
      <w:hyperlink w:anchor="_bookmark1" w:history="1">
        <w:r w:rsidR="00F52AD7">
          <w:rPr>
            <w:color w:val="E94D52"/>
            <w:w w:val="105"/>
          </w:rPr>
          <w:t>Figure</w:t>
        </w:r>
        <w:r w:rsidR="00F52AD7">
          <w:rPr>
            <w:color w:val="E94D52"/>
            <w:spacing w:val="-8"/>
            <w:w w:val="105"/>
          </w:rPr>
          <w:t xml:space="preserve"> </w:t>
        </w:r>
        <w:r w:rsidR="00F52AD7">
          <w:rPr>
            <w:color w:val="E94D52"/>
            <w:w w:val="105"/>
          </w:rPr>
          <w:t>21a</w:t>
        </w:r>
      </w:hyperlink>
      <w:r>
        <w:rPr>
          <w:w w:val="105"/>
        </w:rPr>
        <w:t>)</w:t>
      </w:r>
      <w:r>
        <w:rPr>
          <w:spacing w:val="-8"/>
          <w:w w:val="105"/>
        </w:rPr>
        <w:t xml:space="preserve"> </w:t>
      </w:r>
      <w:r>
        <w:rPr>
          <w:w w:val="105"/>
        </w:rPr>
        <w:t>and</w:t>
      </w:r>
      <w:r>
        <w:rPr>
          <w:spacing w:val="-8"/>
          <w:w w:val="105"/>
        </w:rPr>
        <w:t xml:space="preserve"> </w:t>
      </w:r>
      <w:r>
        <w:rPr>
          <w:w w:val="105"/>
        </w:rPr>
        <w:t>indicates</w:t>
      </w:r>
      <w:r>
        <w:rPr>
          <w:spacing w:val="-8"/>
          <w:w w:val="105"/>
        </w:rPr>
        <w:t xml:space="preserve"> </w:t>
      </w:r>
      <w:r>
        <w:rPr>
          <w:w w:val="105"/>
        </w:rPr>
        <w:t>that one of the strategies to consider is the diversification of tree species, but also an increased genetic diversity within populations, to mitigate the risks associated with uncertain future conditions</w:t>
      </w:r>
      <w:r>
        <w:rPr>
          <w:spacing w:val="-4"/>
          <w:w w:val="105"/>
        </w:rPr>
        <w:t xml:space="preserve"> </w:t>
      </w:r>
      <w:r>
        <w:rPr>
          <w:w w:val="105"/>
        </w:rPr>
        <w:t>(</w:t>
      </w:r>
      <w:proofErr w:type="spellStart"/>
      <w:r>
        <w:rPr>
          <w:color w:val="E94D52"/>
          <w:w w:val="105"/>
        </w:rPr>
        <w:t>Ammer</w:t>
      </w:r>
      <w:proofErr w:type="spellEnd"/>
      <w:r>
        <w:rPr>
          <w:w w:val="105"/>
        </w:rPr>
        <w:t>,</w:t>
      </w:r>
      <w:r>
        <w:rPr>
          <w:spacing w:val="-4"/>
          <w:w w:val="105"/>
        </w:rPr>
        <w:t xml:space="preserve"> </w:t>
      </w:r>
      <w:r>
        <w:rPr>
          <w:color w:val="E94D52"/>
          <w:w w:val="105"/>
        </w:rPr>
        <w:t>2019</w:t>
      </w:r>
      <w:r>
        <w:rPr>
          <w:w w:val="105"/>
        </w:rPr>
        <w:t>;</w:t>
      </w:r>
      <w:r>
        <w:rPr>
          <w:spacing w:val="-4"/>
          <w:w w:val="105"/>
        </w:rPr>
        <w:t xml:space="preserve"> </w:t>
      </w:r>
      <w:r>
        <w:rPr>
          <w:color w:val="E94D52"/>
          <w:w w:val="105"/>
        </w:rPr>
        <w:t>Morin</w:t>
      </w:r>
      <w:r>
        <w:rPr>
          <w:color w:val="E94D52"/>
          <w:spacing w:val="-4"/>
          <w:w w:val="105"/>
        </w:rPr>
        <w:t xml:space="preserve"> </w:t>
      </w:r>
      <w:r>
        <w:rPr>
          <w:color w:val="E94D52"/>
          <w:w w:val="105"/>
        </w:rPr>
        <w:t>et</w:t>
      </w:r>
      <w:r>
        <w:rPr>
          <w:color w:val="E94D52"/>
          <w:spacing w:val="-4"/>
          <w:w w:val="105"/>
        </w:rPr>
        <w:t xml:space="preserve"> </w:t>
      </w:r>
      <w:r>
        <w:rPr>
          <w:color w:val="E94D52"/>
          <w:w w:val="105"/>
        </w:rPr>
        <w:t>al</w:t>
      </w:r>
      <w:r>
        <w:rPr>
          <w:w w:val="105"/>
        </w:rPr>
        <w:t>,</w:t>
      </w:r>
      <w:r>
        <w:rPr>
          <w:spacing w:val="-4"/>
          <w:w w:val="105"/>
        </w:rPr>
        <w:t xml:space="preserve"> </w:t>
      </w:r>
      <w:r>
        <w:rPr>
          <w:color w:val="E94D52"/>
          <w:w w:val="105"/>
        </w:rPr>
        <w:t>2014</w:t>
      </w:r>
      <w:r>
        <w:rPr>
          <w:w w:val="105"/>
        </w:rPr>
        <w:t>;</w:t>
      </w:r>
      <w:r>
        <w:rPr>
          <w:spacing w:val="-4"/>
          <w:w w:val="105"/>
        </w:rPr>
        <w:t xml:space="preserve"> </w:t>
      </w:r>
      <w:proofErr w:type="spellStart"/>
      <w:r>
        <w:rPr>
          <w:color w:val="E94D52"/>
          <w:w w:val="105"/>
        </w:rPr>
        <w:t>Pretzsch</w:t>
      </w:r>
      <w:proofErr w:type="spellEnd"/>
      <w:r>
        <w:rPr>
          <w:w w:val="105"/>
        </w:rPr>
        <w:t>,</w:t>
      </w:r>
      <w:r>
        <w:rPr>
          <w:spacing w:val="-4"/>
          <w:w w:val="105"/>
        </w:rPr>
        <w:t xml:space="preserve"> </w:t>
      </w:r>
      <w:r>
        <w:rPr>
          <w:color w:val="E94D52"/>
          <w:w w:val="105"/>
        </w:rPr>
        <w:t>2021</w:t>
      </w:r>
      <w:r>
        <w:rPr>
          <w:w w:val="105"/>
        </w:rPr>
        <w:t>;</w:t>
      </w:r>
      <w:r>
        <w:rPr>
          <w:spacing w:val="-4"/>
          <w:w w:val="105"/>
        </w:rPr>
        <w:t xml:space="preserve"> </w:t>
      </w:r>
      <w:proofErr w:type="spellStart"/>
      <w:r>
        <w:rPr>
          <w:color w:val="E94D52"/>
          <w:w w:val="105"/>
        </w:rPr>
        <w:t>Vospernik</w:t>
      </w:r>
      <w:proofErr w:type="spellEnd"/>
      <w:r>
        <w:rPr>
          <w:color w:val="E94D52"/>
          <w:spacing w:val="-4"/>
          <w:w w:val="105"/>
        </w:rPr>
        <w:t xml:space="preserve"> </w:t>
      </w:r>
      <w:r>
        <w:rPr>
          <w:color w:val="E94D52"/>
          <w:w w:val="105"/>
        </w:rPr>
        <w:t>et</w:t>
      </w:r>
      <w:r>
        <w:rPr>
          <w:color w:val="E94D52"/>
          <w:spacing w:val="-4"/>
          <w:w w:val="105"/>
        </w:rPr>
        <w:t xml:space="preserve"> </w:t>
      </w:r>
      <w:r>
        <w:rPr>
          <w:color w:val="E94D52"/>
          <w:w w:val="105"/>
        </w:rPr>
        <w:t>al</w:t>
      </w:r>
      <w:r>
        <w:rPr>
          <w:w w:val="105"/>
        </w:rPr>
        <w:t>,</w:t>
      </w:r>
      <w:r>
        <w:rPr>
          <w:spacing w:val="-4"/>
          <w:w w:val="105"/>
        </w:rPr>
        <w:t xml:space="preserve"> </w:t>
      </w:r>
      <w:r>
        <w:rPr>
          <w:color w:val="E94D52"/>
          <w:w w:val="105"/>
        </w:rPr>
        <w:t>2024</w:t>
      </w:r>
      <w:r>
        <w:rPr>
          <w:w w:val="105"/>
        </w:rPr>
        <w:t>). Such unclear trends are also visible in the mountainous regions at the transition between Mediterranean and Continental/Atlantic climates (Pyrenees, Massif Central, Balkans). Finally, in some areas where most species are threatened, forest managers may consider introducing</w:t>
      </w:r>
      <w:r>
        <w:rPr>
          <w:spacing w:val="40"/>
          <w:w w:val="105"/>
        </w:rPr>
        <w:t xml:space="preserve"> </w:t>
      </w:r>
      <w:r>
        <w:rPr>
          <w:w w:val="105"/>
        </w:rPr>
        <w:t>new</w:t>
      </w:r>
      <w:r>
        <w:rPr>
          <w:spacing w:val="40"/>
          <w:w w:val="105"/>
        </w:rPr>
        <w:t xml:space="preserve"> </w:t>
      </w:r>
      <w:r>
        <w:rPr>
          <w:w w:val="105"/>
        </w:rPr>
        <w:t>species,</w:t>
      </w:r>
      <w:r>
        <w:rPr>
          <w:spacing w:val="40"/>
          <w:w w:val="105"/>
        </w:rPr>
        <w:t xml:space="preserve"> </w:t>
      </w:r>
      <w:r>
        <w:rPr>
          <w:w w:val="105"/>
        </w:rPr>
        <w:t>more</w:t>
      </w:r>
      <w:r>
        <w:rPr>
          <w:spacing w:val="40"/>
          <w:w w:val="105"/>
        </w:rPr>
        <w:t xml:space="preserve"> </w:t>
      </w:r>
      <w:r>
        <w:rPr>
          <w:w w:val="105"/>
        </w:rPr>
        <w:t>drought-tolerant.</w:t>
      </w:r>
      <w:r>
        <w:rPr>
          <w:spacing w:val="80"/>
          <w:w w:val="150"/>
        </w:rPr>
        <w:t xml:space="preserve"> </w:t>
      </w:r>
      <w:r>
        <w:rPr>
          <w:w w:val="105"/>
        </w:rPr>
        <w:t>However,</w:t>
      </w:r>
      <w:r>
        <w:rPr>
          <w:spacing w:val="40"/>
          <w:w w:val="105"/>
        </w:rPr>
        <w:t xml:space="preserve"> </w:t>
      </w:r>
      <w:r>
        <w:rPr>
          <w:w w:val="105"/>
        </w:rPr>
        <w:t>the</w:t>
      </w:r>
      <w:r>
        <w:rPr>
          <w:spacing w:val="40"/>
          <w:w w:val="105"/>
        </w:rPr>
        <w:t xml:space="preserve"> </w:t>
      </w:r>
      <w:r>
        <w:rPr>
          <w:w w:val="105"/>
        </w:rPr>
        <w:t>lack</w:t>
      </w:r>
      <w:r>
        <w:rPr>
          <w:spacing w:val="40"/>
          <w:w w:val="105"/>
        </w:rPr>
        <w:t xml:space="preserve"> </w:t>
      </w:r>
      <w:r>
        <w:rPr>
          <w:w w:val="105"/>
        </w:rPr>
        <w:t>of</w:t>
      </w:r>
      <w:r>
        <w:rPr>
          <w:spacing w:val="40"/>
          <w:w w:val="105"/>
        </w:rPr>
        <w:t xml:space="preserve"> </w:t>
      </w:r>
      <w:r>
        <w:rPr>
          <w:w w:val="105"/>
        </w:rPr>
        <w:t>hindsight</w:t>
      </w:r>
      <w:r>
        <w:rPr>
          <w:spacing w:val="40"/>
          <w:w w:val="105"/>
        </w:rPr>
        <w:t xml:space="preserve"> </w:t>
      </w:r>
      <w:r>
        <w:rPr>
          <w:w w:val="105"/>
        </w:rPr>
        <w:t>and</w:t>
      </w:r>
    </w:p>
    <w:p w14:paraId="0B09E999" w14:textId="77777777" w:rsidR="00F52AD7" w:rsidRDefault="00F52AD7">
      <w:pPr>
        <w:spacing w:line="276" w:lineRule="auto"/>
        <w:jc w:val="both"/>
        <w:sectPr w:rsidR="00F52AD7">
          <w:pgSz w:w="11910" w:h="16840"/>
          <w:pgMar w:top="1000" w:right="960" w:bottom="800" w:left="1220" w:header="0" w:footer="606" w:gutter="0"/>
          <w:cols w:space="720"/>
        </w:sectPr>
      </w:pPr>
    </w:p>
    <w:p w14:paraId="165353B3" w14:textId="77777777" w:rsidR="00F52AD7" w:rsidRDefault="00000000">
      <w:pPr>
        <w:pStyle w:val="Corpsdetexte"/>
        <w:spacing w:before="131" w:line="276" w:lineRule="auto"/>
        <w:ind w:left="197" w:right="449"/>
        <w:jc w:val="both"/>
      </w:pPr>
      <w:r>
        <w:rPr>
          <w:w w:val="105"/>
        </w:rPr>
        <w:lastRenderedPageBreak/>
        <w:t>experimental data often prevents the development and calibration of process-explicit models for such species.</w:t>
      </w:r>
    </w:p>
    <w:p w14:paraId="15BEA796" w14:textId="77777777" w:rsidR="00F52AD7" w:rsidRDefault="00000000">
      <w:pPr>
        <w:pStyle w:val="Corpsdetexte"/>
        <w:spacing w:before="145" w:line="276" w:lineRule="auto"/>
        <w:ind w:left="191" w:right="409" w:hanging="7"/>
        <w:jc w:val="both"/>
      </w:pPr>
      <w:r>
        <w:rPr>
          <w:w w:val="105"/>
        </w:rPr>
        <w:t>We</w:t>
      </w:r>
      <w:r>
        <w:rPr>
          <w:spacing w:val="-4"/>
          <w:w w:val="105"/>
        </w:rPr>
        <w:t xml:space="preserve"> </w:t>
      </w:r>
      <w:r>
        <w:rPr>
          <w:w w:val="105"/>
        </w:rPr>
        <w:t>assessed</w:t>
      </w:r>
      <w:r>
        <w:rPr>
          <w:spacing w:val="-4"/>
          <w:w w:val="105"/>
        </w:rPr>
        <w:t xml:space="preserve"> </w:t>
      </w:r>
      <w:r>
        <w:rPr>
          <w:w w:val="105"/>
        </w:rPr>
        <w:t>uncertainties</w:t>
      </w:r>
      <w:r>
        <w:rPr>
          <w:spacing w:val="-3"/>
          <w:w w:val="105"/>
        </w:rPr>
        <w:t xml:space="preserve"> </w:t>
      </w:r>
      <w:r>
        <w:rPr>
          <w:w w:val="105"/>
        </w:rPr>
        <w:t>in</w:t>
      </w:r>
      <w:r>
        <w:rPr>
          <w:spacing w:val="-4"/>
          <w:w w:val="105"/>
        </w:rPr>
        <w:t xml:space="preserve"> </w:t>
      </w:r>
      <w:r>
        <w:rPr>
          <w:w w:val="105"/>
        </w:rPr>
        <w:t>species</w:t>
      </w:r>
      <w:r>
        <w:rPr>
          <w:spacing w:val="-3"/>
          <w:w w:val="105"/>
        </w:rPr>
        <w:t xml:space="preserve"> </w:t>
      </w:r>
      <w:r>
        <w:rPr>
          <w:w w:val="105"/>
        </w:rPr>
        <w:t>climatic</w:t>
      </w:r>
      <w:r>
        <w:rPr>
          <w:spacing w:val="-3"/>
          <w:w w:val="105"/>
        </w:rPr>
        <w:t xml:space="preserve"> </w:t>
      </w:r>
      <w:r>
        <w:rPr>
          <w:w w:val="105"/>
        </w:rPr>
        <w:t>suitability</w:t>
      </w:r>
      <w:r>
        <w:rPr>
          <w:spacing w:val="-4"/>
          <w:w w:val="105"/>
        </w:rPr>
        <w:t xml:space="preserve"> </w:t>
      </w:r>
      <w:r>
        <w:rPr>
          <w:w w:val="105"/>
        </w:rPr>
        <w:t>by</w:t>
      </w:r>
      <w:r>
        <w:rPr>
          <w:spacing w:val="-4"/>
          <w:w w:val="105"/>
        </w:rPr>
        <w:t xml:space="preserve"> </w:t>
      </w:r>
      <w:r>
        <w:rPr>
          <w:w w:val="105"/>
        </w:rPr>
        <w:t>quantifying</w:t>
      </w:r>
      <w:r>
        <w:rPr>
          <w:spacing w:val="-4"/>
          <w:w w:val="105"/>
        </w:rPr>
        <w:t xml:space="preserve"> </w:t>
      </w:r>
      <w:r>
        <w:rPr>
          <w:w w:val="105"/>
        </w:rPr>
        <w:t>the</w:t>
      </w:r>
      <w:r>
        <w:rPr>
          <w:spacing w:val="-4"/>
          <w:w w:val="105"/>
        </w:rPr>
        <w:t xml:space="preserve"> </w:t>
      </w:r>
      <w:r>
        <w:rPr>
          <w:w w:val="105"/>
        </w:rPr>
        <w:t>variance</w:t>
      </w:r>
      <w:r>
        <w:rPr>
          <w:spacing w:val="-4"/>
          <w:w w:val="105"/>
        </w:rPr>
        <w:t xml:space="preserve"> </w:t>
      </w:r>
      <w:r>
        <w:rPr>
          <w:w w:val="105"/>
        </w:rPr>
        <w:t>across the projections of a set of different models making the important hypothesis of equal likelihood of the projections of each model approach.</w:t>
      </w:r>
      <w:r>
        <w:rPr>
          <w:spacing w:val="40"/>
          <w:w w:val="105"/>
        </w:rPr>
        <w:t xml:space="preserve"> </w:t>
      </w:r>
      <w:r>
        <w:rPr>
          <w:w w:val="105"/>
        </w:rPr>
        <w:t>As with climate models (</w:t>
      </w:r>
      <w:r>
        <w:rPr>
          <w:color w:val="E94D52"/>
          <w:w w:val="105"/>
        </w:rPr>
        <w:t>IPCC</w:t>
      </w:r>
      <w:r>
        <w:rPr>
          <w:w w:val="105"/>
        </w:rPr>
        <w:t xml:space="preserve">, </w:t>
      </w:r>
      <w:r>
        <w:rPr>
          <w:color w:val="E94D52"/>
          <w:w w:val="105"/>
        </w:rPr>
        <w:t>2021</w:t>
      </w:r>
      <w:r>
        <w:rPr>
          <w:w w:val="105"/>
        </w:rPr>
        <w:t>), the spread in the projections could be reduced by weighting models according to their ability to reproduce past observations.</w:t>
      </w:r>
      <w:r>
        <w:rPr>
          <w:spacing w:val="40"/>
          <w:w w:val="105"/>
        </w:rPr>
        <w:t xml:space="preserve"> </w:t>
      </w:r>
      <w:r>
        <w:rPr>
          <w:w w:val="105"/>
        </w:rPr>
        <w:t>A model’s credibility is indeed increased if the</w:t>
      </w:r>
      <w:r>
        <w:rPr>
          <w:spacing w:val="-4"/>
          <w:w w:val="105"/>
        </w:rPr>
        <w:t xml:space="preserve"> </w:t>
      </w:r>
      <w:r>
        <w:rPr>
          <w:w w:val="105"/>
        </w:rPr>
        <w:t>model</w:t>
      </w:r>
      <w:r>
        <w:rPr>
          <w:spacing w:val="-4"/>
          <w:w w:val="105"/>
        </w:rPr>
        <w:t xml:space="preserve"> </w:t>
      </w:r>
      <w:r>
        <w:rPr>
          <w:w w:val="105"/>
        </w:rPr>
        <w:t>is</w:t>
      </w:r>
      <w:r>
        <w:rPr>
          <w:spacing w:val="-4"/>
          <w:w w:val="105"/>
        </w:rPr>
        <w:t xml:space="preserve"> </w:t>
      </w:r>
      <w:r>
        <w:rPr>
          <w:w w:val="105"/>
        </w:rPr>
        <w:t>able</w:t>
      </w:r>
      <w:r>
        <w:rPr>
          <w:spacing w:val="-4"/>
          <w:w w:val="105"/>
        </w:rPr>
        <w:t xml:space="preserve"> </w:t>
      </w:r>
      <w:r>
        <w:rPr>
          <w:w w:val="105"/>
        </w:rPr>
        <w:t>to</w:t>
      </w:r>
      <w:r>
        <w:rPr>
          <w:spacing w:val="-4"/>
          <w:w w:val="105"/>
        </w:rPr>
        <w:t xml:space="preserve"> </w:t>
      </w:r>
      <w:r>
        <w:rPr>
          <w:w w:val="105"/>
        </w:rPr>
        <w:t>simulate</w:t>
      </w:r>
      <w:r>
        <w:rPr>
          <w:spacing w:val="-4"/>
          <w:w w:val="105"/>
        </w:rPr>
        <w:t xml:space="preserve"> </w:t>
      </w:r>
      <w:r>
        <w:rPr>
          <w:w w:val="105"/>
        </w:rPr>
        <w:t>past</w:t>
      </w:r>
      <w:r>
        <w:rPr>
          <w:spacing w:val="-4"/>
          <w:w w:val="105"/>
        </w:rPr>
        <w:t xml:space="preserve"> </w:t>
      </w:r>
      <w:r>
        <w:rPr>
          <w:w w:val="105"/>
        </w:rPr>
        <w:t>species</w:t>
      </w:r>
      <w:r>
        <w:rPr>
          <w:spacing w:val="-4"/>
          <w:w w:val="105"/>
        </w:rPr>
        <w:t xml:space="preserve"> </w:t>
      </w:r>
      <w:r>
        <w:rPr>
          <w:w w:val="105"/>
        </w:rPr>
        <w:t>range</w:t>
      </w:r>
      <w:r>
        <w:rPr>
          <w:spacing w:val="-4"/>
          <w:w w:val="105"/>
        </w:rPr>
        <w:t xml:space="preserve"> </w:t>
      </w:r>
      <w:r>
        <w:rPr>
          <w:w w:val="105"/>
        </w:rPr>
        <w:t>shifts,</w:t>
      </w:r>
      <w:r>
        <w:rPr>
          <w:spacing w:val="-4"/>
          <w:w w:val="105"/>
        </w:rPr>
        <w:t xml:space="preserve"> </w:t>
      </w:r>
      <w:r>
        <w:rPr>
          <w:w w:val="105"/>
        </w:rPr>
        <w:t>especially</w:t>
      </w:r>
      <w:r>
        <w:rPr>
          <w:spacing w:val="-4"/>
          <w:w w:val="105"/>
        </w:rPr>
        <w:t xml:space="preserve"> </w:t>
      </w:r>
      <w:r>
        <w:rPr>
          <w:w w:val="105"/>
        </w:rPr>
        <w:t>under</w:t>
      </w:r>
      <w:r>
        <w:rPr>
          <w:spacing w:val="-4"/>
          <w:w w:val="105"/>
        </w:rPr>
        <w:t xml:space="preserve"> </w:t>
      </w:r>
      <w:r>
        <w:rPr>
          <w:w w:val="105"/>
        </w:rPr>
        <w:t>climatic</w:t>
      </w:r>
      <w:r>
        <w:rPr>
          <w:spacing w:val="-4"/>
          <w:w w:val="105"/>
        </w:rPr>
        <w:t xml:space="preserve"> </w:t>
      </w:r>
      <w:r>
        <w:rPr>
          <w:w w:val="105"/>
        </w:rPr>
        <w:t>conditions that significantly differ from the present ones. The ability to reproduce changes in tree distributions during large paleoclimate fluctuations is known to vary across the different approaches of species distribution modeling (</w:t>
      </w:r>
      <w:r>
        <w:rPr>
          <w:color w:val="E94D52"/>
          <w:w w:val="105"/>
        </w:rPr>
        <w:t xml:space="preserve">Van der </w:t>
      </w:r>
      <w:proofErr w:type="spellStart"/>
      <w:r>
        <w:rPr>
          <w:color w:val="E94D52"/>
          <w:w w:val="105"/>
        </w:rPr>
        <w:t>Meersch</w:t>
      </w:r>
      <w:proofErr w:type="spellEnd"/>
      <w:r>
        <w:rPr>
          <w:color w:val="E94D52"/>
          <w:w w:val="105"/>
        </w:rPr>
        <w:t xml:space="preserve"> et al</w:t>
      </w:r>
      <w:r>
        <w:rPr>
          <w:w w:val="105"/>
        </w:rPr>
        <w:t xml:space="preserve">, </w:t>
      </w:r>
      <w:r>
        <w:rPr>
          <w:color w:val="E94D52"/>
          <w:w w:val="105"/>
        </w:rPr>
        <w:t>2024</w:t>
      </w:r>
      <w:r>
        <w:rPr>
          <w:w w:val="105"/>
        </w:rPr>
        <w:t xml:space="preserve">; </w:t>
      </w:r>
      <w:r>
        <w:rPr>
          <w:color w:val="E94D52"/>
          <w:w w:val="105"/>
        </w:rPr>
        <w:t>Chapter 2</w:t>
      </w:r>
      <w:r>
        <w:rPr>
          <w:w w:val="105"/>
        </w:rPr>
        <w:t>). In particular, CSDMs showed less accurate predictions of species distribution change since the</w:t>
      </w:r>
      <w:r>
        <w:rPr>
          <w:spacing w:val="-11"/>
          <w:w w:val="105"/>
        </w:rPr>
        <w:t xml:space="preserve"> </w:t>
      </w:r>
      <w:r>
        <w:rPr>
          <w:w w:val="105"/>
        </w:rPr>
        <w:t>early</w:t>
      </w:r>
      <w:r>
        <w:rPr>
          <w:spacing w:val="-11"/>
          <w:w w:val="105"/>
        </w:rPr>
        <w:t xml:space="preserve"> </w:t>
      </w:r>
      <w:r>
        <w:rPr>
          <w:w w:val="105"/>
        </w:rPr>
        <w:t>Holocene</w:t>
      </w:r>
      <w:r>
        <w:rPr>
          <w:spacing w:val="-11"/>
          <w:w w:val="105"/>
        </w:rPr>
        <w:t xml:space="preserve"> </w:t>
      </w:r>
      <w:r>
        <w:rPr>
          <w:w w:val="105"/>
        </w:rPr>
        <w:t>(12,000</w:t>
      </w:r>
      <w:r>
        <w:rPr>
          <w:spacing w:val="-11"/>
          <w:w w:val="105"/>
        </w:rPr>
        <w:t xml:space="preserve"> </w:t>
      </w:r>
      <w:r>
        <w:rPr>
          <w:w w:val="105"/>
        </w:rPr>
        <w:t>years</w:t>
      </w:r>
      <w:r>
        <w:rPr>
          <w:spacing w:val="-11"/>
          <w:w w:val="105"/>
        </w:rPr>
        <w:t xml:space="preserve"> </w:t>
      </w:r>
      <w:r>
        <w:rPr>
          <w:w w:val="105"/>
        </w:rPr>
        <w:t>ago)</w:t>
      </w:r>
      <w:r>
        <w:rPr>
          <w:spacing w:val="-11"/>
          <w:w w:val="105"/>
        </w:rPr>
        <w:t xml:space="preserve"> </w:t>
      </w:r>
      <w:r>
        <w:rPr>
          <w:w w:val="105"/>
        </w:rPr>
        <w:t>than</w:t>
      </w:r>
      <w:r>
        <w:rPr>
          <w:spacing w:val="-11"/>
          <w:w w:val="105"/>
        </w:rPr>
        <w:t xml:space="preserve"> </w:t>
      </w:r>
      <w:r>
        <w:rPr>
          <w:w w:val="105"/>
        </w:rPr>
        <w:t>process-explicit</w:t>
      </w:r>
      <w:r>
        <w:rPr>
          <w:spacing w:val="-11"/>
          <w:w w:val="105"/>
        </w:rPr>
        <w:t xml:space="preserve"> </w:t>
      </w:r>
      <w:r>
        <w:rPr>
          <w:w w:val="105"/>
        </w:rPr>
        <w:t>models</w:t>
      </w:r>
      <w:r>
        <w:rPr>
          <w:spacing w:val="-11"/>
          <w:w w:val="105"/>
        </w:rPr>
        <w:t xml:space="preserve"> </w:t>
      </w:r>
      <w:r>
        <w:rPr>
          <w:w w:val="105"/>
        </w:rPr>
        <w:t>(</w:t>
      </w:r>
      <w:r>
        <w:rPr>
          <w:color w:val="E94D52"/>
          <w:w w:val="105"/>
        </w:rPr>
        <w:t>Van</w:t>
      </w:r>
      <w:r>
        <w:rPr>
          <w:color w:val="E94D52"/>
          <w:spacing w:val="-11"/>
          <w:w w:val="105"/>
        </w:rPr>
        <w:t xml:space="preserve"> </w:t>
      </w:r>
      <w:r>
        <w:rPr>
          <w:color w:val="E94D52"/>
          <w:w w:val="105"/>
        </w:rPr>
        <w:t>der</w:t>
      </w:r>
      <w:r>
        <w:rPr>
          <w:color w:val="E94D52"/>
          <w:spacing w:val="-11"/>
          <w:w w:val="105"/>
        </w:rPr>
        <w:t xml:space="preserve"> </w:t>
      </w:r>
      <w:proofErr w:type="spellStart"/>
      <w:r>
        <w:rPr>
          <w:color w:val="E94D52"/>
          <w:w w:val="105"/>
        </w:rPr>
        <w:t>Meersch</w:t>
      </w:r>
      <w:proofErr w:type="spellEnd"/>
      <w:r>
        <w:rPr>
          <w:color w:val="E94D52"/>
          <w:spacing w:val="-11"/>
          <w:w w:val="105"/>
        </w:rPr>
        <w:t xml:space="preserve"> </w:t>
      </w:r>
      <w:r>
        <w:rPr>
          <w:color w:val="E94D52"/>
          <w:w w:val="105"/>
        </w:rPr>
        <w:t>et</w:t>
      </w:r>
      <w:r>
        <w:rPr>
          <w:color w:val="E94D52"/>
          <w:spacing w:val="-11"/>
          <w:w w:val="105"/>
        </w:rPr>
        <w:t xml:space="preserve"> </w:t>
      </w:r>
      <w:r>
        <w:rPr>
          <w:color w:val="E94D52"/>
          <w:w w:val="105"/>
        </w:rPr>
        <w:t>al</w:t>
      </w:r>
      <w:r>
        <w:rPr>
          <w:w w:val="105"/>
        </w:rPr>
        <w:t xml:space="preserve">, </w:t>
      </w:r>
      <w:r>
        <w:rPr>
          <w:color w:val="E94D52"/>
          <w:w w:val="105"/>
        </w:rPr>
        <w:t>2024</w:t>
      </w:r>
      <w:r>
        <w:rPr>
          <w:w w:val="105"/>
        </w:rPr>
        <w:t xml:space="preserve">; </w:t>
      </w:r>
      <w:r>
        <w:rPr>
          <w:color w:val="E94D52"/>
          <w:w w:val="105"/>
        </w:rPr>
        <w:t>Chapter 2</w:t>
      </w:r>
      <w:r>
        <w:rPr>
          <w:w w:val="105"/>
        </w:rPr>
        <w:t>).</w:t>
      </w:r>
      <w:r>
        <w:rPr>
          <w:spacing w:val="40"/>
          <w:w w:val="105"/>
        </w:rPr>
        <w:t xml:space="preserve"> </w:t>
      </w:r>
      <w:r>
        <w:rPr>
          <w:w w:val="105"/>
        </w:rPr>
        <w:t xml:space="preserve">Previous studies also pointed out that CSDMS projections for the </w:t>
      </w:r>
      <w:r>
        <w:t>coming decades would decline steadily in response to increasing climate novelty (</w:t>
      </w:r>
      <w:r>
        <w:rPr>
          <w:color w:val="E94D52"/>
        </w:rPr>
        <w:t>Fitzpatrick</w:t>
      </w:r>
      <w:r>
        <w:rPr>
          <w:color w:val="E94D52"/>
          <w:spacing w:val="40"/>
          <w:w w:val="105"/>
        </w:rPr>
        <w:t xml:space="preserve"> </w:t>
      </w:r>
      <w:r>
        <w:rPr>
          <w:color w:val="E94D52"/>
          <w:w w:val="105"/>
        </w:rPr>
        <w:t>et al</w:t>
      </w:r>
      <w:r>
        <w:rPr>
          <w:w w:val="105"/>
        </w:rPr>
        <w:t xml:space="preserve">, </w:t>
      </w:r>
      <w:r>
        <w:rPr>
          <w:color w:val="E94D52"/>
          <w:w w:val="105"/>
        </w:rPr>
        <w:t>2018</w:t>
      </w:r>
      <w:r>
        <w:rPr>
          <w:w w:val="105"/>
        </w:rPr>
        <w:t>). However, model evaluations using paleorecords may be biased by the sparse coverage in pollen data they used to infer past species distributions, and the magnitude</w:t>
      </w:r>
      <w:r>
        <w:rPr>
          <w:spacing w:val="40"/>
          <w:w w:val="105"/>
        </w:rPr>
        <w:t xml:space="preserve"> </w:t>
      </w:r>
      <w:r>
        <w:rPr>
          <w:w w:val="105"/>
        </w:rPr>
        <w:t>and rate of future climate change will differ from the changes that occurred between the Last</w:t>
      </w:r>
      <w:r>
        <w:rPr>
          <w:spacing w:val="-3"/>
          <w:w w:val="105"/>
        </w:rPr>
        <w:t xml:space="preserve"> </w:t>
      </w:r>
      <w:r>
        <w:rPr>
          <w:w w:val="105"/>
        </w:rPr>
        <w:t>Glacial</w:t>
      </w:r>
      <w:r>
        <w:rPr>
          <w:spacing w:val="-3"/>
          <w:w w:val="105"/>
        </w:rPr>
        <w:t xml:space="preserve"> </w:t>
      </w:r>
      <w:r>
        <w:rPr>
          <w:w w:val="105"/>
        </w:rPr>
        <w:t>Maximum</w:t>
      </w:r>
      <w:r>
        <w:rPr>
          <w:spacing w:val="-3"/>
          <w:w w:val="105"/>
        </w:rPr>
        <w:t xml:space="preserve"> </w:t>
      </w:r>
      <w:r>
        <w:rPr>
          <w:w w:val="105"/>
        </w:rPr>
        <w:t>and</w:t>
      </w:r>
      <w:r>
        <w:rPr>
          <w:spacing w:val="-3"/>
          <w:w w:val="105"/>
        </w:rPr>
        <w:t xml:space="preserve"> </w:t>
      </w:r>
      <w:r>
        <w:rPr>
          <w:w w:val="105"/>
        </w:rPr>
        <w:t>today</w:t>
      </w:r>
      <w:r>
        <w:rPr>
          <w:spacing w:val="-3"/>
          <w:w w:val="105"/>
        </w:rPr>
        <w:t xml:space="preserve"> </w:t>
      </w:r>
      <w:r>
        <w:rPr>
          <w:w w:val="105"/>
        </w:rPr>
        <w:t>(the</w:t>
      </w:r>
      <w:r>
        <w:rPr>
          <w:spacing w:val="-3"/>
          <w:w w:val="105"/>
        </w:rPr>
        <w:t xml:space="preserve"> </w:t>
      </w:r>
      <w:r>
        <w:rPr>
          <w:w w:val="105"/>
        </w:rPr>
        <w:t>period</w:t>
      </w:r>
      <w:r>
        <w:rPr>
          <w:spacing w:val="-3"/>
          <w:w w:val="105"/>
        </w:rPr>
        <w:t xml:space="preserve"> </w:t>
      </w:r>
      <w:r>
        <w:rPr>
          <w:w w:val="105"/>
        </w:rPr>
        <w:t>for</w:t>
      </w:r>
      <w:r>
        <w:rPr>
          <w:spacing w:val="-3"/>
          <w:w w:val="105"/>
        </w:rPr>
        <w:t xml:space="preserve"> </w:t>
      </w:r>
      <w:r>
        <w:rPr>
          <w:w w:val="105"/>
        </w:rPr>
        <w:t>which</w:t>
      </w:r>
      <w:r>
        <w:rPr>
          <w:spacing w:val="-3"/>
          <w:w w:val="105"/>
        </w:rPr>
        <w:t xml:space="preserve"> </w:t>
      </w:r>
      <w:r>
        <w:rPr>
          <w:w w:val="105"/>
        </w:rPr>
        <w:t>most</w:t>
      </w:r>
      <w:r>
        <w:rPr>
          <w:spacing w:val="-3"/>
          <w:w w:val="105"/>
        </w:rPr>
        <w:t xml:space="preserve"> </w:t>
      </w:r>
      <w:r>
        <w:rPr>
          <w:w w:val="105"/>
        </w:rPr>
        <w:t>pollen</w:t>
      </w:r>
      <w:r>
        <w:rPr>
          <w:spacing w:val="-3"/>
          <w:w w:val="105"/>
        </w:rPr>
        <w:t xml:space="preserve"> </w:t>
      </w:r>
      <w:r>
        <w:rPr>
          <w:w w:val="105"/>
        </w:rPr>
        <w:t>records</w:t>
      </w:r>
      <w:r>
        <w:rPr>
          <w:spacing w:val="-3"/>
          <w:w w:val="105"/>
        </w:rPr>
        <w:t xml:space="preserve"> </w:t>
      </w:r>
      <w:r>
        <w:rPr>
          <w:w w:val="105"/>
        </w:rPr>
        <w:t>are</w:t>
      </w:r>
      <w:r>
        <w:rPr>
          <w:spacing w:val="-3"/>
          <w:w w:val="105"/>
        </w:rPr>
        <w:t xml:space="preserve"> </w:t>
      </w:r>
      <w:r>
        <w:rPr>
          <w:w w:val="105"/>
        </w:rPr>
        <w:t>available). It thus seem overly optimistic to summarize model discrepancies in one performance metric and then use it as the unique criteria in a model weighting scheme.</w:t>
      </w:r>
      <w:r>
        <w:rPr>
          <w:spacing w:val="40"/>
          <w:w w:val="105"/>
        </w:rPr>
        <w:t xml:space="preserve"> </w:t>
      </w:r>
      <w:r>
        <w:rPr>
          <w:w w:val="105"/>
        </w:rPr>
        <w:t>Even when multivariate metrics are available, such as for climate models, there is no consensus that model weighting is more reliable than the "one-model-one-vote" strategy (</w:t>
      </w:r>
      <w:r>
        <w:rPr>
          <w:color w:val="E94D52"/>
          <w:w w:val="105"/>
        </w:rPr>
        <w:t>IPCC</w:t>
      </w:r>
      <w:r>
        <w:rPr>
          <w:w w:val="105"/>
        </w:rPr>
        <w:t xml:space="preserve">, </w:t>
      </w:r>
      <w:r>
        <w:rPr>
          <w:color w:val="E94D52"/>
          <w:w w:val="105"/>
        </w:rPr>
        <w:t>2021</w:t>
      </w:r>
      <w:r>
        <w:rPr>
          <w:w w:val="105"/>
        </w:rPr>
        <w:t>).</w:t>
      </w:r>
    </w:p>
    <w:p w14:paraId="4E2FE9C0" w14:textId="77777777" w:rsidR="00F52AD7" w:rsidRDefault="00000000">
      <w:pPr>
        <w:pStyle w:val="Corpsdetexte"/>
        <w:spacing w:before="154" w:line="276" w:lineRule="auto"/>
        <w:ind w:left="169" w:right="421" w:firstLine="27"/>
        <w:jc w:val="both"/>
      </w:pPr>
      <w:r>
        <w:rPr>
          <w:w w:val="105"/>
        </w:rPr>
        <w:t xml:space="preserve">Our results </w:t>
      </w:r>
      <w:proofErr w:type="spellStart"/>
      <w:r>
        <w:rPr>
          <w:w w:val="105"/>
        </w:rPr>
        <w:t>emphasise</w:t>
      </w:r>
      <w:proofErr w:type="spellEnd"/>
      <w:r>
        <w:rPr>
          <w:w w:val="105"/>
        </w:rPr>
        <w:t xml:space="preserve"> that it is critical to consider the diversity of modeling approaches that exist in order to ensure a consistent quantification of all model-related uncertainties</w:t>
      </w:r>
      <w:r>
        <w:rPr>
          <w:spacing w:val="80"/>
          <w:w w:val="105"/>
        </w:rPr>
        <w:t xml:space="preserve"> </w:t>
      </w:r>
      <w:r>
        <w:rPr>
          <w:w w:val="105"/>
        </w:rPr>
        <w:t>in future species range shifts.</w:t>
      </w:r>
      <w:r>
        <w:rPr>
          <w:spacing w:val="40"/>
          <w:w w:val="105"/>
        </w:rPr>
        <w:t xml:space="preserve"> </w:t>
      </w:r>
      <w:r>
        <w:rPr>
          <w:w w:val="105"/>
        </w:rPr>
        <w:t xml:space="preserve">Failure to fully quantify and report uncertainty, whether </w:t>
      </w:r>
      <w:r>
        <w:rPr>
          <w:spacing w:val="-2"/>
          <w:w w:val="105"/>
        </w:rPr>
        <w:t>intentionally</w:t>
      </w:r>
      <w:r>
        <w:rPr>
          <w:spacing w:val="-6"/>
          <w:w w:val="105"/>
        </w:rPr>
        <w:t xml:space="preserve"> </w:t>
      </w:r>
      <w:r>
        <w:rPr>
          <w:spacing w:val="-2"/>
          <w:w w:val="105"/>
        </w:rPr>
        <w:t>to</w:t>
      </w:r>
      <w:r>
        <w:rPr>
          <w:spacing w:val="-7"/>
          <w:w w:val="105"/>
        </w:rPr>
        <w:t xml:space="preserve"> </w:t>
      </w:r>
      <w:r>
        <w:rPr>
          <w:spacing w:val="-2"/>
          <w:w w:val="105"/>
        </w:rPr>
        <w:t>preserve</w:t>
      </w:r>
      <w:r>
        <w:rPr>
          <w:spacing w:val="-7"/>
          <w:w w:val="105"/>
        </w:rPr>
        <w:t xml:space="preserve"> </w:t>
      </w:r>
      <w:r>
        <w:rPr>
          <w:spacing w:val="-2"/>
          <w:w w:val="105"/>
        </w:rPr>
        <w:t>core</w:t>
      </w:r>
      <w:r>
        <w:rPr>
          <w:spacing w:val="-7"/>
          <w:w w:val="105"/>
        </w:rPr>
        <w:t xml:space="preserve"> </w:t>
      </w:r>
      <w:r>
        <w:rPr>
          <w:spacing w:val="-2"/>
          <w:w w:val="105"/>
        </w:rPr>
        <w:t>messages,</w:t>
      </w:r>
      <w:r>
        <w:rPr>
          <w:spacing w:val="-5"/>
          <w:w w:val="105"/>
        </w:rPr>
        <w:t xml:space="preserve"> </w:t>
      </w:r>
      <w:r>
        <w:rPr>
          <w:spacing w:val="-2"/>
          <w:w w:val="105"/>
        </w:rPr>
        <w:t>or</w:t>
      </w:r>
      <w:r>
        <w:rPr>
          <w:spacing w:val="-6"/>
          <w:w w:val="105"/>
        </w:rPr>
        <w:t xml:space="preserve"> </w:t>
      </w:r>
      <w:r>
        <w:rPr>
          <w:spacing w:val="-2"/>
          <w:w w:val="105"/>
        </w:rPr>
        <w:t>not,</w:t>
      </w:r>
      <w:r>
        <w:rPr>
          <w:spacing w:val="-5"/>
          <w:w w:val="105"/>
        </w:rPr>
        <w:t xml:space="preserve"> </w:t>
      </w:r>
      <w:r>
        <w:rPr>
          <w:spacing w:val="-2"/>
          <w:w w:val="105"/>
        </w:rPr>
        <w:t>leads</w:t>
      </w:r>
      <w:r>
        <w:rPr>
          <w:spacing w:val="-7"/>
          <w:w w:val="105"/>
        </w:rPr>
        <w:t xml:space="preserve"> </w:t>
      </w:r>
      <w:r>
        <w:rPr>
          <w:spacing w:val="-2"/>
          <w:w w:val="105"/>
        </w:rPr>
        <w:t>to</w:t>
      </w:r>
      <w:r>
        <w:rPr>
          <w:spacing w:val="-7"/>
          <w:w w:val="105"/>
        </w:rPr>
        <w:t xml:space="preserve"> </w:t>
      </w:r>
      <w:r>
        <w:rPr>
          <w:spacing w:val="-2"/>
          <w:w w:val="105"/>
        </w:rPr>
        <w:t>overconfidence</w:t>
      </w:r>
      <w:r>
        <w:rPr>
          <w:spacing w:val="-6"/>
          <w:w w:val="105"/>
        </w:rPr>
        <w:t xml:space="preserve"> </w:t>
      </w:r>
      <w:r>
        <w:rPr>
          <w:spacing w:val="-2"/>
          <w:w w:val="105"/>
        </w:rPr>
        <w:t>in</w:t>
      </w:r>
      <w:r>
        <w:rPr>
          <w:spacing w:val="-7"/>
          <w:w w:val="105"/>
        </w:rPr>
        <w:t xml:space="preserve"> </w:t>
      </w:r>
      <w:r>
        <w:rPr>
          <w:spacing w:val="-2"/>
          <w:w w:val="105"/>
        </w:rPr>
        <w:t>model</w:t>
      </w:r>
      <w:r>
        <w:rPr>
          <w:spacing w:val="-7"/>
          <w:w w:val="105"/>
        </w:rPr>
        <w:t xml:space="preserve"> </w:t>
      </w:r>
      <w:r>
        <w:rPr>
          <w:spacing w:val="-2"/>
          <w:w w:val="105"/>
        </w:rPr>
        <w:t xml:space="preserve">projections </w:t>
      </w:r>
      <w:r>
        <w:rPr>
          <w:w w:val="105"/>
        </w:rPr>
        <w:t>(</w:t>
      </w:r>
      <w:r>
        <w:rPr>
          <w:color w:val="E94D52"/>
          <w:w w:val="105"/>
        </w:rPr>
        <w:t>Simmonds et al</w:t>
      </w:r>
      <w:r>
        <w:rPr>
          <w:w w:val="105"/>
        </w:rPr>
        <w:t xml:space="preserve">, </w:t>
      </w:r>
      <w:r>
        <w:rPr>
          <w:color w:val="E94D52"/>
          <w:w w:val="105"/>
        </w:rPr>
        <w:t>2024</w:t>
      </w:r>
      <w:r>
        <w:rPr>
          <w:w w:val="105"/>
        </w:rPr>
        <w:t>), and may negatively impact public trust in scientists (</w:t>
      </w:r>
      <w:r>
        <w:rPr>
          <w:color w:val="E94D52"/>
          <w:w w:val="105"/>
        </w:rPr>
        <w:t>Howe et al</w:t>
      </w:r>
      <w:r>
        <w:rPr>
          <w:w w:val="105"/>
        </w:rPr>
        <w:t xml:space="preserve">, </w:t>
      </w:r>
      <w:r>
        <w:rPr>
          <w:color w:val="E94D52"/>
          <w:w w:val="105"/>
        </w:rPr>
        <w:t>2019</w:t>
      </w:r>
      <w:r>
        <w:rPr>
          <w:w w:val="105"/>
        </w:rPr>
        <w:t>).</w:t>
      </w:r>
      <w:r>
        <w:rPr>
          <w:spacing w:val="40"/>
          <w:w w:val="105"/>
        </w:rPr>
        <w:t xml:space="preserve"> </w:t>
      </w:r>
      <w:r>
        <w:rPr>
          <w:w w:val="105"/>
        </w:rPr>
        <w:t xml:space="preserve">To ensure the resilience and sustainability of Europe’s forests, forest managers need to adopt adaptive management strategies that take account of all possible future </w:t>
      </w:r>
      <w:r>
        <w:rPr>
          <w:spacing w:val="-2"/>
          <w:w w:val="105"/>
        </w:rPr>
        <w:t>conditions.</w:t>
      </w:r>
    </w:p>
    <w:sectPr w:rsidR="00F52AD7">
      <w:pgSz w:w="11910" w:h="16840"/>
      <w:pgMar w:top="1000" w:right="960" w:bottom="800" w:left="1220" w:header="0" w:footer="60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 Chave" w:date="2025-02-12T19:07:00Z" w:initials="JChave">
    <w:p w14:paraId="7C5028A6" w14:textId="4B5ABE8A" w:rsidR="00460CA0" w:rsidRDefault="00460CA0">
      <w:pPr>
        <w:pStyle w:val="Commentaire"/>
      </w:pPr>
      <w:r>
        <w:rPr>
          <w:rStyle w:val="Marquedecommentaire"/>
        </w:rPr>
        <w:annotationRef/>
      </w:r>
      <w:r>
        <w:rPr>
          <w:noProof/>
        </w:rPr>
        <w:t>for Nature-style journals, you should have a first informative paragraph, with clear quantitative results. I also recommend you use uppercase numbers for citations to shorten the text.</w:t>
      </w:r>
    </w:p>
  </w:comment>
  <w:comment w:id="32" w:author="J Chave" w:date="2025-02-12T19:02:00Z" w:initials="JChave">
    <w:p w14:paraId="18273A47" w14:textId="7ED26166" w:rsidR="00460CA0" w:rsidRDefault="00460CA0">
      <w:pPr>
        <w:pStyle w:val="Commentaire"/>
      </w:pPr>
      <w:r>
        <w:rPr>
          <w:rStyle w:val="Marquedecommentaire"/>
        </w:rPr>
        <w:annotationRef/>
      </w:r>
      <w:r>
        <w:rPr>
          <w:noProof/>
        </w:rPr>
        <w:t>here a key result is missing</w:t>
      </w:r>
    </w:p>
  </w:comment>
  <w:comment w:id="48" w:author="J Chave" w:date="2025-02-12T18:55:00Z" w:initials="JChave">
    <w:p w14:paraId="0E29B1B3" w14:textId="48A98378" w:rsidR="000A2DC8" w:rsidRDefault="000A2DC8">
      <w:pPr>
        <w:pStyle w:val="Commentaire"/>
      </w:pPr>
      <w:r>
        <w:rPr>
          <w:rStyle w:val="Marquedecommentaire"/>
        </w:rPr>
        <w:annotationRef/>
      </w:r>
      <w:r>
        <w:rPr>
          <w:noProof/>
        </w:rPr>
        <w:t>than what?</w:t>
      </w:r>
    </w:p>
  </w:comment>
  <w:comment w:id="98" w:author="J Chave" w:date="2025-02-12T19:17:00Z" w:initials="JChave">
    <w:p w14:paraId="4931CCBC" w14:textId="7E42A12E" w:rsidR="00953212" w:rsidRDefault="00953212">
      <w:pPr>
        <w:pStyle w:val="Commentaire"/>
      </w:pPr>
      <w:r>
        <w:rPr>
          <w:rStyle w:val="Marquedecommentaire"/>
        </w:rPr>
        <w:annotationRef/>
      </w:r>
      <w:r>
        <w:rPr>
          <w:noProof/>
        </w:rPr>
        <w:t>this could be shortened by moving the literature review to as standalone SI</w:t>
      </w:r>
    </w:p>
  </w:comment>
  <w:comment w:id="116" w:author="J Chave" w:date="2025-02-12T19:14:00Z" w:initials="JChave">
    <w:p w14:paraId="26D67CFE" w14:textId="0FF18BC6" w:rsidR="00953212" w:rsidRDefault="00953212">
      <w:pPr>
        <w:pStyle w:val="Commentaire"/>
      </w:pPr>
      <w:r>
        <w:rPr>
          <w:rStyle w:val="Marquedecommentaire"/>
        </w:rPr>
        <w:annotationRef/>
      </w:r>
      <w:r>
        <w:rPr>
          <w:noProof/>
        </w:rPr>
        <w:t xml:space="preserve">any way to either cite a review or alternatively to provide a SI with detailed info? This is a bit too much in here. </w:t>
      </w:r>
    </w:p>
  </w:comment>
  <w:comment w:id="119" w:author="J Chave" w:date="2025-02-12T19:15:00Z" w:initials="JChave">
    <w:p w14:paraId="00429495" w14:textId="1EF5B6EC" w:rsidR="00953212" w:rsidRDefault="00953212">
      <w:pPr>
        <w:pStyle w:val="Commentaire"/>
      </w:pPr>
      <w:r>
        <w:rPr>
          <w:rStyle w:val="Marquedecommentaire"/>
        </w:rPr>
        <w:annotationRef/>
      </w:r>
      <w:r>
        <w:rPr>
          <w:noProof/>
        </w:rPr>
        <w:t>in France? everywhere?</w:t>
      </w:r>
    </w:p>
  </w:comment>
  <w:comment w:id="147" w:author="J Chave" w:date="2025-02-12T19:21:00Z" w:initials="JChave">
    <w:p w14:paraId="63C05CD4" w14:textId="17BF68A3" w:rsidR="00D25F76" w:rsidRDefault="00D25F76">
      <w:pPr>
        <w:pStyle w:val="Commentaire"/>
      </w:pPr>
      <w:r>
        <w:rPr>
          <w:rStyle w:val="Marquedecommentaire"/>
        </w:rPr>
        <w:annotationRef/>
      </w:r>
      <w:r>
        <w:rPr>
          <w:noProof/>
        </w:rPr>
        <w:t xml:space="preserve">this could also be distilled into a shorter sentence, with fewer references. </w:t>
      </w:r>
    </w:p>
  </w:comment>
  <w:comment w:id="233" w:author="J Chave" w:date="2025-02-13T17:13:00Z" w:initials="JChave">
    <w:p w14:paraId="571F2FD2" w14:textId="77777777" w:rsidR="008D61F4" w:rsidRDefault="008D61F4" w:rsidP="008D61F4">
      <w:pPr>
        <w:pStyle w:val="Commentaire"/>
      </w:pPr>
      <w:r>
        <w:rPr>
          <w:rStyle w:val="Marquedecommentaire"/>
        </w:rPr>
        <w:annotationRef/>
      </w:r>
      <w:r>
        <w:rPr>
          <w:noProof/>
        </w:rPr>
        <w:t>?</w:t>
      </w:r>
    </w:p>
  </w:comment>
  <w:comment w:id="255" w:author="J Chave" w:date="2025-02-13T17:13:00Z" w:initials="JChave">
    <w:p w14:paraId="2E8FC4BD" w14:textId="35B67B38" w:rsidR="008D61F4" w:rsidRDefault="008D61F4">
      <w:pPr>
        <w:pStyle w:val="Commentaire"/>
      </w:pPr>
      <w:r>
        <w:rPr>
          <w:rStyle w:val="Marquedecommentaire"/>
        </w:rPr>
        <w:annotationRef/>
      </w:r>
      <w:r w:rsidR="00000000">
        <w:rPr>
          <w:noProof/>
        </w:rPr>
        <w:t>?</w:t>
      </w:r>
    </w:p>
  </w:comment>
  <w:comment w:id="349" w:author="J Chave" w:date="2025-02-13T18:04:00Z" w:initials="JChave">
    <w:p w14:paraId="23F9C852" w14:textId="7D82A8A2" w:rsidR="00982ACB" w:rsidRDefault="00982ACB">
      <w:pPr>
        <w:pStyle w:val="Commentaire"/>
      </w:pPr>
      <w:r>
        <w:rPr>
          <w:rStyle w:val="Marquedecommentaire"/>
        </w:rPr>
        <w:annotationRef/>
      </w:r>
      <w:r w:rsidR="00000000">
        <w:rPr>
          <w:noProof/>
        </w:rPr>
        <w:t>Not sure this belong in a standalone paper</w:t>
      </w:r>
    </w:p>
  </w:comment>
  <w:comment w:id="355" w:author="J Chave" w:date="2025-02-13T18:10:00Z" w:initials="JChave">
    <w:p w14:paraId="58ED3138" w14:textId="391D92FD" w:rsidR="00AF1504" w:rsidRDefault="00AF1504">
      <w:pPr>
        <w:pStyle w:val="Commentaire"/>
      </w:pPr>
      <w:r>
        <w:rPr>
          <w:rStyle w:val="Marquedecommentaire"/>
        </w:rPr>
        <w:annotationRef/>
      </w:r>
      <w:r w:rsidR="00000000">
        <w:rPr>
          <w:noProof/>
        </w:rPr>
        <w:t>In the interest of simplicity I would not discuss this point</w:t>
      </w:r>
    </w:p>
  </w:comment>
  <w:comment w:id="455" w:author="J Chave" w:date="2025-02-13T18:11:00Z" w:initials="JChave">
    <w:p w14:paraId="346B45E7" w14:textId="1576ADB9" w:rsidR="00AF1504" w:rsidRDefault="00AF1504">
      <w:pPr>
        <w:pStyle w:val="Commentaire"/>
      </w:pPr>
      <w:r>
        <w:rPr>
          <w:rStyle w:val="Marquedecommentaire"/>
        </w:rPr>
        <w:annotationRef/>
      </w:r>
      <w:r w:rsidR="00000000">
        <w:rPr>
          <w:noProof/>
        </w:rPr>
        <w:t>resolution?</w:t>
      </w:r>
    </w:p>
  </w:comment>
  <w:comment w:id="486" w:author="J Chave" w:date="2025-02-13T18:15:00Z" w:initials="JChave">
    <w:p w14:paraId="657E878B" w14:textId="12BEC732" w:rsidR="00AF1504" w:rsidRDefault="00AF1504">
      <w:pPr>
        <w:pStyle w:val="Commentaire"/>
      </w:pPr>
      <w:r>
        <w:rPr>
          <w:rStyle w:val="Marquedecommentaire"/>
        </w:rPr>
        <w:annotationRef/>
      </w:r>
      <w:r w:rsidR="00000000">
        <w:rPr>
          <w:noProof/>
        </w:rPr>
        <w:t>I've removed the</w:t>
      </w:r>
      <w:r w:rsidR="00000000">
        <w:rPr>
          <w:noProof/>
        </w:rPr>
        <w:t xml:space="preserve"> confusing discussion </w:t>
      </w:r>
      <w:r w:rsidR="00000000">
        <w:rPr>
          <w:noProof/>
        </w:rPr>
        <w:t>on SSPs. Please clarify in the fi</w:t>
      </w:r>
      <w:r w:rsidR="00000000">
        <w:rPr>
          <w:noProof/>
        </w:rPr>
        <w:t>gure captions rather</w:t>
      </w:r>
    </w:p>
  </w:comment>
  <w:comment w:id="489" w:author="J Chave" w:date="2025-02-13T20:20:00Z" w:initials="JChave">
    <w:p w14:paraId="05218CA9" w14:textId="6267B7D9" w:rsidR="003874C7" w:rsidRDefault="003874C7">
      <w:pPr>
        <w:pStyle w:val="Commentaire"/>
      </w:pPr>
      <w:r>
        <w:rPr>
          <w:rStyle w:val="Marquedecommentaire"/>
        </w:rPr>
        <w:annotationRef/>
      </w:r>
      <w:r w:rsidR="00000000">
        <w:rPr>
          <w:noProof/>
        </w:rPr>
        <w:t xml:space="preserve">Suggestion is to </w:t>
      </w:r>
      <w:r w:rsidR="00000000">
        <w:rPr>
          <w:noProof/>
        </w:rPr>
        <w:t>use another paper as citation to document</w:t>
      </w:r>
      <w:r w:rsidR="00000000">
        <w:rPr>
          <w:noProof/>
        </w:rPr>
        <w:t xml:space="preserve"> full cal</w:t>
      </w:r>
      <w:r w:rsidR="00000000">
        <w:rPr>
          <w:noProof/>
        </w:rPr>
        <w:t>/val meth</w:t>
      </w:r>
      <w:r w:rsidR="00000000">
        <w:rPr>
          <w:noProof/>
        </w:rPr>
        <w:t>o</w:t>
      </w:r>
      <w:r w:rsidR="00000000">
        <w:rPr>
          <w:noProof/>
        </w:rPr>
        <w:t xml:space="preserve">dology </w:t>
      </w:r>
    </w:p>
  </w:comment>
  <w:comment w:id="509" w:author="J Chave" w:date="2025-02-13T20:22:00Z" w:initials="JChave">
    <w:p w14:paraId="5E644794" w14:textId="1175DFCD" w:rsidR="003874C7" w:rsidRDefault="003874C7">
      <w:pPr>
        <w:pStyle w:val="Commentaire"/>
      </w:pPr>
      <w:r>
        <w:rPr>
          <w:rStyle w:val="Marquedecommentaire"/>
        </w:rPr>
        <w:annotationRef/>
      </w:r>
      <w:r w:rsidR="00000000">
        <w:rPr>
          <w:noProof/>
        </w:rPr>
        <w:t>betwee</w:t>
      </w:r>
      <w:r w:rsidR="00000000">
        <w:rPr>
          <w:noProof/>
        </w:rPr>
        <w:t>n what and what?</w:t>
      </w:r>
    </w:p>
  </w:comment>
  <w:comment w:id="552" w:author="J Chave" w:date="2025-02-13T20:22:00Z" w:initials="JChave">
    <w:p w14:paraId="3B7D77C5" w14:textId="77777777" w:rsidR="00287DFD" w:rsidRDefault="00287DFD" w:rsidP="00287DFD">
      <w:pPr>
        <w:pStyle w:val="Commentaire"/>
      </w:pPr>
      <w:r>
        <w:rPr>
          <w:rStyle w:val="Marquedecommentaire"/>
        </w:rPr>
        <w:annotationRef/>
      </w:r>
      <w:r>
        <w:rPr>
          <w:noProof/>
        </w:rPr>
        <w:t>between what and what?</w:t>
      </w:r>
    </w:p>
  </w:comment>
  <w:comment w:id="591" w:author="J Chave" w:date="2025-02-13T20:30:00Z" w:initials="JChave">
    <w:p w14:paraId="7C54ED65" w14:textId="25051659" w:rsidR="00287DFD" w:rsidRDefault="00287DFD">
      <w:pPr>
        <w:pStyle w:val="Commentaire"/>
      </w:pPr>
      <w:r>
        <w:rPr>
          <w:rStyle w:val="Marquedecommentaire"/>
        </w:rPr>
        <w:annotationRef/>
      </w:r>
      <w:r w:rsidR="00000000">
        <w:rPr>
          <w:noProof/>
        </w:rPr>
        <w:t xml:space="preserve">do not refer to figures in the </w:t>
      </w:r>
      <w:r w:rsidR="00000000">
        <w:rPr>
          <w:noProof/>
        </w:rPr>
        <w:t>meth</w:t>
      </w:r>
      <w:r w:rsidR="00000000">
        <w:rPr>
          <w:noProof/>
        </w:rPr>
        <w:t>ods section.</w:t>
      </w:r>
    </w:p>
  </w:comment>
  <w:comment w:id="594" w:author="J Chave" w:date="2025-02-13T21:14:00Z" w:initials="JChave">
    <w:p w14:paraId="1A52DCB3" w14:textId="4B8915DC" w:rsidR="0053214B" w:rsidRDefault="0053214B">
      <w:pPr>
        <w:pStyle w:val="Commentaire"/>
      </w:pPr>
      <w:r>
        <w:rPr>
          <w:rStyle w:val="Marquedecommentaire"/>
        </w:rPr>
        <w:annotationRef/>
      </w:r>
      <w:r w:rsidR="00000000">
        <w:rPr>
          <w:noProof/>
        </w:rPr>
        <w:t>This section needs quites a bit of ti</w:t>
      </w:r>
      <w:r w:rsidR="00000000">
        <w:rPr>
          <w:noProof/>
        </w:rPr>
        <w:t>ghtening. Try to present figures on</w:t>
      </w:r>
      <w:r w:rsidR="00000000">
        <w:rPr>
          <w:noProof/>
        </w:rPr>
        <w:t>e by one</w:t>
      </w:r>
      <w:r w:rsidR="00000000">
        <w:rPr>
          <w:noProof/>
        </w:rPr>
        <w:t>, presenting first the trends, then the variation. Right now Fig 20 and 21 overlap too much in content</w:t>
      </w:r>
    </w:p>
  </w:comment>
  <w:comment w:id="595" w:author="J Chave" w:date="2025-02-13T21:02:00Z" w:initials="JChave">
    <w:p w14:paraId="49077261" w14:textId="54710F75" w:rsidR="00A34C3D" w:rsidRDefault="00A34C3D">
      <w:pPr>
        <w:pStyle w:val="Commentaire"/>
      </w:pPr>
      <w:r>
        <w:rPr>
          <w:rStyle w:val="Marquedecommentaire"/>
        </w:rPr>
        <w:annotationRef/>
      </w:r>
      <w:r w:rsidR="00000000">
        <w:rPr>
          <w:noProof/>
        </w:rPr>
        <w:t>if for nature journal, the methods section will be after</w:t>
      </w:r>
      <w:r w:rsidR="00000000">
        <w:rPr>
          <w:noProof/>
        </w:rPr>
        <w:t xml:space="preserve">, so </w:t>
      </w:r>
      <w:r w:rsidR="00000000">
        <w:rPr>
          <w:noProof/>
        </w:rPr>
        <w:t>this first para needs context</w:t>
      </w:r>
    </w:p>
  </w:comment>
  <w:comment w:id="606" w:author="J Chave" w:date="2025-02-13T21:00:00Z" w:initials="JChave">
    <w:p w14:paraId="60A02443" w14:textId="7B296886" w:rsidR="00A34C3D" w:rsidRDefault="00A34C3D">
      <w:pPr>
        <w:pStyle w:val="Commentaire"/>
      </w:pPr>
      <w:r>
        <w:rPr>
          <w:rStyle w:val="Marquedecommentaire"/>
        </w:rPr>
        <w:annotationRef/>
      </w:r>
      <w:r w:rsidR="00000000">
        <w:rPr>
          <w:noProof/>
        </w:rPr>
        <w:t>i suggest we use 'biomes' loosely here, as these are not ecoregions, and biomes is easier to understand than ecoregions</w:t>
      </w:r>
    </w:p>
  </w:comment>
  <w:comment w:id="675" w:author="J Chave" w:date="2025-02-13T21:18:00Z" w:initials="JChave">
    <w:p w14:paraId="217C833A" w14:textId="4E7DB410" w:rsidR="0053214B" w:rsidRDefault="0053214B">
      <w:pPr>
        <w:pStyle w:val="Commentaire"/>
      </w:pPr>
      <w:r>
        <w:rPr>
          <w:rStyle w:val="Marquedecommentaire"/>
        </w:rPr>
        <w:annotationRef/>
      </w:r>
      <w:r w:rsidR="00000000">
        <w:rPr>
          <w:noProof/>
        </w:rPr>
        <w:t>striclty speaking, th</w:t>
      </w:r>
      <w:r w:rsidR="00000000">
        <w:rPr>
          <w:noProof/>
        </w:rPr>
        <w:t xml:space="preserve">is is not a </w:t>
      </w:r>
      <w:r w:rsidR="00000000">
        <w:rPr>
          <w:noProof/>
        </w:rPr>
        <w:t>limitation of the models. All</w:t>
      </w:r>
      <w:r w:rsidR="00000000">
        <w:rPr>
          <w:noProof/>
        </w:rPr>
        <w:t xml:space="preserve"> scientists would </w:t>
      </w:r>
      <w:r w:rsidR="00000000">
        <w:rPr>
          <w:noProof/>
        </w:rPr>
        <w:t>agree that different species have different responses to climatic change</w:t>
      </w:r>
      <w:r w:rsidR="00000000">
        <w:rPr>
          <w:noProof/>
        </w:rPr>
        <w:t>. I am wondering if it is fair to include this in the uncertainty budget</w:t>
      </w:r>
    </w:p>
  </w:comment>
  <w:comment w:id="684" w:author="J Chave" w:date="2025-02-13T21:09:00Z" w:initials="JChave">
    <w:p w14:paraId="0FE532A3" w14:textId="097C8F0E" w:rsidR="000F63E1" w:rsidRDefault="000F63E1">
      <w:pPr>
        <w:pStyle w:val="Commentaire"/>
      </w:pPr>
      <w:r>
        <w:rPr>
          <w:rStyle w:val="Marquedecommentaire"/>
        </w:rPr>
        <w:annotationRef/>
      </w:r>
      <w:r w:rsidR="00000000">
        <w:rPr>
          <w:noProof/>
        </w:rPr>
        <w:t>I am having a very hard time deciphering this figure</w:t>
      </w:r>
      <w:r w:rsidR="00000000">
        <w:rPr>
          <w:noProof/>
        </w:rPr>
        <w:t xml:space="preserve">. </w:t>
      </w:r>
      <w:r w:rsidR="00000000">
        <w:rPr>
          <w:noProof/>
        </w:rPr>
        <w:t>Fig 21a should be better explai</w:t>
      </w:r>
      <w:r w:rsidR="00000000">
        <w:rPr>
          <w:noProof/>
        </w:rPr>
        <w:t>ned. Hashed areas w</w:t>
      </w:r>
      <w:r w:rsidR="00000000">
        <w:rPr>
          <w:noProof/>
        </w:rPr>
        <w:t>ould be better suited in Fig 21b. Fig 21b is also complex but may be</w:t>
      </w:r>
      <w:r w:rsidR="00000000">
        <w:rPr>
          <w:noProof/>
        </w:rPr>
        <w:t xml:space="preserve"> valuable. Figure 21c could almost be moved to Figure 20 because it is a su</w:t>
      </w:r>
      <w:r w:rsidR="00000000">
        <w:rPr>
          <w:noProof/>
        </w:rPr>
        <w:t xml:space="preserve">mmary of these results. </w:t>
      </w:r>
    </w:p>
  </w:comment>
  <w:comment w:id="685" w:author="J Chave" w:date="2025-02-13T21:10:00Z" w:initials="JChave">
    <w:p w14:paraId="5E43BB79" w14:textId="5803BF15" w:rsidR="000F63E1" w:rsidRDefault="000F63E1">
      <w:pPr>
        <w:pStyle w:val="Commentaire"/>
      </w:pPr>
      <w:r>
        <w:rPr>
          <w:rStyle w:val="Marquedecommentaire"/>
        </w:rPr>
        <w:annotationRef/>
      </w:r>
      <w:r w:rsidR="00000000">
        <w:rPr>
          <w:noProof/>
        </w:rPr>
        <w:t>i</w:t>
      </w:r>
      <w:r w:rsidR="00000000">
        <w:rPr>
          <w:noProof/>
        </w:rPr>
        <w:t>s that suitability?</w:t>
      </w:r>
    </w:p>
  </w:comment>
  <w:comment w:id="686" w:author="J Chave" w:date="2025-02-13T21:32:00Z" w:initials="JChave">
    <w:p w14:paraId="0C37810E" w14:textId="41E2BF5E" w:rsidR="003C3851" w:rsidRDefault="003C3851">
      <w:pPr>
        <w:pStyle w:val="Commentaire"/>
      </w:pPr>
      <w:r>
        <w:rPr>
          <w:rStyle w:val="Marquedecommentaire"/>
        </w:rPr>
        <w:annotationRef/>
      </w:r>
      <w:r w:rsidR="00000000">
        <w:rPr>
          <w:noProof/>
        </w:rPr>
        <w:t>good paragraph!</w:t>
      </w:r>
    </w:p>
  </w:comment>
  <w:comment w:id="688" w:author="J Chave" w:date="2025-02-13T21:33:00Z" w:initials="JChave">
    <w:p w14:paraId="0BF8F347" w14:textId="1B8DADBA" w:rsidR="003C3851" w:rsidRDefault="003C3851">
      <w:pPr>
        <w:pStyle w:val="Commentaire"/>
      </w:pPr>
      <w:r>
        <w:rPr>
          <w:rStyle w:val="Marquedecommentaire"/>
        </w:rPr>
        <w:annotationRef/>
      </w:r>
      <w:r w:rsidR="00000000">
        <w:rPr>
          <w:noProof/>
        </w:rPr>
        <w:t>A second important result, but Fig 23 is too confusing</w:t>
      </w:r>
    </w:p>
  </w:comment>
  <w:comment w:id="692" w:author="J Chave" w:date="2025-02-13T21:34:00Z" w:initials="JChave">
    <w:p w14:paraId="7023DA33" w14:textId="47EBB463" w:rsidR="003C3851" w:rsidRDefault="003C3851">
      <w:pPr>
        <w:pStyle w:val="Commentaire"/>
      </w:pPr>
      <w:r>
        <w:rPr>
          <w:rStyle w:val="Marquedecommentaire"/>
        </w:rPr>
        <w:annotationRef/>
      </w:r>
      <w:r w:rsidR="00000000">
        <w:rPr>
          <w:noProof/>
        </w:rPr>
        <w:t>A great figure insightful and totally relevant</w:t>
      </w:r>
    </w:p>
  </w:comment>
  <w:comment w:id="694" w:author="J Chave" w:date="2025-02-13T21:34:00Z" w:initials="JChave">
    <w:p w14:paraId="403A6E4E" w14:textId="0A645286" w:rsidR="003C3851" w:rsidRDefault="003C3851">
      <w:pPr>
        <w:pStyle w:val="Commentaire"/>
      </w:pPr>
      <w:r>
        <w:rPr>
          <w:rStyle w:val="Marquedecommentaire"/>
        </w:rPr>
        <w:annotationRef/>
      </w:r>
      <w:r w:rsidR="00000000">
        <w:rPr>
          <w:noProof/>
        </w:rPr>
        <w:t>I am totally at a loss to understand the message of this figure. The point I thin</w:t>
      </w:r>
      <w:r w:rsidR="00000000">
        <w:rPr>
          <w:noProof/>
        </w:rPr>
        <w:t>k is to contrast PEM and SDM. Can</w:t>
      </w:r>
      <w:r w:rsidR="00000000">
        <w:rPr>
          <w:noProof/>
        </w:rPr>
        <w:t xml:space="preserve">'t you just plot the difference between mean suitability as inferred from SDM and from PEM? One map per species. </w:t>
      </w:r>
    </w:p>
  </w:comment>
  <w:comment w:id="696" w:author="J Chave" w:date="2025-02-13T21:36:00Z" w:initials="JChave">
    <w:p w14:paraId="5980013E" w14:textId="6EB003B5" w:rsidR="00742FDA" w:rsidRDefault="00742FDA">
      <w:pPr>
        <w:pStyle w:val="Commentaire"/>
      </w:pPr>
      <w:r>
        <w:rPr>
          <w:rStyle w:val="Marquedecommentaire"/>
        </w:rPr>
        <w:annotationRef/>
      </w:r>
      <w:r w:rsidR="00000000">
        <w:rPr>
          <w:noProof/>
        </w:rPr>
        <w:t>I would take out the beech example. Each of the 6 species should be d</w:t>
      </w:r>
      <w:r w:rsidR="00000000">
        <w:rPr>
          <w:noProof/>
        </w:rPr>
        <w:t>sicussed in panels</w:t>
      </w:r>
      <w:r w:rsidR="00000000">
        <w:rPr>
          <w:noProof/>
        </w:rPr>
        <w:t>, otherwise this lowers the interest for this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5028A6" w15:done="0"/>
  <w15:commentEx w15:paraId="18273A47" w15:done="0"/>
  <w15:commentEx w15:paraId="0E29B1B3" w15:done="0"/>
  <w15:commentEx w15:paraId="4931CCBC" w15:done="0"/>
  <w15:commentEx w15:paraId="26D67CFE" w15:done="0"/>
  <w15:commentEx w15:paraId="00429495" w15:done="0"/>
  <w15:commentEx w15:paraId="63C05CD4" w15:done="0"/>
  <w15:commentEx w15:paraId="571F2FD2" w15:done="0"/>
  <w15:commentEx w15:paraId="2E8FC4BD" w15:done="0"/>
  <w15:commentEx w15:paraId="23F9C852" w15:done="0"/>
  <w15:commentEx w15:paraId="58ED3138" w15:done="0"/>
  <w15:commentEx w15:paraId="346B45E7" w15:done="0"/>
  <w15:commentEx w15:paraId="657E878B" w15:done="0"/>
  <w15:commentEx w15:paraId="05218CA9" w15:done="0"/>
  <w15:commentEx w15:paraId="5E644794" w15:done="0"/>
  <w15:commentEx w15:paraId="3B7D77C5" w15:done="0"/>
  <w15:commentEx w15:paraId="7C54ED65" w15:done="0"/>
  <w15:commentEx w15:paraId="1A52DCB3" w15:done="0"/>
  <w15:commentEx w15:paraId="49077261" w15:done="0"/>
  <w15:commentEx w15:paraId="60A02443" w15:done="0"/>
  <w15:commentEx w15:paraId="217C833A" w15:done="0"/>
  <w15:commentEx w15:paraId="0FE532A3" w15:done="0"/>
  <w15:commentEx w15:paraId="5E43BB79" w15:done="0"/>
  <w15:commentEx w15:paraId="0C37810E" w15:done="0"/>
  <w15:commentEx w15:paraId="0BF8F347" w15:done="0"/>
  <w15:commentEx w15:paraId="7023DA33" w15:done="0"/>
  <w15:commentEx w15:paraId="403A6E4E" w15:done="0"/>
  <w15:commentEx w15:paraId="598001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080E7F7" w16cex:dateUtc="2025-02-12T18:07:00Z"/>
  <w16cex:commentExtensible w16cex:durableId="45C52910" w16cex:dateUtc="2025-02-12T18:02:00Z"/>
  <w16cex:commentExtensible w16cex:durableId="51E7CFE7" w16cex:dateUtc="2025-02-12T17:55:00Z"/>
  <w16cex:commentExtensible w16cex:durableId="4B473E86" w16cex:dateUtc="2025-02-12T18:17:00Z"/>
  <w16cex:commentExtensible w16cex:durableId="7B6EB707" w16cex:dateUtc="2025-02-12T18:14:00Z"/>
  <w16cex:commentExtensible w16cex:durableId="38DFA27F" w16cex:dateUtc="2025-02-12T18:15:00Z"/>
  <w16cex:commentExtensible w16cex:durableId="41C88FC7" w16cex:dateUtc="2025-02-12T18:21:00Z"/>
  <w16cex:commentExtensible w16cex:durableId="6945E326" w16cex:dateUtc="2025-02-13T16:13:00Z"/>
  <w16cex:commentExtensible w16cex:durableId="6D59B212" w16cex:dateUtc="2025-02-13T16:13:00Z"/>
  <w16cex:commentExtensible w16cex:durableId="6224DEBB" w16cex:dateUtc="2025-02-13T17:04:00Z"/>
  <w16cex:commentExtensible w16cex:durableId="18EC0375" w16cex:dateUtc="2025-02-13T17:10:00Z"/>
  <w16cex:commentExtensible w16cex:durableId="2FCE8517" w16cex:dateUtc="2025-02-13T17:11:00Z"/>
  <w16cex:commentExtensible w16cex:durableId="18AD931A" w16cex:dateUtc="2025-02-13T17:15:00Z"/>
  <w16cex:commentExtensible w16cex:durableId="7F0763A9" w16cex:dateUtc="2025-02-13T19:20:00Z"/>
  <w16cex:commentExtensible w16cex:durableId="675DB249" w16cex:dateUtc="2025-02-13T19:22:00Z"/>
  <w16cex:commentExtensible w16cex:durableId="243CC003" w16cex:dateUtc="2025-02-13T19:22:00Z"/>
  <w16cex:commentExtensible w16cex:durableId="5207C807" w16cex:dateUtc="2025-02-13T19:30:00Z"/>
  <w16cex:commentExtensible w16cex:durableId="4FB682E1" w16cex:dateUtc="2025-02-13T20:14:00Z"/>
  <w16cex:commentExtensible w16cex:durableId="7A9BC5AA" w16cex:dateUtc="2025-02-13T20:02:00Z"/>
  <w16cex:commentExtensible w16cex:durableId="72423C89" w16cex:dateUtc="2025-02-13T20:00:00Z"/>
  <w16cex:commentExtensible w16cex:durableId="46CE17C1" w16cex:dateUtc="2025-02-13T20:18:00Z"/>
  <w16cex:commentExtensible w16cex:durableId="2AAD1C4D" w16cex:dateUtc="2025-02-13T20:09:00Z"/>
  <w16cex:commentExtensible w16cex:durableId="1F430E91" w16cex:dateUtc="2025-02-13T20:10:00Z"/>
  <w16cex:commentExtensible w16cex:durableId="5D99C2C3" w16cex:dateUtc="2025-02-13T20:32:00Z"/>
  <w16cex:commentExtensible w16cex:durableId="6784FA19" w16cex:dateUtc="2025-02-13T20:33:00Z"/>
  <w16cex:commentExtensible w16cex:durableId="18E2E549" w16cex:dateUtc="2025-02-13T20:34:00Z"/>
  <w16cex:commentExtensible w16cex:durableId="1DC1DA27" w16cex:dateUtc="2025-02-13T20:34:00Z"/>
  <w16cex:commentExtensible w16cex:durableId="450241DC" w16cex:dateUtc="2025-02-13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5028A6" w16cid:durableId="6080E7F7"/>
  <w16cid:commentId w16cid:paraId="18273A47" w16cid:durableId="45C52910"/>
  <w16cid:commentId w16cid:paraId="0E29B1B3" w16cid:durableId="51E7CFE7"/>
  <w16cid:commentId w16cid:paraId="4931CCBC" w16cid:durableId="4B473E86"/>
  <w16cid:commentId w16cid:paraId="26D67CFE" w16cid:durableId="7B6EB707"/>
  <w16cid:commentId w16cid:paraId="00429495" w16cid:durableId="38DFA27F"/>
  <w16cid:commentId w16cid:paraId="63C05CD4" w16cid:durableId="41C88FC7"/>
  <w16cid:commentId w16cid:paraId="571F2FD2" w16cid:durableId="6945E326"/>
  <w16cid:commentId w16cid:paraId="2E8FC4BD" w16cid:durableId="6D59B212"/>
  <w16cid:commentId w16cid:paraId="23F9C852" w16cid:durableId="6224DEBB"/>
  <w16cid:commentId w16cid:paraId="58ED3138" w16cid:durableId="18EC0375"/>
  <w16cid:commentId w16cid:paraId="346B45E7" w16cid:durableId="2FCE8517"/>
  <w16cid:commentId w16cid:paraId="657E878B" w16cid:durableId="18AD931A"/>
  <w16cid:commentId w16cid:paraId="05218CA9" w16cid:durableId="7F0763A9"/>
  <w16cid:commentId w16cid:paraId="5E644794" w16cid:durableId="675DB249"/>
  <w16cid:commentId w16cid:paraId="3B7D77C5" w16cid:durableId="243CC003"/>
  <w16cid:commentId w16cid:paraId="7C54ED65" w16cid:durableId="5207C807"/>
  <w16cid:commentId w16cid:paraId="1A52DCB3" w16cid:durableId="4FB682E1"/>
  <w16cid:commentId w16cid:paraId="49077261" w16cid:durableId="7A9BC5AA"/>
  <w16cid:commentId w16cid:paraId="60A02443" w16cid:durableId="72423C89"/>
  <w16cid:commentId w16cid:paraId="217C833A" w16cid:durableId="46CE17C1"/>
  <w16cid:commentId w16cid:paraId="0FE532A3" w16cid:durableId="2AAD1C4D"/>
  <w16cid:commentId w16cid:paraId="5E43BB79" w16cid:durableId="1F430E91"/>
  <w16cid:commentId w16cid:paraId="0C37810E" w16cid:durableId="5D99C2C3"/>
  <w16cid:commentId w16cid:paraId="0BF8F347" w16cid:durableId="6784FA19"/>
  <w16cid:commentId w16cid:paraId="7023DA33" w16cid:durableId="18E2E549"/>
  <w16cid:commentId w16cid:paraId="403A6E4E" w16cid:durableId="1DC1DA27"/>
  <w16cid:commentId w16cid:paraId="5980013E" w16cid:durableId="450241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EB22F4" w14:textId="77777777" w:rsidR="00357EAE" w:rsidRDefault="00357EAE">
      <w:r>
        <w:separator/>
      </w:r>
    </w:p>
  </w:endnote>
  <w:endnote w:type="continuationSeparator" w:id="0">
    <w:p w14:paraId="21364F00" w14:textId="77777777" w:rsidR="00357EAE" w:rsidRDefault="00357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CC210" w14:textId="77777777" w:rsidR="00F52AD7" w:rsidRDefault="00000000">
    <w:pPr>
      <w:pStyle w:val="Corpsdetexte"/>
      <w:spacing w:line="14" w:lineRule="auto"/>
      <w:rPr>
        <w:sz w:val="20"/>
      </w:rPr>
    </w:pPr>
    <w:r>
      <w:rPr>
        <w:noProof/>
      </w:rPr>
      <mc:AlternateContent>
        <mc:Choice Requires="wps">
          <w:drawing>
            <wp:anchor distT="0" distB="0" distL="0" distR="0" simplePos="0" relativeHeight="487195648" behindDoc="1" locked="0" layoutInCell="1" allowOverlap="1" wp14:anchorId="784CB0D9" wp14:editId="31297C74">
              <wp:simplePos x="0" y="0"/>
              <wp:positionH relativeFrom="page">
                <wp:posOffset>3667569</wp:posOffset>
              </wp:positionH>
              <wp:positionV relativeFrom="page">
                <wp:posOffset>10167766</wp:posOffset>
              </wp:positionV>
              <wp:extent cx="238125" cy="2393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239395"/>
                      </a:xfrm>
                      <a:prstGeom prst="rect">
                        <a:avLst/>
                      </a:prstGeom>
                    </wps:spPr>
                    <wps:txbx>
                      <w:txbxContent>
                        <w:p w14:paraId="1E00F36C" w14:textId="77777777" w:rsidR="00F52AD7" w:rsidRDefault="00000000">
                          <w:pPr>
                            <w:pStyle w:val="Corpsdetexte"/>
                            <w:spacing w:before="65"/>
                            <w:ind w:left="60"/>
                          </w:pPr>
                          <w:r>
                            <w:rPr>
                              <w:spacing w:val="-5"/>
                            </w:rPr>
                            <w:fldChar w:fldCharType="begin"/>
                          </w:r>
                          <w:r>
                            <w:rPr>
                              <w:spacing w:val="-5"/>
                            </w:rPr>
                            <w:instrText xml:space="preserve"> PAGE </w:instrText>
                          </w:r>
                          <w:r>
                            <w:rPr>
                              <w:spacing w:val="-5"/>
                            </w:rPr>
                            <w:fldChar w:fldCharType="separate"/>
                          </w:r>
                          <w:r>
                            <w:rPr>
                              <w:spacing w:val="-5"/>
                            </w:rPr>
                            <w:t>72</w:t>
                          </w:r>
                          <w:r>
                            <w:rPr>
                              <w:spacing w:val="-5"/>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type id="_x0000_t202" o:spt="202" coordsize="21600,21600" path="m,l,21600r21600,l21600,xe">
              <v:stroke joinstyle="miter"/>
              <v:path gradientshapeok="t" o:connecttype="rect"/>
            </v:shapetype>
            <v:shape style="position:absolute;margin-left:288.785004pt;margin-top:800.611511pt;width:18.75pt;height:18.850pt;mso-position-horizontal-relative:page;mso-position-vertical-relative:page;z-index:-16120832" type="#_x0000_t202" id="docshape1" filled="false" stroked="false">
              <v:textbox inset="0,0,0,0">
                <w:txbxContent>
                  <w:p>
                    <w:pPr>
                      <w:pStyle w:val="BodyText"/>
                      <w:spacing w:before="65"/>
                      <w:ind w:left="60"/>
                    </w:pPr>
                    <w:r>
                      <w:rPr>
                        <w:spacing w:val="-5"/>
                      </w:rPr>
                      <w:fldChar w:fldCharType="begin"/>
                    </w:r>
                    <w:r>
                      <w:rPr>
                        <w:spacing w:val="-5"/>
                      </w:rPr>
                      <w:instrText> PAGE </w:instrText>
                    </w:r>
                    <w:r>
                      <w:rPr>
                        <w:spacing w:val="-5"/>
                      </w:rPr>
                      <w:fldChar w:fldCharType="separate"/>
                    </w:r>
                    <w:r>
                      <w:rPr>
                        <w:spacing w:val="-5"/>
                      </w:rPr>
                      <w:t>72</w:t>
                    </w:r>
                    <w:r>
                      <w:rPr>
                        <w:spacing w:val="-5"/>
                      </w:rPr>
                      <w:fldChar w:fldCharType="end"/>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3F8E9D" w14:textId="77777777" w:rsidR="00357EAE" w:rsidRDefault="00357EAE">
      <w:r>
        <w:separator/>
      </w:r>
    </w:p>
  </w:footnote>
  <w:footnote w:type="continuationSeparator" w:id="0">
    <w:p w14:paraId="513A30E6" w14:textId="77777777" w:rsidR="00357EAE" w:rsidRDefault="00357EAE">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 Chave">
    <w15:presenceInfo w15:providerId="None" w15:userId="J Cha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trackRevisions/>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52AD7"/>
    <w:rsid w:val="000A2DC8"/>
    <w:rsid w:val="000F63E1"/>
    <w:rsid w:val="00287DFD"/>
    <w:rsid w:val="00357EAE"/>
    <w:rsid w:val="003874C7"/>
    <w:rsid w:val="003C3851"/>
    <w:rsid w:val="00460CA0"/>
    <w:rsid w:val="00474EF2"/>
    <w:rsid w:val="004B5919"/>
    <w:rsid w:val="0053214B"/>
    <w:rsid w:val="00742FDA"/>
    <w:rsid w:val="008D61F4"/>
    <w:rsid w:val="00953212"/>
    <w:rsid w:val="00982ACB"/>
    <w:rsid w:val="009E7A53"/>
    <w:rsid w:val="00A34C3D"/>
    <w:rsid w:val="00AF1504"/>
    <w:rsid w:val="00D25F76"/>
    <w:rsid w:val="00EA38B4"/>
    <w:rsid w:val="00F52AD7"/>
    <w:rsid w:val="00F67910"/>
  </w:rsids>
  <m:mathPr>
    <m:mathFont m:val="Cambria Math"/>
    <m:brkBin m:val="before"/>
    <m:brkBinSub m:val="--"/>
    <m:smallFrac m:val="0"/>
    <m:dispDef/>
    <m:lMargin m:val="0"/>
    <m:rMargin m:val="0"/>
    <m:defJc m:val="centerGroup"/>
    <m:wrapIndent m:val="1440"/>
    <m:intLim m:val="subSup"/>
    <m:naryLim m:val="undOvr"/>
  </m:mathPr>
  <w:themeFontLang w:val="fr-US"/>
  <w:clrSchemeMapping w:bg1="light1" w:t1="dark1" w:bg2="light2" w:t2="dark2" w:accent1="accent1" w:accent2="accent2" w:accent3="accent3" w:accent4="accent4" w:accent5="accent5" w:accent6="accent6" w:hyperlink="hyperlink" w:followedHyperlink="followedHyperlink"/>
  <w:decimalSymbol w:val="."/>
  <w:listSeparator w:val=";"/>
  <w14:docId w14:val="0B3BBF61"/>
  <w15:docId w15:val="{A44A1D88-139D-E04F-958A-58CA7E77C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Titre1">
    <w:name w:val="heading 1"/>
    <w:basedOn w:val="Normal"/>
    <w:uiPriority w:val="9"/>
    <w:qFormat/>
    <w:pPr>
      <w:ind w:left="197"/>
      <w:outlineLvl w:val="0"/>
    </w:pPr>
    <w:rPr>
      <w:rFonts w:ascii="Arial" w:eastAsia="Arial" w:hAnsi="Arial" w:cs="Arial"/>
      <w:b/>
      <w:bCs/>
      <w:sz w:val="34"/>
      <w:szCs w:val="34"/>
    </w:rPr>
  </w:style>
  <w:style w:type="paragraph" w:styleId="Titre2">
    <w:name w:val="heading 2"/>
    <w:basedOn w:val="Normal"/>
    <w:uiPriority w:val="9"/>
    <w:unhideWhenUsed/>
    <w:qFormat/>
    <w:pPr>
      <w:ind w:left="197"/>
      <w:jc w:val="both"/>
      <w:outlineLvl w:val="1"/>
    </w:pPr>
    <w:rPr>
      <w:rFonts w:ascii="Arial" w:eastAsia="Arial" w:hAnsi="Arial" w:cs="Arial"/>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Titre">
    <w:name w:val="Title"/>
    <w:basedOn w:val="Normal"/>
    <w:uiPriority w:val="10"/>
    <w:qFormat/>
    <w:pPr>
      <w:spacing w:before="76"/>
      <w:ind w:left="211" w:right="468"/>
      <w:jc w:val="center"/>
    </w:pPr>
    <w:rPr>
      <w:sz w:val="41"/>
      <w:szCs w:val="41"/>
    </w:rPr>
  </w:style>
  <w:style w:type="paragraph" w:styleId="Paragraphedeliste">
    <w:name w:val="List Paragraph"/>
    <w:basedOn w:val="Normal"/>
    <w:uiPriority w:val="1"/>
    <w:qFormat/>
  </w:style>
  <w:style w:type="paragraph" w:customStyle="1" w:styleId="TableParagraph">
    <w:name w:val="Table Paragraph"/>
    <w:basedOn w:val="Normal"/>
    <w:uiPriority w:val="1"/>
    <w:qFormat/>
  </w:style>
  <w:style w:type="paragraph" w:styleId="Rvision">
    <w:name w:val="Revision"/>
    <w:hidden/>
    <w:uiPriority w:val="99"/>
    <w:semiHidden/>
    <w:rsid w:val="000A2DC8"/>
    <w:pPr>
      <w:widowControl/>
      <w:autoSpaceDE/>
      <w:autoSpaceDN/>
    </w:pPr>
    <w:rPr>
      <w:rFonts w:ascii="Times New Roman" w:eastAsia="Times New Roman" w:hAnsi="Times New Roman" w:cs="Times New Roman"/>
    </w:rPr>
  </w:style>
  <w:style w:type="character" w:styleId="Marquedecommentaire">
    <w:name w:val="annotation reference"/>
    <w:basedOn w:val="Policepardfaut"/>
    <w:uiPriority w:val="99"/>
    <w:semiHidden/>
    <w:unhideWhenUsed/>
    <w:rsid w:val="000A2DC8"/>
    <w:rPr>
      <w:sz w:val="16"/>
      <w:szCs w:val="16"/>
    </w:rPr>
  </w:style>
  <w:style w:type="paragraph" w:styleId="Commentaire">
    <w:name w:val="annotation text"/>
    <w:basedOn w:val="Normal"/>
    <w:link w:val="CommentaireCar"/>
    <w:uiPriority w:val="99"/>
    <w:semiHidden/>
    <w:unhideWhenUsed/>
    <w:rsid w:val="000A2DC8"/>
    <w:rPr>
      <w:sz w:val="20"/>
      <w:szCs w:val="20"/>
    </w:rPr>
  </w:style>
  <w:style w:type="character" w:customStyle="1" w:styleId="CommentaireCar">
    <w:name w:val="Commentaire Car"/>
    <w:basedOn w:val="Policepardfaut"/>
    <w:link w:val="Commentaire"/>
    <w:uiPriority w:val="99"/>
    <w:semiHidden/>
    <w:rsid w:val="000A2DC8"/>
    <w:rPr>
      <w:rFonts w:ascii="Times New Roman" w:eastAsia="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0A2DC8"/>
    <w:rPr>
      <w:b/>
      <w:bCs/>
    </w:rPr>
  </w:style>
  <w:style w:type="character" w:customStyle="1" w:styleId="ObjetducommentaireCar">
    <w:name w:val="Objet du commentaire Car"/>
    <w:basedOn w:val="CommentaireCar"/>
    <w:link w:val="Objetducommentaire"/>
    <w:uiPriority w:val="99"/>
    <w:semiHidden/>
    <w:rsid w:val="000A2DC8"/>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6.png"/><Relationship Id="rId26" Type="http://schemas.openxmlformats.org/officeDocument/2006/relationships/image" Target="media/image111.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8.png"/><Relationship Id="rId7" Type="http://schemas.microsoft.com/office/2011/relationships/commentsExtended" Target="commentsExtended.xml"/><Relationship Id="rId2" Type="http://schemas.openxmlformats.org/officeDocument/2006/relationships/settings" Target="settings.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0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0.png"/><Relationship Id="rId5" Type="http://schemas.openxmlformats.org/officeDocument/2006/relationships/endnotes" Target="endnote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10.png"/><Relationship Id="rId22" Type="http://schemas.openxmlformats.org/officeDocument/2006/relationships/image" Target="media/image9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8" Type="http://schemas.microsoft.com/office/2016/09/relationships/commentsIds" Target="commentsIds.xml"/><Relationship Id="rId51" Type="http://schemas.openxmlformats.org/officeDocument/2006/relationships/image" Target="media/image36.png"/><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0.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0.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9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0.png"/><Relationship Id="rId60" Type="http://schemas.openxmlformats.org/officeDocument/2006/relationships/fontTable" Target="fontTable.xml"/><Relationship Id="rId4" Type="http://schemas.openxmlformats.org/officeDocument/2006/relationships/footnotes" Target="footnotes.xml"/><Relationship Id="rId9"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14</Pages>
  <Words>6881</Words>
  <Characters>37850</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 Chave</cp:lastModifiedBy>
  <cp:revision>5</cp:revision>
  <dcterms:created xsi:type="dcterms:W3CDTF">2025-02-12T17:48:00Z</dcterms:created>
  <dcterms:modified xsi:type="dcterms:W3CDTF">2025-02-13T20:37:00Z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2025-02-12T00:00:00Z</vt:filetime>
  </property>
  <property fmtid="{D5CDD505-2E9C-101B-9397-08002B2CF9AE}" pid="3" name="LastSaved">
    <vt:filetime>2025-02-12T00:00:00Z</vt:filetime>
  </property>
  <property fmtid="{D5CDD505-2E9C-101B-9397-08002B2CF9AE}" pid="4" name="Producer">
    <vt:lpwstr>iLovePDF</vt:lpwstr>
  </property>
</Properties>
</file>